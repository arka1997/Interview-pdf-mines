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815" w:type="dxa"/>
        <w:tblInd w:w="-8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
        <w:gridCol w:w="5104"/>
        <w:gridCol w:w="5002"/>
      </w:tblGrid>
      <w:tr w:rsidR="008A139D" w:rsidRPr="00A64644" w14:paraId="31AA762A" w14:textId="77777777" w:rsidTr="00B1201D">
        <w:trPr>
          <w:trHeight w:val="190"/>
        </w:trPr>
        <w:tc>
          <w:tcPr>
            <w:tcW w:w="709" w:type="dxa"/>
            <w:shd w:val="clear" w:color="auto" w:fill="C7CCBE"/>
            <w:tcMar>
              <w:top w:w="180" w:type="dxa"/>
              <w:left w:w="180" w:type="dxa"/>
              <w:bottom w:w="180" w:type="dxa"/>
              <w:right w:w="180" w:type="dxa"/>
            </w:tcMar>
            <w:hideMark/>
          </w:tcPr>
          <w:p w14:paraId="62B6538D" w14:textId="77777777" w:rsidR="008A139D" w:rsidRPr="00A64644" w:rsidRDefault="008A139D" w:rsidP="008A139D">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No.</w:t>
            </w:r>
          </w:p>
        </w:tc>
        <w:tc>
          <w:tcPr>
            <w:tcW w:w="5104" w:type="dxa"/>
            <w:shd w:val="clear" w:color="auto" w:fill="C7CCBE"/>
            <w:tcMar>
              <w:top w:w="180" w:type="dxa"/>
              <w:left w:w="180" w:type="dxa"/>
              <w:bottom w:w="180" w:type="dxa"/>
              <w:right w:w="180" w:type="dxa"/>
            </w:tcMar>
            <w:hideMark/>
          </w:tcPr>
          <w:p w14:paraId="07B02DE7" w14:textId="77777777" w:rsidR="008A139D" w:rsidRPr="00A64644" w:rsidRDefault="008A139D" w:rsidP="008A139D">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Method Overloading</w:t>
            </w:r>
          </w:p>
        </w:tc>
        <w:tc>
          <w:tcPr>
            <w:tcW w:w="5002" w:type="dxa"/>
            <w:shd w:val="clear" w:color="auto" w:fill="C7CCBE"/>
            <w:tcMar>
              <w:top w:w="180" w:type="dxa"/>
              <w:left w:w="180" w:type="dxa"/>
              <w:bottom w:w="180" w:type="dxa"/>
              <w:right w:w="180" w:type="dxa"/>
            </w:tcMar>
            <w:hideMark/>
          </w:tcPr>
          <w:p w14:paraId="0CDDBD0E" w14:textId="77777777" w:rsidR="008A139D" w:rsidRPr="00A64644" w:rsidRDefault="008A139D" w:rsidP="008A139D">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Method Overriding</w:t>
            </w:r>
          </w:p>
        </w:tc>
      </w:tr>
      <w:tr w:rsidR="008A139D" w:rsidRPr="00A64644" w14:paraId="70D4D415" w14:textId="77777777" w:rsidTr="00B1201D">
        <w:trPr>
          <w:trHeight w:val="650"/>
        </w:trPr>
        <w:tc>
          <w:tcPr>
            <w:tcW w:w="7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3E5F2"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1)</w:t>
            </w:r>
          </w:p>
        </w:tc>
        <w:tc>
          <w:tcPr>
            <w:tcW w:w="5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197A10"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Method overloading is used </w:t>
            </w:r>
            <w:r w:rsidRPr="00A64644">
              <w:rPr>
                <w:rFonts w:ascii="Segoe UI" w:eastAsia="Times New Roman" w:hAnsi="Segoe UI" w:cs="Segoe UI"/>
                <w:i/>
                <w:iCs/>
                <w:color w:val="333333"/>
                <w:sz w:val="20"/>
                <w:szCs w:val="20"/>
                <w:lang w:eastAsia="en-IN"/>
              </w:rPr>
              <w:t>to increase the readability</w:t>
            </w:r>
            <w:r w:rsidRPr="00A64644">
              <w:rPr>
                <w:rFonts w:ascii="Segoe UI" w:eastAsia="Times New Roman" w:hAnsi="Segoe UI" w:cs="Segoe UI"/>
                <w:color w:val="333333"/>
                <w:sz w:val="20"/>
                <w:szCs w:val="20"/>
                <w:lang w:eastAsia="en-IN"/>
              </w:rPr>
              <w:t> of the program.</w:t>
            </w:r>
          </w:p>
        </w:tc>
        <w:tc>
          <w:tcPr>
            <w:tcW w:w="50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6C891C"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Method overriding is used </w:t>
            </w:r>
            <w:r w:rsidRPr="00A64644">
              <w:rPr>
                <w:rFonts w:ascii="Segoe UI" w:eastAsia="Times New Roman" w:hAnsi="Segoe UI" w:cs="Segoe UI"/>
                <w:i/>
                <w:iCs/>
                <w:color w:val="333333"/>
                <w:sz w:val="20"/>
                <w:szCs w:val="20"/>
                <w:lang w:eastAsia="en-IN"/>
              </w:rPr>
              <w:t>to provide the specific implementation</w:t>
            </w:r>
            <w:r w:rsidRPr="00A64644">
              <w:rPr>
                <w:rFonts w:ascii="Segoe UI" w:eastAsia="Times New Roman" w:hAnsi="Segoe UI" w:cs="Segoe UI"/>
                <w:color w:val="333333"/>
                <w:sz w:val="20"/>
                <w:szCs w:val="20"/>
                <w:lang w:eastAsia="en-IN"/>
              </w:rPr>
              <w:t> of the method that is already provided by its super class.</w:t>
            </w:r>
          </w:p>
        </w:tc>
      </w:tr>
      <w:tr w:rsidR="008A139D" w:rsidRPr="00A64644" w14:paraId="46140F2B" w14:textId="77777777" w:rsidTr="00B1201D">
        <w:trPr>
          <w:trHeight w:val="425"/>
        </w:trPr>
        <w:tc>
          <w:tcPr>
            <w:tcW w:w="7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90C76"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2)</w:t>
            </w:r>
          </w:p>
        </w:tc>
        <w:tc>
          <w:tcPr>
            <w:tcW w:w="510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BFD4D3"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Method overloading is performed </w:t>
            </w:r>
            <w:r w:rsidRPr="00A64644">
              <w:rPr>
                <w:rFonts w:ascii="Segoe UI" w:eastAsia="Times New Roman" w:hAnsi="Segoe UI" w:cs="Segoe UI"/>
                <w:i/>
                <w:iCs/>
                <w:color w:val="333333"/>
                <w:sz w:val="20"/>
                <w:szCs w:val="20"/>
                <w:lang w:eastAsia="en-IN"/>
              </w:rPr>
              <w:t>within class</w:t>
            </w:r>
            <w:r w:rsidRPr="00A64644">
              <w:rPr>
                <w:rFonts w:ascii="Segoe UI" w:eastAsia="Times New Roman" w:hAnsi="Segoe UI" w:cs="Segoe UI"/>
                <w:color w:val="333333"/>
                <w:sz w:val="20"/>
                <w:szCs w:val="20"/>
                <w:lang w:eastAsia="en-IN"/>
              </w:rPr>
              <w:t>.</w:t>
            </w:r>
          </w:p>
        </w:tc>
        <w:tc>
          <w:tcPr>
            <w:tcW w:w="50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5460D8"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Method overriding occurs </w:t>
            </w:r>
            <w:r w:rsidRPr="00A64644">
              <w:rPr>
                <w:rFonts w:ascii="Segoe UI" w:eastAsia="Times New Roman" w:hAnsi="Segoe UI" w:cs="Segoe UI"/>
                <w:i/>
                <w:iCs/>
                <w:color w:val="333333"/>
                <w:sz w:val="20"/>
                <w:szCs w:val="20"/>
                <w:lang w:eastAsia="en-IN"/>
              </w:rPr>
              <w:t>in two classes</w:t>
            </w:r>
            <w:r w:rsidRPr="00A64644">
              <w:rPr>
                <w:rFonts w:ascii="Segoe UI" w:eastAsia="Times New Roman" w:hAnsi="Segoe UI" w:cs="Segoe UI"/>
                <w:color w:val="333333"/>
                <w:sz w:val="20"/>
                <w:szCs w:val="20"/>
                <w:lang w:eastAsia="en-IN"/>
              </w:rPr>
              <w:t> that have IS-A (inheritance) relationship.</w:t>
            </w:r>
          </w:p>
        </w:tc>
      </w:tr>
      <w:tr w:rsidR="008A139D" w:rsidRPr="00A64644" w14:paraId="5D3D4D2D" w14:textId="77777777" w:rsidTr="00B1201D">
        <w:trPr>
          <w:trHeight w:val="425"/>
        </w:trPr>
        <w:tc>
          <w:tcPr>
            <w:tcW w:w="7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96B027"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3)</w:t>
            </w:r>
          </w:p>
        </w:tc>
        <w:tc>
          <w:tcPr>
            <w:tcW w:w="5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F07F3D"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In case of method overloading, </w:t>
            </w:r>
            <w:r w:rsidRPr="00A64644">
              <w:rPr>
                <w:rFonts w:ascii="Segoe UI" w:eastAsia="Times New Roman" w:hAnsi="Segoe UI" w:cs="Segoe UI"/>
                <w:i/>
                <w:iCs/>
                <w:color w:val="333333"/>
                <w:sz w:val="20"/>
                <w:szCs w:val="20"/>
                <w:lang w:eastAsia="en-IN"/>
              </w:rPr>
              <w:t>parameter must be different</w:t>
            </w:r>
            <w:r w:rsidRPr="00A64644">
              <w:rPr>
                <w:rFonts w:ascii="Segoe UI" w:eastAsia="Times New Roman" w:hAnsi="Segoe UI" w:cs="Segoe UI"/>
                <w:color w:val="333333"/>
                <w:sz w:val="20"/>
                <w:szCs w:val="20"/>
                <w:lang w:eastAsia="en-IN"/>
              </w:rPr>
              <w:t>.</w:t>
            </w:r>
          </w:p>
        </w:tc>
        <w:tc>
          <w:tcPr>
            <w:tcW w:w="50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4E3469"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In case of method overriding, </w:t>
            </w:r>
            <w:r w:rsidRPr="00A64644">
              <w:rPr>
                <w:rFonts w:ascii="Segoe UI" w:eastAsia="Times New Roman" w:hAnsi="Segoe UI" w:cs="Segoe UI"/>
                <w:i/>
                <w:iCs/>
                <w:color w:val="333333"/>
                <w:sz w:val="20"/>
                <w:szCs w:val="20"/>
                <w:lang w:eastAsia="en-IN"/>
              </w:rPr>
              <w:t>parameter must be same</w:t>
            </w:r>
            <w:r w:rsidRPr="00A64644">
              <w:rPr>
                <w:rFonts w:ascii="Segoe UI" w:eastAsia="Times New Roman" w:hAnsi="Segoe UI" w:cs="Segoe UI"/>
                <w:color w:val="333333"/>
                <w:sz w:val="20"/>
                <w:szCs w:val="20"/>
                <w:lang w:eastAsia="en-IN"/>
              </w:rPr>
              <w:t>.</w:t>
            </w:r>
          </w:p>
        </w:tc>
      </w:tr>
      <w:tr w:rsidR="008A139D" w:rsidRPr="00A64644" w14:paraId="5D6232C5" w14:textId="77777777" w:rsidTr="00B1201D">
        <w:trPr>
          <w:trHeight w:val="436"/>
        </w:trPr>
        <w:tc>
          <w:tcPr>
            <w:tcW w:w="7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C6978F"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4)</w:t>
            </w:r>
          </w:p>
        </w:tc>
        <w:tc>
          <w:tcPr>
            <w:tcW w:w="510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B1051E"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Method overloading is the example of </w:t>
            </w:r>
            <w:r w:rsidRPr="00A64644">
              <w:rPr>
                <w:rFonts w:ascii="Segoe UI" w:eastAsia="Times New Roman" w:hAnsi="Segoe UI" w:cs="Segoe UI"/>
                <w:i/>
                <w:iCs/>
                <w:color w:val="333333"/>
                <w:sz w:val="20"/>
                <w:szCs w:val="20"/>
                <w:lang w:eastAsia="en-IN"/>
              </w:rPr>
              <w:t>compile time polymorphism</w:t>
            </w:r>
            <w:r w:rsidRPr="00A64644">
              <w:rPr>
                <w:rFonts w:ascii="Segoe UI" w:eastAsia="Times New Roman" w:hAnsi="Segoe UI" w:cs="Segoe UI"/>
                <w:color w:val="333333"/>
                <w:sz w:val="20"/>
                <w:szCs w:val="20"/>
                <w:lang w:eastAsia="en-IN"/>
              </w:rPr>
              <w:t>.</w:t>
            </w:r>
          </w:p>
        </w:tc>
        <w:tc>
          <w:tcPr>
            <w:tcW w:w="50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1E2444"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Method overriding is the example of </w:t>
            </w:r>
            <w:r w:rsidRPr="00A64644">
              <w:rPr>
                <w:rFonts w:ascii="Segoe UI" w:eastAsia="Times New Roman" w:hAnsi="Segoe UI" w:cs="Segoe UI"/>
                <w:i/>
                <w:iCs/>
                <w:color w:val="333333"/>
                <w:sz w:val="20"/>
                <w:szCs w:val="20"/>
                <w:lang w:eastAsia="en-IN"/>
              </w:rPr>
              <w:t>run time polymorphism</w:t>
            </w:r>
            <w:r w:rsidRPr="00A64644">
              <w:rPr>
                <w:rFonts w:ascii="Segoe UI" w:eastAsia="Times New Roman" w:hAnsi="Segoe UI" w:cs="Segoe UI"/>
                <w:color w:val="333333"/>
                <w:sz w:val="20"/>
                <w:szCs w:val="20"/>
                <w:lang w:eastAsia="en-IN"/>
              </w:rPr>
              <w:t>.</w:t>
            </w:r>
          </w:p>
        </w:tc>
      </w:tr>
      <w:tr w:rsidR="008A139D" w:rsidRPr="00A64644" w14:paraId="743C50CE" w14:textId="77777777" w:rsidTr="00B1201D">
        <w:trPr>
          <w:trHeight w:val="324"/>
        </w:trPr>
        <w:tc>
          <w:tcPr>
            <w:tcW w:w="7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42A941"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5)</w:t>
            </w:r>
          </w:p>
        </w:tc>
        <w:tc>
          <w:tcPr>
            <w:tcW w:w="5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63D57D" w14:textId="7AABBC31"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In java, method overloading can</w:t>
            </w:r>
            <w:r w:rsidR="003F6931" w:rsidRPr="00A64644">
              <w:rPr>
                <w:rFonts w:ascii="Segoe UI" w:eastAsia="Times New Roman" w:hAnsi="Segoe UI" w:cs="Segoe UI"/>
                <w:color w:val="333333"/>
                <w:sz w:val="20"/>
                <w:szCs w:val="20"/>
                <w:lang w:eastAsia="en-IN"/>
              </w:rPr>
              <w:t>’</w:t>
            </w:r>
            <w:r w:rsidRPr="00A64644">
              <w:rPr>
                <w:rFonts w:ascii="Segoe UI" w:eastAsia="Times New Roman" w:hAnsi="Segoe UI" w:cs="Segoe UI"/>
                <w:color w:val="333333"/>
                <w:sz w:val="20"/>
                <w:szCs w:val="20"/>
                <w:lang w:eastAsia="en-IN"/>
              </w:rPr>
              <w:t>t be performed by changing return type of the method only. </w:t>
            </w:r>
            <w:r w:rsidRPr="00A64644">
              <w:rPr>
                <w:rFonts w:ascii="Segoe UI" w:eastAsia="Times New Roman" w:hAnsi="Segoe UI" w:cs="Segoe UI"/>
                <w:i/>
                <w:iCs/>
                <w:color w:val="333333"/>
                <w:sz w:val="20"/>
                <w:szCs w:val="20"/>
                <w:lang w:eastAsia="en-IN"/>
              </w:rPr>
              <w:t>Return type can be same or different</w:t>
            </w:r>
            <w:r w:rsidRPr="00A64644">
              <w:rPr>
                <w:rFonts w:ascii="Segoe UI" w:eastAsia="Times New Roman" w:hAnsi="Segoe UI" w:cs="Segoe UI"/>
                <w:color w:val="333333"/>
                <w:sz w:val="20"/>
                <w:szCs w:val="20"/>
                <w:lang w:eastAsia="en-IN"/>
              </w:rPr>
              <w:t> in method overloading. But you must have to change the parameter.</w:t>
            </w:r>
          </w:p>
        </w:tc>
        <w:tc>
          <w:tcPr>
            <w:tcW w:w="50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02030F" w14:textId="77777777" w:rsidR="008A139D" w:rsidRPr="00A64644" w:rsidRDefault="008A139D" w:rsidP="008A139D">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i/>
                <w:iCs/>
                <w:color w:val="333333"/>
                <w:sz w:val="20"/>
                <w:szCs w:val="20"/>
                <w:lang w:eastAsia="en-IN"/>
              </w:rPr>
              <w:t>Return type must be same or covariant</w:t>
            </w:r>
            <w:r w:rsidRPr="00A64644">
              <w:rPr>
                <w:rFonts w:ascii="Segoe UI" w:eastAsia="Times New Roman" w:hAnsi="Segoe UI" w:cs="Segoe UI"/>
                <w:color w:val="333333"/>
                <w:sz w:val="20"/>
                <w:szCs w:val="20"/>
                <w:lang w:eastAsia="en-IN"/>
              </w:rPr>
              <w:t> in method overriding.</w:t>
            </w:r>
          </w:p>
        </w:tc>
      </w:tr>
    </w:tbl>
    <w:p w14:paraId="2F7038B8" w14:textId="59A86F99" w:rsidR="00C40FF8" w:rsidRDefault="00C40FF8">
      <w:pPr>
        <w:rPr>
          <w:rFonts w:ascii="Helvetica" w:eastAsia="Times New Roman" w:hAnsi="Helvetica" w:cs="Helvetica"/>
          <w:color w:val="610B38"/>
          <w:sz w:val="38"/>
          <w:szCs w:val="38"/>
          <w:lang w:eastAsia="en-IN"/>
        </w:rPr>
      </w:pPr>
    </w:p>
    <w:tbl>
      <w:tblPr>
        <w:tblW w:w="11199"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36"/>
        <w:gridCol w:w="120"/>
        <w:gridCol w:w="1246"/>
        <w:gridCol w:w="3202"/>
        <w:gridCol w:w="3109"/>
        <w:gridCol w:w="2986"/>
      </w:tblGrid>
      <w:tr w:rsidR="00B1201D" w:rsidRPr="00A64644" w14:paraId="7EA99A79" w14:textId="77777777" w:rsidTr="00B1201D">
        <w:trPr>
          <w:trHeight w:val="424"/>
        </w:trPr>
        <w:tc>
          <w:tcPr>
            <w:tcW w:w="656" w:type="dxa"/>
            <w:gridSpan w:val="2"/>
            <w:shd w:val="clear" w:color="auto" w:fill="C7CCBE"/>
            <w:tcMar>
              <w:top w:w="180" w:type="dxa"/>
              <w:left w:w="180" w:type="dxa"/>
              <w:bottom w:w="180" w:type="dxa"/>
              <w:right w:w="180" w:type="dxa"/>
            </w:tcMar>
            <w:hideMark/>
          </w:tcPr>
          <w:p w14:paraId="557EB416" w14:textId="77777777" w:rsidR="00A64644" w:rsidRPr="00A64644" w:rsidRDefault="00A64644" w:rsidP="00A64644">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Sr. no.</w:t>
            </w:r>
          </w:p>
        </w:tc>
        <w:tc>
          <w:tcPr>
            <w:tcW w:w="1246" w:type="dxa"/>
            <w:shd w:val="clear" w:color="auto" w:fill="C7CCBE"/>
            <w:tcMar>
              <w:top w:w="180" w:type="dxa"/>
              <w:left w:w="180" w:type="dxa"/>
              <w:bottom w:w="180" w:type="dxa"/>
              <w:right w:w="180" w:type="dxa"/>
            </w:tcMar>
            <w:hideMark/>
          </w:tcPr>
          <w:p w14:paraId="78CFA46D" w14:textId="77777777" w:rsidR="00A64644" w:rsidRPr="00A64644" w:rsidRDefault="00A64644" w:rsidP="00A64644">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Key</w:t>
            </w:r>
          </w:p>
        </w:tc>
        <w:tc>
          <w:tcPr>
            <w:tcW w:w="3202" w:type="dxa"/>
            <w:shd w:val="clear" w:color="auto" w:fill="C7CCBE"/>
            <w:tcMar>
              <w:top w:w="180" w:type="dxa"/>
              <w:left w:w="180" w:type="dxa"/>
              <w:bottom w:w="180" w:type="dxa"/>
              <w:right w:w="180" w:type="dxa"/>
            </w:tcMar>
            <w:hideMark/>
          </w:tcPr>
          <w:p w14:paraId="50E3F424" w14:textId="77777777" w:rsidR="00A64644" w:rsidRPr="00A64644" w:rsidRDefault="00A64644" w:rsidP="00A64644">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final</w:t>
            </w:r>
          </w:p>
        </w:tc>
        <w:tc>
          <w:tcPr>
            <w:tcW w:w="3109" w:type="dxa"/>
            <w:shd w:val="clear" w:color="auto" w:fill="C7CCBE"/>
            <w:tcMar>
              <w:top w:w="180" w:type="dxa"/>
              <w:left w:w="180" w:type="dxa"/>
              <w:bottom w:w="180" w:type="dxa"/>
              <w:right w:w="180" w:type="dxa"/>
            </w:tcMar>
            <w:hideMark/>
          </w:tcPr>
          <w:p w14:paraId="5419DD5F" w14:textId="77777777" w:rsidR="00A64644" w:rsidRPr="00A64644" w:rsidRDefault="00A64644" w:rsidP="00A64644">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finally</w:t>
            </w:r>
          </w:p>
        </w:tc>
        <w:tc>
          <w:tcPr>
            <w:tcW w:w="2986" w:type="dxa"/>
            <w:shd w:val="clear" w:color="auto" w:fill="C7CCBE"/>
            <w:tcMar>
              <w:top w:w="180" w:type="dxa"/>
              <w:left w:w="180" w:type="dxa"/>
              <w:bottom w:w="180" w:type="dxa"/>
              <w:right w:w="180" w:type="dxa"/>
            </w:tcMar>
            <w:hideMark/>
          </w:tcPr>
          <w:p w14:paraId="7F4E6C9C" w14:textId="77777777" w:rsidR="00A64644" w:rsidRPr="00A64644" w:rsidRDefault="00A64644" w:rsidP="00A64644">
            <w:pPr>
              <w:spacing w:after="0" w:line="240" w:lineRule="auto"/>
              <w:rPr>
                <w:rFonts w:ascii="Times New Roman" w:eastAsia="Times New Roman" w:hAnsi="Times New Roman" w:cs="Times New Roman"/>
                <w:b/>
                <w:bCs/>
                <w:color w:val="000000"/>
                <w:sz w:val="20"/>
                <w:szCs w:val="20"/>
                <w:lang w:eastAsia="en-IN"/>
              </w:rPr>
            </w:pPr>
            <w:r w:rsidRPr="00A64644">
              <w:rPr>
                <w:rFonts w:ascii="Times New Roman" w:eastAsia="Times New Roman" w:hAnsi="Times New Roman" w:cs="Times New Roman"/>
                <w:b/>
                <w:bCs/>
                <w:color w:val="000000"/>
                <w:sz w:val="20"/>
                <w:szCs w:val="20"/>
                <w:lang w:eastAsia="en-IN"/>
              </w:rPr>
              <w:t>finalize</w:t>
            </w:r>
          </w:p>
        </w:tc>
      </w:tr>
      <w:tr w:rsidR="00B1201D" w:rsidRPr="00A64644" w14:paraId="46A86F74" w14:textId="77777777" w:rsidTr="00B1201D">
        <w:trPr>
          <w:trHeight w:val="740"/>
        </w:trPr>
        <w:tc>
          <w:tcPr>
            <w:tcW w:w="53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981343"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1.</w:t>
            </w:r>
          </w:p>
        </w:tc>
        <w:tc>
          <w:tcPr>
            <w:tcW w:w="1366"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27BC32"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Definition</w:t>
            </w:r>
          </w:p>
        </w:tc>
        <w:tc>
          <w:tcPr>
            <w:tcW w:w="32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B8F40"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 is the keyword and access modifier which is used to apply restrictions on a class, method or variable.</w:t>
            </w:r>
          </w:p>
        </w:tc>
        <w:tc>
          <w:tcPr>
            <w:tcW w:w="31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634FDB"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finally is the block in Java Exception Handling to execute the important code whether the exception occurs or not.</w:t>
            </w:r>
          </w:p>
        </w:tc>
        <w:tc>
          <w:tcPr>
            <w:tcW w:w="29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FB7AF2"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finalize is the method in Java which is used to perform clean up processing just before object is garbage collected.</w:t>
            </w:r>
          </w:p>
        </w:tc>
      </w:tr>
      <w:tr w:rsidR="00B1201D" w:rsidRPr="00A64644" w14:paraId="5C04C1A0" w14:textId="77777777" w:rsidTr="00B1201D">
        <w:trPr>
          <w:trHeight w:val="490"/>
        </w:trPr>
        <w:tc>
          <w:tcPr>
            <w:tcW w:w="53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C8914D"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2.</w:t>
            </w:r>
          </w:p>
        </w:tc>
        <w:tc>
          <w:tcPr>
            <w:tcW w:w="1366"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7B20D9"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Applicable to</w:t>
            </w:r>
          </w:p>
        </w:tc>
        <w:tc>
          <w:tcPr>
            <w:tcW w:w="32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A7F18E"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 keyword is used with the classes, methods and variables.</w:t>
            </w:r>
          </w:p>
        </w:tc>
        <w:tc>
          <w:tcPr>
            <w:tcW w:w="31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EAD4C9"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Finally block is always related to the try and catch block in exception handling.</w:t>
            </w:r>
          </w:p>
        </w:tc>
        <w:tc>
          <w:tcPr>
            <w:tcW w:w="29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21B0E"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finalize() method is used with the objects.</w:t>
            </w:r>
          </w:p>
        </w:tc>
      </w:tr>
      <w:tr w:rsidR="00B1201D" w:rsidRPr="00A64644" w14:paraId="35A887EC" w14:textId="77777777" w:rsidTr="00B1201D">
        <w:trPr>
          <w:trHeight w:val="1219"/>
        </w:trPr>
        <w:tc>
          <w:tcPr>
            <w:tcW w:w="53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84F34A"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3.</w:t>
            </w:r>
          </w:p>
        </w:tc>
        <w:tc>
          <w:tcPr>
            <w:tcW w:w="1366"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62165"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Functionality</w:t>
            </w:r>
          </w:p>
        </w:tc>
        <w:tc>
          <w:tcPr>
            <w:tcW w:w="32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EBEC6B"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(1) Once declared, final variable becomes constant and cannot be modified.</w:t>
            </w:r>
            <w:r w:rsidRPr="00A64644">
              <w:rPr>
                <w:rFonts w:ascii="Segoe UI" w:eastAsia="Times New Roman" w:hAnsi="Segoe UI" w:cs="Segoe UI"/>
                <w:color w:val="333333"/>
                <w:sz w:val="20"/>
                <w:szCs w:val="20"/>
                <w:lang w:eastAsia="en-IN"/>
              </w:rPr>
              <w:br/>
              <w:t>(2) final method cannot be overridden by sub class.</w:t>
            </w:r>
            <w:r w:rsidRPr="00A64644">
              <w:rPr>
                <w:rFonts w:ascii="Segoe UI" w:eastAsia="Times New Roman" w:hAnsi="Segoe UI" w:cs="Segoe UI"/>
                <w:color w:val="333333"/>
                <w:sz w:val="20"/>
                <w:szCs w:val="20"/>
                <w:lang w:eastAsia="en-IN"/>
              </w:rPr>
              <w:br/>
              <w:t>(3) final class cannot be inherited.</w:t>
            </w:r>
          </w:p>
        </w:tc>
        <w:tc>
          <w:tcPr>
            <w:tcW w:w="31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99EB5"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(1) finally block runs the important code even if exception occurs or not.</w:t>
            </w:r>
            <w:r w:rsidRPr="00A64644">
              <w:rPr>
                <w:rFonts w:ascii="Segoe UI" w:eastAsia="Times New Roman" w:hAnsi="Segoe UI" w:cs="Segoe UI"/>
                <w:color w:val="333333"/>
                <w:sz w:val="20"/>
                <w:szCs w:val="20"/>
                <w:lang w:eastAsia="en-IN"/>
              </w:rPr>
              <w:br/>
              <w:t>(2) finally block cleans up all the resources used in try block</w:t>
            </w:r>
          </w:p>
        </w:tc>
        <w:tc>
          <w:tcPr>
            <w:tcW w:w="29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A7DC9"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finalize method performs the cleaning activities with respect to the object before its destruction.</w:t>
            </w:r>
          </w:p>
        </w:tc>
      </w:tr>
      <w:tr w:rsidR="00B1201D" w:rsidRPr="00A64644" w14:paraId="4254A748" w14:textId="77777777" w:rsidTr="00B1201D">
        <w:trPr>
          <w:trHeight w:val="1241"/>
        </w:trPr>
        <w:tc>
          <w:tcPr>
            <w:tcW w:w="53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7344E6"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4.</w:t>
            </w:r>
          </w:p>
        </w:tc>
        <w:tc>
          <w:tcPr>
            <w:tcW w:w="1366"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26EF10"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Execution</w:t>
            </w:r>
          </w:p>
        </w:tc>
        <w:tc>
          <w:tcPr>
            <w:tcW w:w="32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AE2BE6"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 method is executed only when we call it.</w:t>
            </w:r>
          </w:p>
        </w:tc>
        <w:tc>
          <w:tcPr>
            <w:tcW w:w="31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D716C2"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Finally block is executed as soon as the try-catch block is executed.</w:t>
            </w:r>
          </w:p>
          <w:p w14:paraId="3C90E239" w14:textId="77777777" w:rsidR="00A64644" w:rsidRPr="00A64644" w:rsidRDefault="00A64644" w:rsidP="00A64644">
            <w:pPr>
              <w:spacing w:before="100" w:beforeAutospacing="1" w:after="100" w:afterAutospacing="1"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It's execution is not dependant on the exception.</w:t>
            </w:r>
          </w:p>
        </w:tc>
        <w:tc>
          <w:tcPr>
            <w:tcW w:w="29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438511" w14:textId="77777777" w:rsidR="00A64644" w:rsidRPr="00A64644" w:rsidRDefault="00A64644" w:rsidP="00A64644">
            <w:pPr>
              <w:spacing w:after="0" w:line="240" w:lineRule="auto"/>
              <w:jc w:val="both"/>
              <w:rPr>
                <w:rFonts w:ascii="Segoe UI" w:eastAsia="Times New Roman" w:hAnsi="Segoe UI" w:cs="Segoe UI"/>
                <w:color w:val="333333"/>
                <w:sz w:val="20"/>
                <w:szCs w:val="20"/>
                <w:lang w:eastAsia="en-IN"/>
              </w:rPr>
            </w:pPr>
            <w:r w:rsidRPr="00A64644">
              <w:rPr>
                <w:rFonts w:ascii="Segoe UI" w:eastAsia="Times New Roman" w:hAnsi="Segoe UI" w:cs="Segoe UI"/>
                <w:color w:val="333333"/>
                <w:sz w:val="20"/>
                <w:szCs w:val="20"/>
                <w:lang w:eastAsia="en-IN"/>
              </w:rPr>
              <w:t>finalize method is executed just before the object is destroyed.</w:t>
            </w:r>
          </w:p>
        </w:tc>
      </w:tr>
    </w:tbl>
    <w:p w14:paraId="616604A0" w14:textId="77777777" w:rsidR="005F7C61" w:rsidRDefault="005F7C61">
      <w:pPr>
        <w:rPr>
          <w:rFonts w:ascii="Helvetica" w:eastAsia="Times New Roman" w:hAnsi="Helvetica" w:cs="Helvetica"/>
          <w:color w:val="610B38"/>
          <w:sz w:val="32"/>
          <w:szCs w:val="32"/>
          <w:lang w:eastAsia="en-IN"/>
        </w:rPr>
      </w:pPr>
    </w:p>
    <w:p w14:paraId="362AF24F" w14:textId="77777777" w:rsidR="005F7C61" w:rsidRDefault="005F7C61">
      <w:pPr>
        <w:rPr>
          <w:rFonts w:ascii="Helvetica" w:eastAsia="Times New Roman" w:hAnsi="Helvetica" w:cs="Helvetica"/>
          <w:color w:val="610B38"/>
          <w:sz w:val="32"/>
          <w:szCs w:val="32"/>
          <w:lang w:eastAsia="en-IN"/>
        </w:rPr>
      </w:pPr>
    </w:p>
    <w:p w14:paraId="6F9DD267" w14:textId="21CC5022" w:rsidR="00352C60" w:rsidRDefault="00056257">
      <w:pPr>
        <w:rPr>
          <w:rFonts w:ascii="Helvetica" w:eastAsia="Times New Roman" w:hAnsi="Helvetica" w:cs="Helvetica"/>
          <w:color w:val="610B38"/>
          <w:sz w:val="32"/>
          <w:szCs w:val="32"/>
          <w:lang w:eastAsia="en-IN"/>
        </w:rPr>
      </w:pPr>
      <w:r>
        <w:rPr>
          <w:rFonts w:ascii="Helvetica" w:eastAsia="Times New Roman" w:hAnsi="Helvetica" w:cs="Helvetica"/>
          <w:color w:val="610B38"/>
          <w:sz w:val="32"/>
          <w:szCs w:val="32"/>
          <w:lang w:eastAsia="en-IN"/>
        </w:rPr>
        <w:lastRenderedPageBreak/>
        <w:t>Method vs Constructor:</w:t>
      </w:r>
    </w:p>
    <w:p w14:paraId="00B1666B" w14:textId="5D03F334" w:rsidR="00925178" w:rsidRPr="009F14E4" w:rsidRDefault="00925178" w:rsidP="00253FA6">
      <w:pPr>
        <w:pStyle w:val="ListParagraph"/>
        <w:numPr>
          <w:ilvl w:val="0"/>
          <w:numId w:val="67"/>
        </w:numPr>
      </w:pPr>
      <w:r w:rsidRPr="009F14E4">
        <w:t>Method can be Override bu</w:t>
      </w:r>
      <w:r w:rsidR="00BC7431">
        <w:t>t</w:t>
      </w:r>
      <w:r w:rsidRPr="009F14E4">
        <w:t xml:space="preserve"> Constructor cannot.</w:t>
      </w:r>
    </w:p>
    <w:p w14:paraId="3EC5BC61" w14:textId="5D63D6E3" w:rsidR="00056257" w:rsidRPr="009F14E4" w:rsidRDefault="00056257" w:rsidP="00253FA6">
      <w:pPr>
        <w:pStyle w:val="ListParagraph"/>
        <w:numPr>
          <w:ilvl w:val="0"/>
          <w:numId w:val="67"/>
        </w:numPr>
      </w:pPr>
      <w:r w:rsidRPr="009F14E4">
        <w:t>Method may or may not has return type,</w:t>
      </w:r>
      <w:r w:rsidR="00633FD7">
        <w:t xml:space="preserve"> </w:t>
      </w:r>
      <w:r w:rsidRPr="009F14E4">
        <w:t>constructor is void.</w:t>
      </w:r>
    </w:p>
    <w:p w14:paraId="4159327C" w14:textId="01C3821C" w:rsidR="00056257" w:rsidRPr="009F14E4" w:rsidRDefault="00056257" w:rsidP="00253FA6">
      <w:pPr>
        <w:pStyle w:val="ListParagraph"/>
        <w:numPr>
          <w:ilvl w:val="0"/>
          <w:numId w:val="67"/>
        </w:numPr>
      </w:pPr>
      <w:r w:rsidRPr="009F14E4">
        <w:t>Method can be static or non-static, constructor is not.</w:t>
      </w:r>
    </w:p>
    <w:p w14:paraId="446323B2" w14:textId="4F49F291" w:rsidR="00056257" w:rsidRPr="009F14E4" w:rsidRDefault="00056257" w:rsidP="00253FA6">
      <w:pPr>
        <w:pStyle w:val="ListParagraph"/>
        <w:numPr>
          <w:ilvl w:val="0"/>
          <w:numId w:val="67"/>
        </w:numPr>
      </w:pPr>
      <w:r w:rsidRPr="009F14E4">
        <w:t>Method doesn</w:t>
      </w:r>
      <w:r w:rsidR="00335072">
        <w:t>’</w:t>
      </w:r>
      <w:r w:rsidRPr="009F14E4">
        <w:t>t need to have same name as that of class, but constructor has to be.</w:t>
      </w:r>
    </w:p>
    <w:p w14:paraId="1563BC81" w14:textId="1C24B82F" w:rsidR="00EA1436" w:rsidRDefault="00EA1436">
      <w:pPr>
        <w:rPr>
          <w:rFonts w:ascii="Helvetica" w:eastAsia="Times New Roman" w:hAnsi="Helvetica" w:cs="Helvetica"/>
          <w:color w:val="610B38"/>
          <w:sz w:val="32"/>
          <w:szCs w:val="32"/>
          <w:lang w:eastAsia="en-IN"/>
        </w:rPr>
      </w:pPr>
      <w:r>
        <w:rPr>
          <w:rFonts w:ascii="Helvetica" w:eastAsia="Times New Roman" w:hAnsi="Helvetica" w:cs="Helvetica"/>
          <w:color w:val="610B38"/>
          <w:sz w:val="32"/>
          <w:szCs w:val="32"/>
          <w:lang w:eastAsia="en-IN"/>
        </w:rPr>
        <w:t>23)Explain t</w:t>
      </w:r>
      <w:r w:rsidR="009F14E4">
        <w:rPr>
          <w:rFonts w:ascii="Helvetica" w:eastAsia="Times New Roman" w:hAnsi="Helvetica" w:cs="Helvetica"/>
          <w:color w:val="610B38"/>
          <w:sz w:val="32"/>
          <w:szCs w:val="32"/>
          <w:lang w:eastAsia="en-IN"/>
        </w:rPr>
        <w:t>h</w:t>
      </w:r>
      <w:r>
        <w:rPr>
          <w:rFonts w:ascii="Helvetica" w:eastAsia="Times New Roman" w:hAnsi="Helvetica" w:cs="Helvetica"/>
          <w:color w:val="610B38"/>
          <w:sz w:val="32"/>
          <w:szCs w:val="32"/>
          <w:lang w:eastAsia="en-IN"/>
        </w:rPr>
        <w:t>e situation when finally block will not run?</w:t>
      </w:r>
    </w:p>
    <w:p w14:paraId="79AF730A" w14:textId="02BA0818" w:rsidR="00EA1436" w:rsidRDefault="00EA1436" w:rsidP="00EA1436">
      <w:pPr>
        <w:rPr>
          <w:lang w:eastAsia="en-IN"/>
        </w:rPr>
      </w:pPr>
      <w:r>
        <w:rPr>
          <w:lang w:eastAsia="en-IN"/>
        </w:rPr>
        <w:t>Ans.</w:t>
      </w:r>
      <w:r w:rsidR="00335072">
        <w:rPr>
          <w:lang w:eastAsia="en-IN"/>
        </w:rPr>
        <w:t xml:space="preserve"> I</w:t>
      </w:r>
      <w:r>
        <w:rPr>
          <w:lang w:eastAsia="en-IN"/>
        </w:rPr>
        <w:t>f before finally block we run an infinite for loop , then we will not reach fi</w:t>
      </w:r>
      <w:r w:rsidR="00335072">
        <w:rPr>
          <w:lang w:eastAsia="en-IN"/>
        </w:rPr>
        <w:t>n</w:t>
      </w:r>
      <w:r>
        <w:rPr>
          <w:lang w:eastAsia="en-IN"/>
        </w:rPr>
        <w:t>ally block.</w:t>
      </w:r>
    </w:p>
    <w:p w14:paraId="7B17C4A2" w14:textId="22264D72" w:rsidR="00EA1436" w:rsidRPr="00EA1436" w:rsidRDefault="00EA1436" w:rsidP="00EA1436">
      <w:r>
        <w:t xml:space="preserve">If we write </w:t>
      </w:r>
      <w:proofErr w:type="spellStart"/>
      <w:r>
        <w:t>System.exit</w:t>
      </w:r>
      <w:proofErr w:type="spellEnd"/>
      <w:r>
        <w:t>();</w:t>
      </w:r>
    </w:p>
    <w:tbl>
      <w:tblPr>
        <w:tblW w:w="0" w:type="auto"/>
        <w:shd w:val="clear" w:color="auto" w:fill="131417"/>
        <w:tblCellMar>
          <w:left w:w="0" w:type="dxa"/>
          <w:right w:w="0" w:type="dxa"/>
        </w:tblCellMar>
        <w:tblLook w:val="04A0" w:firstRow="1" w:lastRow="0" w:firstColumn="1" w:lastColumn="0" w:noHBand="0" w:noVBand="1"/>
      </w:tblPr>
      <w:tblGrid>
        <w:gridCol w:w="792"/>
        <w:gridCol w:w="4406"/>
        <w:gridCol w:w="3828"/>
      </w:tblGrid>
      <w:tr w:rsidR="00C35996" w:rsidRPr="00C35996" w14:paraId="50A9B52E" w14:textId="77777777" w:rsidTr="00C35996">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608D5186" w14:textId="77777777" w:rsidR="00C35996" w:rsidRPr="00C35996" w:rsidRDefault="00C35996" w:rsidP="00C35996">
            <w:pPr>
              <w:pStyle w:val="NoSpacing"/>
              <w:rPr>
                <w:lang w:eastAsia="en-IN"/>
              </w:rPr>
            </w:pPr>
            <w:proofErr w:type="spellStart"/>
            <w:r w:rsidRPr="00C35996">
              <w:rPr>
                <w:lang w:eastAsia="en-IN"/>
              </w:rPr>
              <w:t>Sr.No</w:t>
            </w:r>
            <w:proofErr w:type="spellEnd"/>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287D694F" w14:textId="77777777" w:rsidR="00C35996" w:rsidRPr="00C35996" w:rsidRDefault="00C35996" w:rsidP="00C35996">
            <w:pPr>
              <w:pStyle w:val="NoSpacing"/>
              <w:rPr>
                <w:lang w:eastAsia="en-IN"/>
              </w:rPr>
            </w:pPr>
            <w:r w:rsidRPr="00C35996">
              <w:rPr>
                <w:lang w:eastAsia="en-IN"/>
              </w:rPr>
              <w:t>Compile Time Polymorphism</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6E3DB731" w14:textId="77777777" w:rsidR="00C35996" w:rsidRPr="00C35996" w:rsidRDefault="00C35996" w:rsidP="00C35996">
            <w:pPr>
              <w:pStyle w:val="NoSpacing"/>
              <w:rPr>
                <w:lang w:eastAsia="en-IN"/>
              </w:rPr>
            </w:pPr>
            <w:r w:rsidRPr="00C35996">
              <w:rPr>
                <w:lang w:eastAsia="en-IN"/>
              </w:rPr>
              <w:t>Run time Polymorphism</w:t>
            </w:r>
          </w:p>
        </w:tc>
      </w:tr>
      <w:tr w:rsidR="00C35996" w:rsidRPr="00C35996" w14:paraId="7CBC74DA" w14:textId="77777777" w:rsidTr="00C35996">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9989296" w14:textId="77777777" w:rsidR="00C35996" w:rsidRPr="00C35996" w:rsidRDefault="00C35996" w:rsidP="00C35996">
            <w:pPr>
              <w:pStyle w:val="NoSpacing"/>
              <w:rPr>
                <w:lang w:eastAsia="en-IN"/>
              </w:rPr>
            </w:pPr>
            <w:r w:rsidRPr="00C35996">
              <w:rPr>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D3C350D" w14:textId="77777777" w:rsidR="00C35996" w:rsidRPr="00C35996" w:rsidRDefault="00C35996" w:rsidP="00C35996">
            <w:pPr>
              <w:pStyle w:val="NoSpacing"/>
              <w:rPr>
                <w:lang w:eastAsia="en-IN"/>
              </w:rPr>
            </w:pPr>
            <w:r w:rsidRPr="00C35996">
              <w:rPr>
                <w:lang w:eastAsia="en-IN"/>
              </w:rPr>
              <w:t>In Compile time Polymorphism, the call is resolved by the compiler.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9CBDBCF" w14:textId="77777777" w:rsidR="00C35996" w:rsidRPr="00C35996" w:rsidRDefault="00C35996" w:rsidP="00C35996">
            <w:pPr>
              <w:pStyle w:val="NoSpacing"/>
              <w:rPr>
                <w:lang w:eastAsia="en-IN"/>
              </w:rPr>
            </w:pPr>
            <w:r w:rsidRPr="00C35996">
              <w:rPr>
                <w:lang w:eastAsia="en-IN"/>
              </w:rPr>
              <w:t>In Run time Polymorphism, the call is not resolved by the compiler.</w:t>
            </w:r>
          </w:p>
        </w:tc>
      </w:tr>
      <w:tr w:rsidR="00C35996" w:rsidRPr="00C35996" w14:paraId="46232355" w14:textId="77777777" w:rsidTr="00C35996">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4DBDB89" w14:textId="77777777" w:rsidR="00C35996" w:rsidRPr="00C35996" w:rsidRDefault="00C35996" w:rsidP="00C35996">
            <w:pPr>
              <w:pStyle w:val="NoSpacing"/>
              <w:rPr>
                <w:lang w:eastAsia="en-IN"/>
              </w:rPr>
            </w:pPr>
            <w:r w:rsidRPr="00C35996">
              <w:rPr>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181F8D9" w14:textId="77777777" w:rsidR="00C35996" w:rsidRPr="00C35996" w:rsidRDefault="00C35996" w:rsidP="00C35996">
            <w:pPr>
              <w:pStyle w:val="NoSpacing"/>
              <w:rPr>
                <w:lang w:eastAsia="en-IN"/>
              </w:rPr>
            </w:pPr>
            <w:r w:rsidRPr="00C35996">
              <w:rPr>
                <w:lang w:eastAsia="en-IN"/>
              </w:rPr>
              <w:t>It is also known as Static binding, Early binding and overloading as well.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234941E" w14:textId="77777777" w:rsidR="00C35996" w:rsidRPr="00C35996" w:rsidRDefault="00C35996" w:rsidP="00C35996">
            <w:pPr>
              <w:pStyle w:val="NoSpacing"/>
              <w:rPr>
                <w:lang w:eastAsia="en-IN"/>
              </w:rPr>
            </w:pPr>
            <w:r w:rsidRPr="00C35996">
              <w:rPr>
                <w:lang w:eastAsia="en-IN"/>
              </w:rPr>
              <w:t>It is also known as Dynamic binding, Late binding and overriding as well.</w:t>
            </w:r>
          </w:p>
        </w:tc>
      </w:tr>
      <w:tr w:rsidR="00C35996" w:rsidRPr="00C35996" w14:paraId="78F8D878" w14:textId="77777777" w:rsidTr="00C35996">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0F44F3" w14:textId="77777777" w:rsidR="00C35996" w:rsidRPr="00C35996" w:rsidRDefault="00C35996" w:rsidP="00C35996">
            <w:pPr>
              <w:pStyle w:val="NoSpacing"/>
              <w:rPr>
                <w:lang w:eastAsia="en-IN"/>
              </w:rPr>
            </w:pPr>
            <w:r w:rsidRPr="00C35996">
              <w:rPr>
                <w:lang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DD50CA5" w14:textId="77777777" w:rsidR="00C35996" w:rsidRPr="00C35996" w:rsidRDefault="00C35996" w:rsidP="00C35996">
            <w:pPr>
              <w:pStyle w:val="NoSpacing"/>
              <w:rPr>
                <w:lang w:eastAsia="en-IN"/>
              </w:rPr>
            </w:pPr>
            <w:r w:rsidRPr="00C35996">
              <w:rPr>
                <w:lang w:eastAsia="en-IN"/>
              </w:rPr>
              <w:t>Method overloading is the compile-time polymorphism where more than one methods share the same name with different parameters or signature and different return type.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1530522" w14:textId="77777777" w:rsidR="00C35996" w:rsidRPr="00C35996" w:rsidRDefault="00C35996" w:rsidP="00C35996">
            <w:pPr>
              <w:pStyle w:val="NoSpacing"/>
              <w:rPr>
                <w:lang w:eastAsia="en-IN"/>
              </w:rPr>
            </w:pPr>
            <w:r w:rsidRPr="00C35996">
              <w:rPr>
                <w:lang w:eastAsia="en-IN"/>
              </w:rPr>
              <w:t>Method overriding is the runtime polymorphism having same method with same parameters or signature, but associated in different classes.</w:t>
            </w:r>
          </w:p>
        </w:tc>
      </w:tr>
      <w:tr w:rsidR="00C35996" w:rsidRPr="00C35996" w14:paraId="47930126" w14:textId="77777777" w:rsidTr="00C35996">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D955BBE" w14:textId="77777777" w:rsidR="00C35996" w:rsidRPr="00C35996" w:rsidRDefault="00C35996" w:rsidP="00C35996">
            <w:pPr>
              <w:pStyle w:val="NoSpacing"/>
              <w:rPr>
                <w:lang w:eastAsia="en-IN"/>
              </w:rPr>
            </w:pPr>
            <w:r w:rsidRPr="00C35996">
              <w:rPr>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5ED7471" w14:textId="77777777" w:rsidR="00C35996" w:rsidRPr="00C35996" w:rsidRDefault="00C35996" w:rsidP="00C35996">
            <w:pPr>
              <w:pStyle w:val="NoSpacing"/>
              <w:rPr>
                <w:lang w:eastAsia="en-IN"/>
              </w:rPr>
            </w:pPr>
            <w:r w:rsidRPr="00C35996">
              <w:rPr>
                <w:lang w:eastAsia="en-IN"/>
              </w:rPr>
              <w:t>It is achieved by function overloading and operator overloading.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1990CF5" w14:textId="77777777" w:rsidR="00C35996" w:rsidRPr="00C35996" w:rsidRDefault="00C35996" w:rsidP="00C35996">
            <w:pPr>
              <w:pStyle w:val="NoSpacing"/>
              <w:rPr>
                <w:lang w:eastAsia="en-IN"/>
              </w:rPr>
            </w:pPr>
            <w:r w:rsidRPr="00C35996">
              <w:rPr>
                <w:lang w:eastAsia="en-IN"/>
              </w:rPr>
              <w:t>It is achieved by virtual functions and pointers.</w:t>
            </w:r>
          </w:p>
        </w:tc>
      </w:tr>
      <w:tr w:rsidR="00C35996" w:rsidRPr="00C35996" w14:paraId="77D69009" w14:textId="77777777" w:rsidTr="00C35996">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D9FE917" w14:textId="77777777" w:rsidR="00C35996" w:rsidRPr="00C35996" w:rsidRDefault="00C35996" w:rsidP="00C35996">
            <w:pPr>
              <w:pStyle w:val="NoSpacing"/>
              <w:rPr>
                <w:lang w:eastAsia="en-IN"/>
              </w:rPr>
            </w:pPr>
            <w:r w:rsidRPr="00C35996">
              <w:rPr>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ABE12D7" w14:textId="77777777" w:rsidR="00C35996" w:rsidRPr="00C35996" w:rsidRDefault="00C35996" w:rsidP="00C35996">
            <w:pPr>
              <w:pStyle w:val="NoSpacing"/>
              <w:rPr>
                <w:lang w:eastAsia="en-IN"/>
              </w:rPr>
            </w:pPr>
            <w:r w:rsidRPr="00C35996">
              <w:rPr>
                <w:lang w:eastAsia="en-IN"/>
              </w:rPr>
              <w:t>It provides fast execution because the method that needs to be executed is known early at the compile time.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8E582C4" w14:textId="77777777" w:rsidR="00C35996" w:rsidRPr="00C35996" w:rsidRDefault="00C35996" w:rsidP="00C35996">
            <w:pPr>
              <w:pStyle w:val="NoSpacing"/>
              <w:rPr>
                <w:lang w:eastAsia="en-IN"/>
              </w:rPr>
            </w:pPr>
            <w:r w:rsidRPr="00C35996">
              <w:rPr>
                <w:lang w:eastAsia="en-IN"/>
              </w:rPr>
              <w:t>It provides slow execution as compare to early binding because the method that needs to be executed is known at the runtime.</w:t>
            </w:r>
          </w:p>
        </w:tc>
      </w:tr>
      <w:tr w:rsidR="00C35996" w:rsidRPr="00C35996" w14:paraId="2100853F" w14:textId="77777777" w:rsidTr="00C35996">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D60AC9E" w14:textId="77777777" w:rsidR="00C35996" w:rsidRPr="00C35996" w:rsidRDefault="00C35996" w:rsidP="00C35996">
            <w:pPr>
              <w:pStyle w:val="NoSpacing"/>
              <w:rPr>
                <w:lang w:eastAsia="en-IN"/>
              </w:rPr>
            </w:pPr>
            <w:r w:rsidRPr="00C35996">
              <w:rPr>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0CB1347" w14:textId="77777777" w:rsidR="00C35996" w:rsidRPr="00C35996" w:rsidRDefault="00C35996" w:rsidP="00C35996">
            <w:pPr>
              <w:pStyle w:val="NoSpacing"/>
              <w:rPr>
                <w:lang w:eastAsia="en-IN"/>
              </w:rPr>
            </w:pPr>
            <w:r w:rsidRPr="00C35996">
              <w:rPr>
                <w:lang w:eastAsia="en-IN"/>
              </w:rPr>
              <w:t>Compile time polymorphism is less flexible as all things execute at compile time.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9AF313C" w14:textId="77777777" w:rsidR="00C35996" w:rsidRPr="00C35996" w:rsidRDefault="00C35996" w:rsidP="00C35996">
            <w:pPr>
              <w:pStyle w:val="NoSpacing"/>
              <w:rPr>
                <w:lang w:eastAsia="en-IN"/>
              </w:rPr>
            </w:pPr>
            <w:r w:rsidRPr="00C35996">
              <w:rPr>
                <w:lang w:eastAsia="en-IN"/>
              </w:rPr>
              <w:t>Run time polymorphism is more flexible as all things execute at run time.</w:t>
            </w:r>
          </w:p>
        </w:tc>
      </w:tr>
    </w:tbl>
    <w:p w14:paraId="00404D73" w14:textId="77777777" w:rsidR="00352C60" w:rsidRPr="00C35996" w:rsidRDefault="00352C60" w:rsidP="00C35996">
      <w:pPr>
        <w:pStyle w:val="NoSpacing"/>
        <w:rPr>
          <w:rFonts w:ascii="Helvetica" w:hAnsi="Helvetica" w:cs="Helvetica"/>
          <w:color w:val="610B38"/>
          <w:lang w:eastAsia="en-IN"/>
        </w:rPr>
      </w:pPr>
    </w:p>
    <w:p w14:paraId="2DCE1C85" w14:textId="149DAE9C" w:rsidR="00A64644" w:rsidRPr="00352C60" w:rsidRDefault="00352C60">
      <w:pPr>
        <w:rPr>
          <w:rFonts w:ascii="Helvetica" w:eastAsia="Times New Roman" w:hAnsi="Helvetica" w:cs="Helvetica"/>
          <w:color w:val="610B38"/>
          <w:sz w:val="32"/>
          <w:szCs w:val="32"/>
          <w:lang w:eastAsia="en-IN"/>
        </w:rPr>
      </w:pPr>
      <w:r w:rsidRPr="00352C60">
        <w:rPr>
          <w:rFonts w:ascii="Helvetica" w:eastAsia="Times New Roman" w:hAnsi="Helvetica" w:cs="Helvetica"/>
          <w:color w:val="610B38"/>
          <w:sz w:val="32"/>
          <w:szCs w:val="32"/>
          <w:lang w:eastAsia="en-IN"/>
        </w:rPr>
        <w:t>Compile Time Polymorphism vs. Run</w:t>
      </w:r>
      <w:r>
        <w:rPr>
          <w:rFonts w:ascii="Helvetica" w:eastAsia="Times New Roman" w:hAnsi="Helvetica" w:cs="Helvetica"/>
          <w:color w:val="610B38"/>
          <w:sz w:val="32"/>
          <w:szCs w:val="32"/>
          <w:lang w:eastAsia="en-IN"/>
        </w:rPr>
        <w:t xml:space="preserve"> </w:t>
      </w:r>
      <w:r w:rsidRPr="00352C60">
        <w:rPr>
          <w:rFonts w:ascii="Helvetica" w:eastAsia="Times New Roman" w:hAnsi="Helvetica" w:cs="Helvetica"/>
          <w:color w:val="610B38"/>
          <w:sz w:val="32"/>
          <w:szCs w:val="32"/>
          <w:lang w:eastAsia="en-IN"/>
        </w:rPr>
        <w:t>Time Poly</w:t>
      </w:r>
      <w:r>
        <w:rPr>
          <w:rFonts w:ascii="Helvetica" w:eastAsia="Times New Roman" w:hAnsi="Helvetica" w:cs="Helvetica"/>
          <w:color w:val="610B38"/>
          <w:sz w:val="32"/>
          <w:szCs w:val="32"/>
          <w:lang w:eastAsia="en-IN"/>
        </w:rPr>
        <w:t>m</w:t>
      </w:r>
      <w:r w:rsidRPr="00352C60">
        <w:rPr>
          <w:rFonts w:ascii="Helvetica" w:eastAsia="Times New Roman" w:hAnsi="Helvetica" w:cs="Helvetica"/>
          <w:color w:val="610B38"/>
          <w:sz w:val="32"/>
          <w:szCs w:val="32"/>
          <w:lang w:eastAsia="en-IN"/>
        </w:rPr>
        <w:t>orphism</w:t>
      </w:r>
    </w:p>
    <w:p w14:paraId="1190A462" w14:textId="77777777" w:rsidR="00352C60" w:rsidRPr="00352C60" w:rsidRDefault="00352C60" w:rsidP="00352C60">
      <w:r w:rsidRPr="00352C60">
        <w:t>Compile Time Polymorphism: Whenever an object is bound with their functionality at the compile-time, this is known as the compile-time polymorphism. At compile-time, java knows which method to call by checking the method signatures. So this is called compile-time polymorphism or static or early binding. Compile-time polymorphism is achieved through </w:t>
      </w:r>
      <w:hyperlink r:id="rId8" w:history="1">
        <w:r w:rsidRPr="00352C60">
          <w:rPr>
            <w:rStyle w:val="Hyperlink"/>
          </w:rPr>
          <w:t>method overloading</w:t>
        </w:r>
      </w:hyperlink>
      <w:r w:rsidRPr="00352C60">
        <w:t xml:space="preserve">. Method Overloading says you can have more than one function with the same name in one class having a different prototype. Function overloading is one of the ways to achieve polymorphism but it </w:t>
      </w:r>
      <w:r w:rsidRPr="00352C60">
        <w:lastRenderedPageBreak/>
        <w:t>depends on technology that which type of polymorphism we adopt. In java, we achieve function overloading at compile-Time. The following is an example where compile-time polymorphism can be observed. </w:t>
      </w:r>
    </w:p>
    <w:p w14:paraId="753C9D14" w14:textId="6C0832C5" w:rsidR="00352C60" w:rsidRPr="00352C60" w:rsidRDefault="00352C60" w:rsidP="00352C60">
      <w:r w:rsidRPr="00352C60">
        <w:t>Run-Time Polymorphism: Whenever an object is bound with the functionality at run time, this is known as runtime polymorphism. The runtime polymorphism can be achieved by </w:t>
      </w:r>
      <w:hyperlink r:id="rId9" w:history="1">
        <w:r w:rsidRPr="00352C60">
          <w:rPr>
            <w:rStyle w:val="Hyperlink"/>
          </w:rPr>
          <w:t>method overriding</w:t>
        </w:r>
      </w:hyperlink>
      <w:r w:rsidRPr="00352C60">
        <w:t>. </w:t>
      </w:r>
      <w:hyperlink r:id="rId10" w:history="1">
        <w:r w:rsidRPr="00352C60">
          <w:rPr>
            <w:rStyle w:val="Hyperlink"/>
          </w:rPr>
          <w:t>Java virtual machine</w:t>
        </w:r>
      </w:hyperlink>
      <w:r w:rsidRPr="00352C60">
        <w:t> determines the proper method to call at the runtime, not at the compile time. It is also called dynamic or late binding. Method overriding says child class has the same method as declared in the parent class. It means if child class provides the specific implementation of the method that has been provided by one of its parent class then it is known as method overriding. The following is an example where runtime polymorphism can be observed. </w:t>
      </w:r>
    </w:p>
    <w:p w14:paraId="2FA0CF91" w14:textId="77777777" w:rsidR="008A139D" w:rsidRDefault="008A139D" w:rsidP="003F6931">
      <w:pPr>
        <w:pStyle w:val="Heading1"/>
      </w:pPr>
      <w:r>
        <w:t>THIS:-</w:t>
      </w:r>
    </w:p>
    <w:p w14:paraId="4747C03F" w14:textId="0C798DC8" w:rsidR="008A139D" w:rsidRDefault="008A139D" w:rsidP="003F6931">
      <w:pPr>
        <w:pStyle w:val="BodyText"/>
      </w:pPr>
      <w:r>
        <w:t xml:space="preserve">1) </w:t>
      </w:r>
      <w:r w:rsidR="003F6931">
        <w:t>“</w:t>
      </w:r>
      <w:r>
        <w:t>this</w:t>
      </w:r>
      <w:r w:rsidR="003F6931">
        <w:t>”</w:t>
      </w:r>
      <w:r>
        <w:t xml:space="preserve"> is a special reference variable or a Global variable that holds object address.</w:t>
      </w:r>
    </w:p>
    <w:p w14:paraId="26A7112C" w14:textId="1D8815CB" w:rsidR="008A139D" w:rsidRDefault="008A139D" w:rsidP="003F6931">
      <w:pPr>
        <w:pStyle w:val="BodyText"/>
      </w:pPr>
      <w:r>
        <w:t>2)When an object is created, it</w:t>
      </w:r>
      <w:r w:rsidR="003F6931">
        <w:t>’</w:t>
      </w:r>
      <w:r>
        <w:t xml:space="preserve">s address is to a reference variable, and also </w:t>
      </w:r>
      <w:r w:rsidR="003F6931">
        <w:t>“</w:t>
      </w:r>
      <w:r>
        <w:t>This</w:t>
      </w:r>
      <w:r w:rsidR="003F6931">
        <w:t>”</w:t>
      </w:r>
      <w:r>
        <w:t xml:space="preserve"> is created automatically, which points to OR holds the object address.</w:t>
      </w:r>
    </w:p>
    <w:p w14:paraId="724A881E" w14:textId="77777777" w:rsidR="008A139D" w:rsidRDefault="008A139D" w:rsidP="003F6931">
      <w:pPr>
        <w:pStyle w:val="BodyText"/>
      </w:pPr>
      <w:r>
        <w:t>3)Reference variable is created by Developers, but this() is created by compiler, at the time of creating Objects.</w:t>
      </w:r>
    </w:p>
    <w:p w14:paraId="3054DD83" w14:textId="472AFA5D" w:rsidR="008A139D" w:rsidRDefault="008A139D" w:rsidP="003F6931">
      <w:pPr>
        <w:pStyle w:val="BodyText"/>
      </w:pPr>
      <w:r>
        <w:t xml:space="preserve">4) We can declare </w:t>
      </w:r>
      <w:r w:rsidR="003F6931">
        <w:t>“</w:t>
      </w:r>
      <w:r>
        <w:t>this</w:t>
      </w:r>
      <w:r w:rsidR="003F6931">
        <w:t>”</w:t>
      </w:r>
      <w:r>
        <w:t xml:space="preserve"> in the static block, but it</w:t>
      </w:r>
      <w:r w:rsidR="003F6931">
        <w:t>’</w:t>
      </w:r>
      <w:r>
        <w:t xml:space="preserve">s a wrong </w:t>
      </w:r>
      <w:proofErr w:type="spellStart"/>
      <w:r>
        <w:t>way.compiler</w:t>
      </w:r>
      <w:proofErr w:type="spellEnd"/>
      <w:r>
        <w:t xml:space="preserve"> auto-corrects this to </w:t>
      </w:r>
      <w:proofErr w:type="spellStart"/>
      <w:r>
        <w:t>class_name</w:t>
      </w:r>
      <w:proofErr w:type="spellEnd"/>
      <w:r>
        <w:t xml:space="preserve"> like </w:t>
      </w:r>
      <w:r w:rsidR="003F6931">
        <w:t>“</w:t>
      </w:r>
      <w:proofErr w:type="spellStart"/>
      <w:r>
        <w:t>this.x</w:t>
      </w:r>
      <w:proofErr w:type="spellEnd"/>
      <w:r w:rsidR="003F6931">
        <w:t>”</w:t>
      </w:r>
      <w:r>
        <w:t xml:space="preserve"> to </w:t>
      </w:r>
      <w:r w:rsidR="003F6931">
        <w:t>“</w:t>
      </w:r>
      <w:proofErr w:type="spellStart"/>
      <w:r>
        <w:t>class_name.x</w:t>
      </w:r>
      <w:proofErr w:type="spellEnd"/>
      <w:r w:rsidR="003F6931">
        <w:t>”</w:t>
      </w:r>
      <w:r>
        <w:t>.</w:t>
      </w:r>
    </w:p>
    <w:p w14:paraId="42C2B2BF" w14:textId="3DB3875E" w:rsidR="008A139D" w:rsidRDefault="008A139D" w:rsidP="003F6931">
      <w:r>
        <w:t>5)</w:t>
      </w:r>
      <w:r w:rsidR="003F6931">
        <w:t>”</w:t>
      </w:r>
      <w:r>
        <w:t>this</w:t>
      </w:r>
      <w:r w:rsidR="003F6931">
        <w:t>”</w:t>
      </w:r>
      <w:r>
        <w:t xml:space="preserve"> cannot be used to call a constructor from inside non-static and static method.</w:t>
      </w:r>
    </w:p>
    <w:p w14:paraId="42502027" w14:textId="3BF2660B" w:rsidR="008A139D" w:rsidRDefault="008A139D" w:rsidP="003F6931">
      <w:r>
        <w:t xml:space="preserve">6)we can also call constructor , using </w:t>
      </w:r>
      <w:r w:rsidR="003F6931">
        <w:t>“</w:t>
      </w:r>
      <w:r>
        <w:t>this</w:t>
      </w:r>
      <w:r w:rsidR="003F6931">
        <w:t>”</w:t>
      </w:r>
      <w:r>
        <w:t>, but that call from another constructor only.</w:t>
      </w:r>
    </w:p>
    <w:p w14:paraId="16EE5F0C" w14:textId="77777777" w:rsidR="008A139D" w:rsidRDefault="008A139D" w:rsidP="003F6931">
      <w:r>
        <w:t>8)this should be the first statement inside constructor.</w:t>
      </w:r>
    </w:p>
    <w:p w14:paraId="76D8636B" w14:textId="77777777" w:rsidR="008A139D" w:rsidRDefault="008A139D" w:rsidP="003F6931">
      <w:pPr>
        <w:pStyle w:val="Heading1"/>
      </w:pPr>
      <w:r>
        <w:t>POLYMORPHISM:-</w:t>
      </w:r>
    </w:p>
    <w:p w14:paraId="666AE8EB" w14:textId="7D67FB21" w:rsidR="008A139D" w:rsidRDefault="008A139D" w:rsidP="003F6931">
      <w:pPr>
        <w:pStyle w:val="List"/>
      </w:pPr>
      <w:r>
        <w:t xml:space="preserve">1)Depending on the situation, it can take more </w:t>
      </w:r>
      <w:r w:rsidR="00D776F3">
        <w:t>than</w:t>
      </w:r>
      <w:r>
        <w:t xml:space="preserve"> one form.</w:t>
      </w:r>
    </w:p>
    <w:p w14:paraId="2E7672B0" w14:textId="77777777" w:rsidR="008A139D" w:rsidRDefault="008A139D" w:rsidP="003F6931">
      <w:pPr>
        <w:pStyle w:val="List"/>
      </w:pPr>
      <w:r>
        <w:t>Has 2 category:-</w:t>
      </w:r>
    </w:p>
    <w:p w14:paraId="111A9252" w14:textId="77777777" w:rsidR="008A139D" w:rsidRDefault="008A139D" w:rsidP="003F6931">
      <w:pPr>
        <w:pStyle w:val="List"/>
      </w:pPr>
      <w:r>
        <w:t>a)Method Overriding</w:t>
      </w:r>
    </w:p>
    <w:p w14:paraId="436C1919" w14:textId="77777777" w:rsidR="008A139D" w:rsidRDefault="008A139D" w:rsidP="003F6931">
      <w:pPr>
        <w:pStyle w:val="List"/>
      </w:pPr>
      <w:r>
        <w:t>b)Method Overloading</w:t>
      </w:r>
    </w:p>
    <w:p w14:paraId="250BAE99" w14:textId="77777777" w:rsidR="008A139D" w:rsidRDefault="008A139D" w:rsidP="003F6931">
      <w:pPr>
        <w:pStyle w:val="List"/>
      </w:pPr>
      <w:r>
        <w:t>Method Overriding:-</w:t>
      </w:r>
    </w:p>
    <w:p w14:paraId="4C35E73E" w14:textId="77777777" w:rsidR="008A139D" w:rsidRDefault="008A139D" w:rsidP="003F6931">
      <w:pPr>
        <w:pStyle w:val="List"/>
      </w:pPr>
      <w:r>
        <w:t xml:space="preserve">here we create a method in parent class and then inherit it. </w:t>
      </w:r>
    </w:p>
    <w:p w14:paraId="4AF51030" w14:textId="4B102647" w:rsidR="008A139D" w:rsidRDefault="008A139D" w:rsidP="003F6931">
      <w:pPr>
        <w:pStyle w:val="BodyText"/>
      </w:pPr>
      <w:r>
        <w:t>In child class we create another method with same name as that of parent</w:t>
      </w:r>
      <w:r w:rsidR="00783444">
        <w:t xml:space="preserve"> </w:t>
      </w:r>
      <w:r>
        <w:t>but modify its logic by creating another method in child class</w:t>
      </w:r>
    </w:p>
    <w:p w14:paraId="367AD309" w14:textId="77777777" w:rsidR="008A139D" w:rsidRDefault="008A139D" w:rsidP="003F6931">
      <w:pPr>
        <w:pStyle w:val="Heading1"/>
      </w:pPr>
      <w:r>
        <w:t xml:space="preserve">CONSTRUCTOR:- </w:t>
      </w:r>
    </w:p>
    <w:p w14:paraId="20FED2B1" w14:textId="77777777" w:rsidR="008A139D" w:rsidRDefault="008A139D" w:rsidP="003F6931">
      <w:r>
        <w:t>1)Constructor should have same name as that of class</w:t>
      </w:r>
    </w:p>
    <w:p w14:paraId="6AE5A2A5" w14:textId="77777777" w:rsidR="008A139D" w:rsidRDefault="008A139D" w:rsidP="003F6931">
      <w:r>
        <w:t>2)Constructors are internally by Default void in nature, so no return type.</w:t>
      </w:r>
    </w:p>
    <w:p w14:paraId="069D85B0" w14:textId="77777777" w:rsidR="008A139D" w:rsidRDefault="008A139D" w:rsidP="003F6931">
      <w:r>
        <w:t>3)Constructors are automatically called when we create objects inside it.</w:t>
      </w:r>
    </w:p>
    <w:p w14:paraId="641E5A39" w14:textId="77777777" w:rsidR="008A139D" w:rsidRDefault="008A139D" w:rsidP="003F6931">
      <w:r>
        <w:t>4)Constructors cannot be inherited.</w:t>
      </w:r>
    </w:p>
    <w:p w14:paraId="7B7819C4" w14:textId="77777777" w:rsidR="008A139D" w:rsidRDefault="008A139D" w:rsidP="003F6931">
      <w:r>
        <w:t>5)Constructor cannot be Overrided as inheritance is not possible.</w:t>
      </w:r>
    </w:p>
    <w:p w14:paraId="498164F8" w14:textId="125B13B8" w:rsidR="008A139D" w:rsidRDefault="008A139D" w:rsidP="003F6931">
      <w:r>
        <w:t>6)If we don</w:t>
      </w:r>
      <w:r w:rsidR="00783444">
        <w:t>’</w:t>
      </w:r>
      <w:r>
        <w:t>t create constructor explicitly, then compiler by default creates a Non-args Constructor</w:t>
      </w:r>
    </w:p>
    <w:p w14:paraId="040B662C" w14:textId="55B3A59A" w:rsidR="008A139D" w:rsidRDefault="008A139D" w:rsidP="003F6931">
      <w:pPr>
        <w:pStyle w:val="BodyText"/>
      </w:pPr>
      <w:r>
        <w:lastRenderedPageBreak/>
        <w:t>7)We can have as many constructors as want inside class, provided, they should have either different no. of Arguments or Diff. types of Arguments,thtswhy we achi</w:t>
      </w:r>
      <w:r w:rsidR="003D702E">
        <w:t>e</w:t>
      </w:r>
      <w:r>
        <w:t>ve overloading here and not overriding as cannot be inherited.</w:t>
      </w:r>
    </w:p>
    <w:p w14:paraId="013BA1C2" w14:textId="77777777" w:rsidR="008A139D" w:rsidRDefault="008A139D" w:rsidP="003F6931">
      <w:pPr>
        <w:pStyle w:val="Heading1"/>
      </w:pPr>
      <w:r>
        <w:t xml:space="preserve">CONSTRUCTOR OVERLOADING:- </w:t>
      </w:r>
    </w:p>
    <w:p w14:paraId="67B931CB" w14:textId="2780446C" w:rsidR="008A139D" w:rsidRDefault="008A139D" w:rsidP="003F6931">
      <w:pPr>
        <w:pStyle w:val="BodyText"/>
      </w:pPr>
      <w:r>
        <w:t>1)Overloading means involvement of more than one constructor but with different no. of argum</w:t>
      </w:r>
      <w:r w:rsidR="003D702E">
        <w:t>en</w:t>
      </w:r>
      <w:r>
        <w:t>t or diff. types of Args.</w:t>
      </w:r>
    </w:p>
    <w:p w14:paraId="1FC794F5" w14:textId="77777777" w:rsidR="008A139D" w:rsidRDefault="008A139D" w:rsidP="003F6931">
      <w:pPr>
        <w:pStyle w:val="Heading1"/>
      </w:pPr>
      <w:r>
        <w:t>DEFAULT CONSTRUCTOR:-</w:t>
      </w:r>
    </w:p>
    <w:p w14:paraId="46AA3825" w14:textId="37D11212" w:rsidR="008A139D" w:rsidRDefault="008A139D" w:rsidP="003F6931">
      <w:pPr>
        <w:pStyle w:val="BodyText"/>
      </w:pPr>
      <w:r>
        <w:t>1)when an object without argument is created, and we don</w:t>
      </w:r>
      <w:r w:rsidR="003F6931">
        <w:t>’</w:t>
      </w:r>
      <w:r>
        <w:t>t create  constructor, then compiler creates a .class file.</w:t>
      </w:r>
    </w:p>
    <w:p w14:paraId="0B38C5AD" w14:textId="77777777" w:rsidR="008A139D" w:rsidRPr="00A64644" w:rsidRDefault="008A139D" w:rsidP="003F6931">
      <w:pPr>
        <w:pStyle w:val="Heading2"/>
        <w:rPr>
          <w:sz w:val="32"/>
          <w:szCs w:val="32"/>
        </w:rPr>
      </w:pPr>
      <w:r w:rsidRPr="00A64644">
        <w:rPr>
          <w:sz w:val="32"/>
          <w:szCs w:val="32"/>
        </w:rPr>
        <w:t xml:space="preserve">2)While compiling it automatically creates an empty </w:t>
      </w:r>
      <w:proofErr w:type="spellStart"/>
      <w:r w:rsidRPr="00A64644">
        <w:rPr>
          <w:sz w:val="32"/>
          <w:szCs w:val="32"/>
        </w:rPr>
        <w:t>nO</w:t>
      </w:r>
      <w:proofErr w:type="spellEnd"/>
      <w:r w:rsidRPr="00A64644">
        <w:rPr>
          <w:sz w:val="32"/>
          <w:szCs w:val="32"/>
        </w:rPr>
        <w:t xml:space="preserve">-Args Constructor in .class </w:t>
      </w:r>
    </w:p>
    <w:p w14:paraId="1C043659" w14:textId="77777777" w:rsidR="008A139D" w:rsidRDefault="008A139D" w:rsidP="003F6931">
      <w:pPr>
        <w:pStyle w:val="BodyText"/>
      </w:pPr>
      <w:r>
        <w:t>3)Compiler creates Default constructor only when there is no arguments passed while creating objects.</w:t>
      </w:r>
    </w:p>
    <w:p w14:paraId="68A5A628" w14:textId="77777777" w:rsidR="008A139D" w:rsidRDefault="008A139D" w:rsidP="00A64644">
      <w:pPr>
        <w:pStyle w:val="NoSpacing"/>
      </w:pPr>
      <w:r>
        <w:t>//constructor overloading</w:t>
      </w:r>
    </w:p>
    <w:p w14:paraId="35E444B8" w14:textId="77777777" w:rsidR="008A139D" w:rsidRDefault="008A139D" w:rsidP="00A64644">
      <w:pPr>
        <w:pStyle w:val="NoSpacing"/>
      </w:pPr>
      <w:r>
        <w:t>class overload{</w:t>
      </w:r>
    </w:p>
    <w:p w14:paraId="112D07CF" w14:textId="1222BC8F" w:rsidR="008A139D" w:rsidRDefault="008A139D" w:rsidP="00A64644">
      <w:pPr>
        <w:pStyle w:val="NoSpacing"/>
      </w:pPr>
      <w:r>
        <w:t>//in default constructor we can have em</w:t>
      </w:r>
      <w:r w:rsidR="00783444">
        <w:t>p</w:t>
      </w:r>
      <w:r>
        <w:t>ty message or content inside it, but we cannot have any arguments.</w:t>
      </w:r>
    </w:p>
    <w:p w14:paraId="07915630" w14:textId="567F4100" w:rsidR="008A139D" w:rsidRDefault="008A139D" w:rsidP="00A64644">
      <w:pPr>
        <w:pStyle w:val="NoSpacing"/>
      </w:pPr>
      <w:r>
        <w:t>overload(char x){</w:t>
      </w:r>
    </w:p>
    <w:p w14:paraId="6DA41593" w14:textId="6AED81ED" w:rsidR="008A139D" w:rsidRDefault="008A139D" w:rsidP="00A64644">
      <w:pPr>
        <w:pStyle w:val="NoSpacing"/>
      </w:pPr>
      <w:r>
        <w:t>System.out.println();</w:t>
      </w:r>
    </w:p>
    <w:p w14:paraId="4ADC93B3" w14:textId="77777777" w:rsidR="008A139D" w:rsidRDefault="008A139D" w:rsidP="00A64644">
      <w:pPr>
        <w:pStyle w:val="NoSpacing"/>
      </w:pPr>
      <w:r>
        <w:tab/>
        <w:t>}</w:t>
      </w:r>
    </w:p>
    <w:p w14:paraId="0B1B1811" w14:textId="349E54A3" w:rsidR="008A139D" w:rsidRDefault="008A139D" w:rsidP="00A64644">
      <w:pPr>
        <w:pStyle w:val="NoSpacing"/>
      </w:pPr>
      <w:r>
        <w:t>overload(int x){</w:t>
      </w:r>
    </w:p>
    <w:p w14:paraId="2976F614" w14:textId="3921CEA7" w:rsidR="008A139D" w:rsidRDefault="008A139D" w:rsidP="00A64644">
      <w:pPr>
        <w:pStyle w:val="NoSpacing"/>
      </w:pPr>
    </w:p>
    <w:p w14:paraId="53CB360E" w14:textId="77777777" w:rsidR="008A139D" w:rsidRDefault="008A139D" w:rsidP="00A64644">
      <w:pPr>
        <w:pStyle w:val="NoSpacing"/>
      </w:pPr>
      <w:r>
        <w:tab/>
        <w:t>}</w:t>
      </w:r>
    </w:p>
    <w:p w14:paraId="445CF59B" w14:textId="36229E3A" w:rsidR="008A139D" w:rsidRDefault="008A139D" w:rsidP="00A64644">
      <w:pPr>
        <w:pStyle w:val="NoSpacing"/>
      </w:pPr>
      <w:r>
        <w:t>main(){</w:t>
      </w:r>
    </w:p>
    <w:p w14:paraId="3D47044A" w14:textId="41803480" w:rsidR="008A139D" w:rsidRDefault="008A139D" w:rsidP="00A64644">
      <w:pPr>
        <w:pStyle w:val="NoSpacing"/>
      </w:pPr>
      <w:r>
        <w:tab/>
        <w:t>}</w:t>
      </w:r>
    </w:p>
    <w:p w14:paraId="6E6AF614" w14:textId="77777777" w:rsidR="00E03D7B" w:rsidRDefault="00E03D7B" w:rsidP="00A64644">
      <w:pPr>
        <w:pStyle w:val="NoSpacing"/>
      </w:pPr>
    </w:p>
    <w:p w14:paraId="7F3C6A7C" w14:textId="77777777" w:rsidR="00E03D7B" w:rsidRPr="00E03D7B" w:rsidRDefault="00E03D7B" w:rsidP="00E03D7B">
      <w:pPr>
        <w:pStyle w:val="Heading3"/>
        <w:spacing w:before="0"/>
        <w:rPr>
          <w:rFonts w:ascii="Arial" w:hAnsi="Arial" w:cs="Arial"/>
          <w:b/>
          <w:bCs/>
          <w:color w:val="000000" w:themeColor="text1"/>
          <w:sz w:val="32"/>
          <w:szCs w:val="32"/>
          <w:u w:val="single"/>
        </w:rPr>
      </w:pPr>
      <w:r w:rsidRPr="00E03D7B">
        <w:rPr>
          <w:rFonts w:ascii="Arial" w:hAnsi="Arial" w:cs="Arial"/>
          <w:b/>
          <w:bCs/>
          <w:color w:val="000000" w:themeColor="text1"/>
          <w:sz w:val="32"/>
          <w:szCs w:val="32"/>
          <w:u w:val="single"/>
        </w:rPr>
        <w:t>Example of Static and Dynamic Binding</w:t>
      </w:r>
    </w:p>
    <w:p w14:paraId="4BCE0AD0"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FastFood</w:t>
      </w:r>
      <w:proofErr w:type="spellEnd"/>
      <w:r>
        <w:rPr>
          <w:rStyle w:val="pln"/>
          <w:color w:val="000000"/>
          <w:sz w:val="23"/>
          <w:szCs w:val="23"/>
        </w:rPr>
        <w:t xml:space="preserve"> </w:t>
      </w:r>
      <w:r>
        <w:rPr>
          <w:rStyle w:val="pun"/>
          <w:color w:val="666600"/>
          <w:sz w:val="23"/>
          <w:szCs w:val="23"/>
        </w:rPr>
        <w:t>{</w:t>
      </w:r>
    </w:p>
    <w:p w14:paraId="3A819977"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w:t>
      </w:r>
      <w:r>
        <w:rPr>
          <w:rStyle w:val="pun"/>
          <w:color w:val="666600"/>
          <w:sz w:val="23"/>
          <w:szCs w:val="23"/>
        </w:rPr>
        <w:t>()</w:t>
      </w:r>
      <w:r>
        <w:rPr>
          <w:rStyle w:val="pln"/>
          <w:color w:val="000000"/>
          <w:sz w:val="23"/>
          <w:szCs w:val="23"/>
        </w:rPr>
        <w:t xml:space="preserve"> </w:t>
      </w:r>
      <w:r>
        <w:rPr>
          <w:rStyle w:val="pun"/>
          <w:color w:val="666600"/>
          <w:sz w:val="23"/>
          <w:szCs w:val="23"/>
        </w:rPr>
        <w:t>{</w:t>
      </w:r>
    </w:p>
    <w:p w14:paraId="18E94426"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 xml:space="preserve">"Creating in </w:t>
      </w:r>
      <w:proofErr w:type="spellStart"/>
      <w:r>
        <w:rPr>
          <w:rStyle w:val="str"/>
          <w:color w:val="008800"/>
          <w:sz w:val="23"/>
          <w:szCs w:val="23"/>
        </w:rPr>
        <w:t>FastFood</w:t>
      </w:r>
      <w:proofErr w:type="spellEnd"/>
      <w:r>
        <w:rPr>
          <w:rStyle w:val="str"/>
          <w:color w:val="008800"/>
          <w:sz w:val="23"/>
          <w:szCs w:val="23"/>
        </w:rPr>
        <w:t xml:space="preserve"> class"</w:t>
      </w:r>
      <w:r>
        <w:rPr>
          <w:rStyle w:val="pun"/>
          <w:color w:val="666600"/>
          <w:sz w:val="23"/>
          <w:szCs w:val="23"/>
        </w:rPr>
        <w:t>);</w:t>
      </w:r>
    </w:p>
    <w:p w14:paraId="47E81815"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w:t>
      </w:r>
      <w:r>
        <w:rPr>
          <w:rStyle w:val="pun"/>
          <w:color w:val="666600"/>
          <w:sz w:val="23"/>
          <w:szCs w:val="23"/>
        </w:rPr>
        <w:t>}</w:t>
      </w:r>
    </w:p>
    <w:p w14:paraId="2DF0B2E6"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un"/>
          <w:color w:val="666600"/>
          <w:sz w:val="23"/>
          <w:szCs w:val="23"/>
        </w:rPr>
        <w:t>}</w:t>
      </w:r>
    </w:p>
    <w:p w14:paraId="060BF029"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Pizza</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proofErr w:type="spellStart"/>
      <w:r>
        <w:rPr>
          <w:rStyle w:val="typ"/>
          <w:color w:val="660066"/>
          <w:sz w:val="23"/>
          <w:szCs w:val="23"/>
        </w:rPr>
        <w:t>FastFood</w:t>
      </w:r>
      <w:proofErr w:type="spellEnd"/>
      <w:r>
        <w:rPr>
          <w:rStyle w:val="pln"/>
          <w:color w:val="000000"/>
          <w:sz w:val="23"/>
          <w:szCs w:val="23"/>
        </w:rPr>
        <w:t xml:space="preserve"> </w:t>
      </w:r>
      <w:r>
        <w:rPr>
          <w:rStyle w:val="pun"/>
          <w:color w:val="666600"/>
          <w:sz w:val="23"/>
          <w:szCs w:val="23"/>
        </w:rPr>
        <w:t>{</w:t>
      </w:r>
    </w:p>
    <w:p w14:paraId="1308F6C4"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w:t>
      </w:r>
      <w:r>
        <w:rPr>
          <w:rStyle w:val="pun"/>
          <w:color w:val="666600"/>
          <w:sz w:val="23"/>
          <w:szCs w:val="23"/>
        </w:rPr>
        <w:t>()</w:t>
      </w:r>
      <w:r>
        <w:rPr>
          <w:rStyle w:val="pln"/>
          <w:color w:val="000000"/>
          <w:sz w:val="23"/>
          <w:szCs w:val="23"/>
        </w:rPr>
        <w:t xml:space="preserve"> </w:t>
      </w:r>
      <w:r>
        <w:rPr>
          <w:rStyle w:val="pun"/>
          <w:color w:val="666600"/>
          <w:sz w:val="23"/>
          <w:szCs w:val="23"/>
        </w:rPr>
        <w:t>{</w:t>
      </w:r>
    </w:p>
    <w:p w14:paraId="59EF7493"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"Creating in Pizza class"</w:t>
      </w:r>
      <w:r>
        <w:rPr>
          <w:rStyle w:val="pun"/>
          <w:color w:val="666600"/>
          <w:sz w:val="23"/>
          <w:szCs w:val="23"/>
        </w:rPr>
        <w:t>);</w:t>
      </w:r>
    </w:p>
    <w:p w14:paraId="52580E28"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w:t>
      </w:r>
      <w:r>
        <w:rPr>
          <w:rStyle w:val="pun"/>
          <w:color w:val="666600"/>
          <w:sz w:val="23"/>
          <w:szCs w:val="23"/>
        </w:rPr>
        <w:t>}</w:t>
      </w:r>
    </w:p>
    <w:p w14:paraId="1723FDCF"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un"/>
          <w:color w:val="666600"/>
          <w:sz w:val="23"/>
          <w:szCs w:val="23"/>
        </w:rPr>
        <w:t>}</w:t>
      </w:r>
    </w:p>
    <w:p w14:paraId="5ACCA98B"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Main</w:t>
      </w:r>
      <w:r>
        <w:rPr>
          <w:rStyle w:val="pln"/>
          <w:color w:val="000000"/>
          <w:sz w:val="23"/>
          <w:szCs w:val="23"/>
        </w:rPr>
        <w:t xml:space="preserve"> </w:t>
      </w:r>
      <w:r>
        <w:rPr>
          <w:rStyle w:val="pun"/>
          <w:color w:val="666600"/>
          <w:sz w:val="23"/>
          <w:szCs w:val="23"/>
        </w:rPr>
        <w:t>{</w:t>
      </w:r>
    </w:p>
    <w:p w14:paraId="78910DF0"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6FD0A539"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lastRenderedPageBreak/>
        <w:t xml:space="preserve">      </w:t>
      </w:r>
      <w:proofErr w:type="spellStart"/>
      <w:r>
        <w:rPr>
          <w:rStyle w:val="typ"/>
          <w:color w:val="660066"/>
          <w:sz w:val="23"/>
          <w:szCs w:val="23"/>
        </w:rPr>
        <w:t>FastFood</w:t>
      </w:r>
      <w:proofErr w:type="spellEnd"/>
      <w:r>
        <w:rPr>
          <w:rStyle w:val="pln"/>
          <w:color w:val="000000"/>
          <w:sz w:val="23"/>
          <w:szCs w:val="23"/>
        </w:rPr>
        <w:t xml:space="preserve"> </w:t>
      </w:r>
      <w:proofErr w:type="spellStart"/>
      <w:r>
        <w:rPr>
          <w:rStyle w:val="pln"/>
          <w:color w:val="000000"/>
          <w:sz w:val="23"/>
          <w:szCs w:val="23"/>
        </w:rPr>
        <w:t>fastFood</w:t>
      </w:r>
      <w:proofErr w:type="spellEnd"/>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spellStart"/>
      <w:r>
        <w:rPr>
          <w:rStyle w:val="typ"/>
          <w:color w:val="660066"/>
          <w:sz w:val="23"/>
          <w:szCs w:val="23"/>
        </w:rPr>
        <w:t>FastFood</w:t>
      </w:r>
      <w:proofErr w:type="spellEnd"/>
      <w:r>
        <w:rPr>
          <w:rStyle w:val="pun"/>
          <w:color w:val="666600"/>
          <w:sz w:val="23"/>
          <w:szCs w:val="23"/>
        </w:rPr>
        <w:t>();</w:t>
      </w:r>
    </w:p>
    <w:p w14:paraId="325F716C"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xml:space="preserve">      </w:t>
      </w:r>
      <w:proofErr w:type="spellStart"/>
      <w:r>
        <w:rPr>
          <w:rStyle w:val="pln"/>
          <w:color w:val="000000"/>
          <w:sz w:val="23"/>
          <w:szCs w:val="23"/>
        </w:rPr>
        <w:t>fastFood</w:t>
      </w:r>
      <w:r>
        <w:rPr>
          <w:rStyle w:val="pun"/>
          <w:color w:val="666600"/>
          <w:sz w:val="23"/>
          <w:szCs w:val="23"/>
        </w:rPr>
        <w:t>.</w:t>
      </w:r>
      <w:r>
        <w:rPr>
          <w:rStyle w:val="pln"/>
          <w:color w:val="000000"/>
          <w:sz w:val="23"/>
          <w:szCs w:val="23"/>
        </w:rPr>
        <w:t>create</w:t>
      </w:r>
      <w:proofErr w:type="spellEnd"/>
      <w:r>
        <w:rPr>
          <w:rStyle w:val="pun"/>
          <w:color w:val="666600"/>
          <w:sz w:val="23"/>
          <w:szCs w:val="23"/>
        </w:rPr>
        <w:t>();</w:t>
      </w:r>
    </w:p>
    <w:p w14:paraId="128EFD80"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xml:space="preserve">      </w:t>
      </w:r>
      <w:r>
        <w:rPr>
          <w:rStyle w:val="com"/>
          <w:rFonts w:eastAsiaTheme="majorEastAsia"/>
          <w:color w:val="880000"/>
          <w:sz w:val="23"/>
          <w:szCs w:val="23"/>
        </w:rPr>
        <w:t>//Dynamic binding</w:t>
      </w:r>
    </w:p>
    <w:p w14:paraId="129FD2FF"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xml:space="preserve">      </w:t>
      </w:r>
      <w:proofErr w:type="spellStart"/>
      <w:r>
        <w:rPr>
          <w:rStyle w:val="typ"/>
          <w:color w:val="660066"/>
          <w:sz w:val="23"/>
          <w:szCs w:val="23"/>
        </w:rPr>
        <w:t>FastFood</w:t>
      </w:r>
      <w:proofErr w:type="spellEnd"/>
      <w:r>
        <w:rPr>
          <w:rStyle w:val="pln"/>
          <w:color w:val="000000"/>
          <w:sz w:val="23"/>
          <w:szCs w:val="23"/>
        </w:rPr>
        <w:t xml:space="preserve"> </w:t>
      </w:r>
      <w:proofErr w:type="spellStart"/>
      <w:r>
        <w:rPr>
          <w:rStyle w:val="pln"/>
          <w:color w:val="000000"/>
          <w:sz w:val="23"/>
          <w:szCs w:val="23"/>
        </w:rPr>
        <w:t>pza</w:t>
      </w:r>
      <w:proofErr w:type="spellEnd"/>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Pizza</w:t>
      </w:r>
      <w:r>
        <w:rPr>
          <w:rStyle w:val="pun"/>
          <w:color w:val="666600"/>
          <w:sz w:val="23"/>
          <w:szCs w:val="23"/>
        </w:rPr>
        <w:t>();</w:t>
      </w:r>
    </w:p>
    <w:p w14:paraId="186E3CA8"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xml:space="preserve">      </w:t>
      </w:r>
      <w:proofErr w:type="spellStart"/>
      <w:r>
        <w:rPr>
          <w:rStyle w:val="pln"/>
          <w:color w:val="000000"/>
          <w:sz w:val="23"/>
          <w:szCs w:val="23"/>
        </w:rPr>
        <w:t>pza</w:t>
      </w:r>
      <w:r>
        <w:rPr>
          <w:rStyle w:val="pun"/>
          <w:color w:val="666600"/>
          <w:sz w:val="23"/>
          <w:szCs w:val="23"/>
        </w:rPr>
        <w:t>.</w:t>
      </w:r>
      <w:r>
        <w:rPr>
          <w:rStyle w:val="pln"/>
          <w:color w:val="000000"/>
          <w:sz w:val="23"/>
          <w:szCs w:val="23"/>
        </w:rPr>
        <w:t>create</w:t>
      </w:r>
      <w:proofErr w:type="spellEnd"/>
      <w:r>
        <w:rPr>
          <w:rStyle w:val="pun"/>
          <w:color w:val="666600"/>
          <w:sz w:val="23"/>
          <w:szCs w:val="23"/>
        </w:rPr>
        <w:t>();</w:t>
      </w:r>
    </w:p>
    <w:p w14:paraId="5819BF76"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rStyle w:val="pln"/>
          <w:color w:val="000000"/>
          <w:sz w:val="23"/>
          <w:szCs w:val="23"/>
        </w:rPr>
      </w:pPr>
      <w:r>
        <w:rPr>
          <w:rStyle w:val="pln"/>
          <w:color w:val="000000"/>
          <w:sz w:val="23"/>
          <w:szCs w:val="23"/>
        </w:rPr>
        <w:t>   </w:t>
      </w:r>
      <w:r>
        <w:rPr>
          <w:rStyle w:val="pun"/>
          <w:color w:val="666600"/>
          <w:sz w:val="23"/>
          <w:szCs w:val="23"/>
        </w:rPr>
        <w:t>}</w:t>
      </w:r>
    </w:p>
    <w:p w14:paraId="6ED3082D" w14:textId="77777777" w:rsidR="00E03D7B" w:rsidRDefault="00E03D7B" w:rsidP="00E03D7B">
      <w:pPr>
        <w:pStyle w:val="HTMLPreformatted"/>
        <w:pBdr>
          <w:top w:val="single" w:sz="6" w:space="0" w:color="888888"/>
          <w:left w:val="single" w:sz="6" w:space="0" w:color="888888"/>
          <w:bottom w:val="single" w:sz="6" w:space="0" w:color="888888"/>
          <w:right w:val="single" w:sz="6" w:space="0" w:color="888888"/>
        </w:pBdr>
        <w:shd w:val="clear" w:color="auto" w:fill="EEEEEE"/>
        <w:spacing w:before="120" w:after="120"/>
        <w:rPr>
          <w:sz w:val="23"/>
          <w:szCs w:val="23"/>
        </w:rPr>
      </w:pPr>
      <w:r>
        <w:rPr>
          <w:rStyle w:val="pun"/>
          <w:color w:val="666600"/>
          <w:sz w:val="23"/>
          <w:szCs w:val="23"/>
        </w:rPr>
        <w:t>}</w:t>
      </w:r>
    </w:p>
    <w:p w14:paraId="3524C874" w14:textId="77777777" w:rsidR="00E03D7B" w:rsidRDefault="00E03D7B" w:rsidP="00A64644">
      <w:pPr>
        <w:pStyle w:val="NoSpacing"/>
      </w:pPr>
    </w:p>
    <w:p w14:paraId="7CE87A41" w14:textId="77777777" w:rsidR="00391189" w:rsidRDefault="00391189" w:rsidP="008A139D">
      <w:pPr>
        <w:rPr>
          <w:b/>
          <w:bCs/>
          <w:sz w:val="32"/>
          <w:szCs w:val="32"/>
        </w:rPr>
      </w:pPr>
    </w:p>
    <w:p w14:paraId="687C6193" w14:textId="723F2E84" w:rsidR="008A139D" w:rsidRPr="002F75EA" w:rsidRDefault="002F75EA" w:rsidP="008A139D">
      <w:pPr>
        <w:rPr>
          <w:b/>
          <w:bCs/>
          <w:sz w:val="32"/>
          <w:szCs w:val="32"/>
        </w:rPr>
      </w:pPr>
      <w:r>
        <w:rPr>
          <w:b/>
          <w:bCs/>
          <w:sz w:val="32"/>
          <w:szCs w:val="32"/>
        </w:rPr>
        <w:t>C</w:t>
      </w:r>
      <w:r w:rsidRPr="002F75EA">
        <w:rPr>
          <w:b/>
          <w:bCs/>
          <w:sz w:val="32"/>
          <w:szCs w:val="32"/>
        </w:rPr>
        <w:t>an we declare an interface final or not?</w:t>
      </w:r>
    </w:p>
    <w:p w14:paraId="6101E619" w14:textId="0AA72844" w:rsidR="002F75EA" w:rsidRDefault="00994E36" w:rsidP="00994E36">
      <w:pPr>
        <w:pStyle w:val="NoSpacing"/>
        <w:rPr>
          <w:shd w:val="clear" w:color="auto" w:fill="FFFFFF"/>
        </w:rPr>
      </w:pPr>
      <w:r w:rsidRPr="00994E36">
        <w:rPr>
          <w:b/>
          <w:bCs/>
          <w:shd w:val="clear" w:color="auto" w:fill="FFFFFF"/>
        </w:rPr>
        <w:t>Ans.</w:t>
      </w:r>
      <w:r>
        <w:rPr>
          <w:b/>
          <w:bCs/>
          <w:shd w:val="clear" w:color="auto" w:fill="FFFFFF"/>
        </w:rPr>
        <w:t xml:space="preserve"> </w:t>
      </w:r>
      <w:r w:rsidR="002F75EA">
        <w:rPr>
          <w:b/>
          <w:bCs/>
          <w:shd w:val="clear" w:color="auto" w:fill="FFFFFF"/>
        </w:rPr>
        <w:t xml:space="preserve">No, we </w:t>
      </w:r>
      <w:proofErr w:type="spellStart"/>
      <w:r w:rsidR="002F75EA">
        <w:rPr>
          <w:b/>
          <w:bCs/>
          <w:shd w:val="clear" w:color="auto" w:fill="FFFFFF"/>
        </w:rPr>
        <w:t>can not</w:t>
      </w:r>
      <w:proofErr w:type="spellEnd"/>
      <w:r w:rsidR="002F75EA">
        <w:rPr>
          <w:b/>
          <w:bCs/>
          <w:shd w:val="clear" w:color="auto" w:fill="FFFFFF"/>
        </w:rPr>
        <w:t xml:space="preserve"> declare interface as final</w:t>
      </w:r>
      <w:r w:rsidR="002F75EA">
        <w:rPr>
          <w:shd w:val="clear" w:color="auto" w:fill="FFFFFF"/>
        </w:rPr>
        <w:t> . Interface in Java is similar to a class but it contains only abstract methods and fields, which are final and static . Since all the methods are abstract ; therefore, we cannot instantiate interface.</w:t>
      </w:r>
    </w:p>
    <w:p w14:paraId="0594507A" w14:textId="76B8D6D4" w:rsidR="00994E36" w:rsidRDefault="00994E36" w:rsidP="00994E36">
      <w:pPr>
        <w:pStyle w:val="NoSpacing"/>
        <w:rPr>
          <w:rFonts w:ascii="Trebuchet MS" w:hAnsi="Trebuchet MS"/>
          <w:color w:val="000000"/>
        </w:rPr>
      </w:pPr>
      <w:r>
        <w:rPr>
          <w:rFonts w:ascii="inherit" w:hAnsi="inherit"/>
          <w:color w:val="000000"/>
        </w:rPr>
        <w:t xml:space="preserve">No, an abstract class </w:t>
      </w:r>
      <w:proofErr w:type="spellStart"/>
      <w:r>
        <w:rPr>
          <w:rFonts w:ascii="inherit" w:hAnsi="inherit"/>
          <w:color w:val="000000"/>
        </w:rPr>
        <w:t>can not</w:t>
      </w:r>
      <w:proofErr w:type="spellEnd"/>
      <w:r>
        <w:rPr>
          <w:rFonts w:ascii="inherit" w:hAnsi="inherit"/>
          <w:color w:val="000000"/>
        </w:rPr>
        <w:t xml:space="preserve"> be final in Java. Making them final will stop the abstract class from being extended, which is the only way to use an abstract class. They are also opposite of each other, </w:t>
      </w:r>
      <w:r>
        <w:rPr>
          <w:rFonts w:ascii="Courier New" w:hAnsi="Courier New" w:cs="Courier New"/>
          <w:color w:val="000000"/>
        </w:rPr>
        <w:t>abstract</w:t>
      </w:r>
      <w:r>
        <w:rPr>
          <w:rFonts w:ascii="inherit" w:hAnsi="inherit"/>
          <w:color w:val="000000"/>
        </w:rPr>
        <w:t> keyword enforces to extend a class, for using it, on the other hand, </w:t>
      </w:r>
      <w:hyperlink r:id="rId11" w:history="1">
        <w:r>
          <w:rPr>
            <w:rStyle w:val="Hyperlink"/>
            <w:rFonts w:ascii="inherit" w:hAnsi="inherit"/>
            <w:color w:val="0066CC"/>
          </w:rPr>
          <w:t>final keyword</w:t>
        </w:r>
      </w:hyperlink>
      <w:r>
        <w:rPr>
          <w:rFonts w:ascii="inherit" w:hAnsi="inherit"/>
          <w:color w:val="000000"/>
        </w:rPr>
        <w:t> prevents a class from being extended. </w:t>
      </w:r>
    </w:p>
    <w:p w14:paraId="48D7B6C3" w14:textId="66CA8C7B" w:rsidR="00994E36" w:rsidRDefault="00994E36" w:rsidP="00994E36">
      <w:pPr>
        <w:pStyle w:val="NoSpacing"/>
        <w:ind w:firstLine="720"/>
        <w:rPr>
          <w:shd w:val="clear" w:color="auto" w:fill="FFFFFF"/>
        </w:rPr>
      </w:pPr>
      <w:r>
        <w:rPr>
          <w:rFonts w:ascii="inherit" w:hAnsi="inherit"/>
          <w:color w:val="000000"/>
        </w:rPr>
        <w:t xml:space="preserve">In real-world also, abstract signifies incompleteness, while final is used to demonstrate completeness. The bottom line is, you </w:t>
      </w:r>
      <w:proofErr w:type="spellStart"/>
      <w:r>
        <w:rPr>
          <w:rFonts w:ascii="inherit" w:hAnsi="inherit"/>
          <w:color w:val="000000"/>
        </w:rPr>
        <w:t>can not</w:t>
      </w:r>
      <w:proofErr w:type="spellEnd"/>
      <w:r>
        <w:rPr>
          <w:rFonts w:ascii="inherit" w:hAnsi="inherit"/>
          <w:color w:val="000000"/>
        </w:rPr>
        <w:t xml:space="preserve"> make your class </w:t>
      </w:r>
      <w:r>
        <w:rPr>
          <w:rFonts w:ascii="Courier New" w:hAnsi="Courier New" w:cs="Courier New"/>
          <w:color w:val="000000"/>
        </w:rPr>
        <w:t>abstract</w:t>
      </w:r>
      <w:r>
        <w:rPr>
          <w:rFonts w:ascii="inherit" w:hAnsi="inherit"/>
          <w:color w:val="000000"/>
        </w:rPr>
        <w:t> and </w:t>
      </w:r>
      <w:r>
        <w:rPr>
          <w:rFonts w:ascii="Courier New" w:hAnsi="Courier New" w:cs="Courier New"/>
          <w:color w:val="000000"/>
        </w:rPr>
        <w:t>final</w:t>
      </w:r>
      <w:r>
        <w:rPr>
          <w:rFonts w:ascii="inherit" w:hAnsi="inherit"/>
          <w:color w:val="000000"/>
        </w:rPr>
        <w:t> in Java, at the same time, it’s a compile-time error.</w:t>
      </w:r>
      <w:r>
        <w:rPr>
          <w:shd w:val="clear" w:color="auto" w:fill="FFFFFF"/>
        </w:rPr>
        <w:t xml:space="preserve"> </w:t>
      </w:r>
    </w:p>
    <w:p w14:paraId="61124CE6" w14:textId="29106781" w:rsidR="006C5725" w:rsidRDefault="006C5725" w:rsidP="008A139D">
      <w:pPr>
        <w:rPr>
          <w:rFonts w:ascii="Arial" w:hAnsi="Arial" w:cs="Arial"/>
          <w:b/>
          <w:color w:val="202124"/>
          <w:sz w:val="32"/>
          <w:szCs w:val="32"/>
          <w:shd w:val="clear" w:color="auto" w:fill="FFFFFF"/>
        </w:rPr>
      </w:pPr>
      <w:r w:rsidRPr="006C5725">
        <w:rPr>
          <w:rFonts w:ascii="Arial" w:hAnsi="Arial" w:cs="Arial"/>
          <w:b/>
          <w:color w:val="202124"/>
          <w:sz w:val="32"/>
          <w:szCs w:val="32"/>
          <w:shd w:val="clear" w:color="auto" w:fill="FFFFFF"/>
        </w:rPr>
        <w:t>What is blank final Variable?</w:t>
      </w:r>
    </w:p>
    <w:p w14:paraId="755F8DDC" w14:textId="260D02A0" w:rsidR="00A8308B" w:rsidRPr="00A8308B" w:rsidRDefault="00A8308B" w:rsidP="008A139D">
      <w:pPr>
        <w:rPr>
          <w:rFonts w:ascii="Arial" w:hAnsi="Arial" w:cs="Arial"/>
          <w:b/>
          <w:color w:val="202124"/>
          <w:sz w:val="24"/>
          <w:szCs w:val="24"/>
          <w:shd w:val="clear" w:color="auto" w:fill="FFFFFF"/>
        </w:rPr>
      </w:pPr>
      <w:r w:rsidRPr="00A8308B">
        <w:rPr>
          <w:rFonts w:ascii="Arial" w:hAnsi="Arial" w:cs="Arial"/>
          <w:b/>
          <w:color w:val="202124"/>
          <w:sz w:val="24"/>
          <w:szCs w:val="24"/>
          <w:shd w:val="clear" w:color="auto" w:fill="FFFFFF"/>
        </w:rPr>
        <w:t>Ans.</w:t>
      </w:r>
    </w:p>
    <w:p w14:paraId="58C26473" w14:textId="601537F4"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b/>
          <w:bCs/>
          <w:color w:val="F92672"/>
          <w:spacing w:val="2"/>
          <w:sz w:val="16"/>
          <w:szCs w:val="16"/>
          <w:bdr w:val="none" w:sz="0" w:space="0" w:color="auto" w:frame="1"/>
          <w:lang w:eastAsia="en-IN"/>
        </w:rPr>
        <w:t>class</w:t>
      </w:r>
      <w:r w:rsidRPr="005A7FC0">
        <w:rPr>
          <w:rFonts w:ascii="Consolas" w:eastAsia="Times New Roman" w:hAnsi="Consolas" w:cs="Times New Roman"/>
          <w:color w:val="FFFFFF"/>
          <w:spacing w:val="2"/>
          <w:sz w:val="16"/>
          <w:szCs w:val="16"/>
          <w:lang w:eastAsia="en-IN"/>
        </w:rPr>
        <w:t xml:space="preserve"> </w:t>
      </w:r>
      <w:r w:rsidRPr="005A7FC0">
        <w:rPr>
          <w:rFonts w:ascii="Consolas" w:eastAsia="Times New Roman" w:hAnsi="Consolas" w:cs="Courier New"/>
          <w:color w:val="F8F8F2"/>
          <w:spacing w:val="2"/>
          <w:sz w:val="16"/>
          <w:szCs w:val="16"/>
          <w:bdr w:val="none" w:sz="0" w:space="0" w:color="auto" w:frame="1"/>
          <w:lang w:eastAsia="en-IN"/>
        </w:rPr>
        <w:t>Test</w:t>
      </w:r>
    </w:p>
    <w:p w14:paraId="34947B9A"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8F8F2"/>
          <w:spacing w:val="2"/>
          <w:sz w:val="16"/>
          <w:szCs w:val="16"/>
          <w:bdr w:val="none" w:sz="0" w:space="0" w:color="auto" w:frame="1"/>
          <w:lang w:eastAsia="en-IN"/>
        </w:rPr>
        <w:t>{</w:t>
      </w:r>
    </w:p>
    <w:p w14:paraId="3F568508"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75715E"/>
          <w:spacing w:val="2"/>
          <w:sz w:val="16"/>
          <w:szCs w:val="16"/>
          <w:bdr w:val="none" w:sz="0" w:space="0" w:color="auto" w:frame="1"/>
          <w:lang w:eastAsia="en-IN"/>
        </w:rPr>
        <w:t>// We can initialize here, but if we</w:t>
      </w:r>
    </w:p>
    <w:p w14:paraId="753A65AF"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75715E"/>
          <w:spacing w:val="2"/>
          <w:sz w:val="16"/>
          <w:szCs w:val="16"/>
          <w:bdr w:val="none" w:sz="0" w:space="0" w:color="auto" w:frame="1"/>
          <w:lang w:eastAsia="en-IN"/>
        </w:rPr>
        <w:t>// initialize here, then all objects get</w:t>
      </w:r>
    </w:p>
    <w:p w14:paraId="5C5BEC59"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75715E"/>
          <w:spacing w:val="2"/>
          <w:sz w:val="16"/>
          <w:szCs w:val="16"/>
          <w:bdr w:val="none" w:sz="0" w:space="0" w:color="auto" w:frame="1"/>
          <w:lang w:eastAsia="en-IN"/>
        </w:rPr>
        <w:t>// the same value.  So we use blank final</w:t>
      </w:r>
    </w:p>
    <w:p w14:paraId="4F947DD3" w14:textId="22AAC70B"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b/>
          <w:bCs/>
          <w:color w:val="F92672"/>
          <w:spacing w:val="2"/>
          <w:sz w:val="16"/>
          <w:szCs w:val="16"/>
          <w:bdr w:val="none" w:sz="0" w:space="0" w:color="auto" w:frame="1"/>
          <w:lang w:eastAsia="en-IN"/>
        </w:rPr>
        <w:t>final</w:t>
      </w:r>
      <w:r w:rsidRPr="005A7FC0">
        <w:rPr>
          <w:rFonts w:ascii="Consolas" w:eastAsia="Times New Roman" w:hAnsi="Consolas" w:cs="Times New Roman"/>
          <w:color w:val="FFFFFF"/>
          <w:spacing w:val="2"/>
          <w:sz w:val="16"/>
          <w:szCs w:val="16"/>
          <w:lang w:eastAsia="en-IN"/>
        </w:rPr>
        <w:t xml:space="preserve"> </w:t>
      </w:r>
      <w:r w:rsidRPr="005A7FC0">
        <w:rPr>
          <w:rFonts w:ascii="Consolas" w:eastAsia="Times New Roman" w:hAnsi="Consolas" w:cs="Courier New"/>
          <w:b/>
          <w:bCs/>
          <w:color w:val="F92672"/>
          <w:spacing w:val="2"/>
          <w:sz w:val="16"/>
          <w:szCs w:val="16"/>
          <w:bdr w:val="none" w:sz="0" w:space="0" w:color="auto" w:frame="1"/>
          <w:lang w:eastAsia="en-IN"/>
        </w:rPr>
        <w:t>int</w:t>
      </w:r>
      <w:r w:rsidRPr="005A7FC0">
        <w:rPr>
          <w:rFonts w:ascii="Consolas" w:eastAsia="Times New Roman" w:hAnsi="Consolas" w:cs="Times New Roman"/>
          <w:color w:val="FFFFFF"/>
          <w:spacing w:val="2"/>
          <w:sz w:val="16"/>
          <w:szCs w:val="16"/>
          <w:lang w:eastAsia="en-IN"/>
        </w:rPr>
        <w:t xml:space="preserve"> </w:t>
      </w:r>
      <w:r w:rsidRPr="005A7FC0">
        <w:rPr>
          <w:rFonts w:ascii="Consolas" w:eastAsia="Times New Roman" w:hAnsi="Consolas" w:cs="Courier New"/>
          <w:color w:val="F8F8F2"/>
          <w:spacing w:val="2"/>
          <w:sz w:val="16"/>
          <w:szCs w:val="16"/>
          <w:bdr w:val="none" w:sz="0" w:space="0" w:color="auto" w:frame="1"/>
          <w:lang w:eastAsia="en-IN"/>
        </w:rPr>
        <w:t>i;</w:t>
      </w:r>
    </w:p>
    <w:p w14:paraId="0EABDDC0"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F8F8F2"/>
          <w:spacing w:val="2"/>
          <w:sz w:val="16"/>
          <w:szCs w:val="16"/>
          <w:bdr w:val="none" w:sz="0" w:space="0" w:color="auto" w:frame="1"/>
          <w:lang w:eastAsia="en-IN"/>
        </w:rPr>
        <w:t>Test(</w:t>
      </w:r>
      <w:r w:rsidRPr="005A7FC0">
        <w:rPr>
          <w:rFonts w:ascii="Consolas" w:eastAsia="Times New Roman" w:hAnsi="Consolas" w:cs="Courier New"/>
          <w:b/>
          <w:bCs/>
          <w:color w:val="F92672"/>
          <w:spacing w:val="2"/>
          <w:sz w:val="16"/>
          <w:szCs w:val="16"/>
          <w:bdr w:val="none" w:sz="0" w:space="0" w:color="auto" w:frame="1"/>
          <w:lang w:eastAsia="en-IN"/>
        </w:rPr>
        <w:t>int</w:t>
      </w:r>
      <w:r w:rsidRPr="005A7FC0">
        <w:rPr>
          <w:rFonts w:ascii="Consolas" w:eastAsia="Times New Roman" w:hAnsi="Consolas" w:cs="Times New Roman"/>
          <w:color w:val="FFFFFF"/>
          <w:spacing w:val="2"/>
          <w:sz w:val="16"/>
          <w:szCs w:val="16"/>
          <w:lang w:eastAsia="en-IN"/>
        </w:rPr>
        <w:t xml:space="preserve"> </w:t>
      </w:r>
      <w:r w:rsidRPr="005A7FC0">
        <w:rPr>
          <w:rFonts w:ascii="Consolas" w:eastAsia="Times New Roman" w:hAnsi="Consolas" w:cs="Courier New"/>
          <w:color w:val="F8F8F2"/>
          <w:spacing w:val="2"/>
          <w:sz w:val="16"/>
          <w:szCs w:val="16"/>
          <w:bdr w:val="none" w:sz="0" w:space="0" w:color="auto" w:frame="1"/>
          <w:lang w:eastAsia="en-IN"/>
        </w:rPr>
        <w:t>x)</w:t>
      </w:r>
    </w:p>
    <w:p w14:paraId="7266B6E9"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F8F8F2"/>
          <w:spacing w:val="2"/>
          <w:sz w:val="16"/>
          <w:szCs w:val="16"/>
          <w:bdr w:val="none" w:sz="0" w:space="0" w:color="auto" w:frame="1"/>
          <w:lang w:eastAsia="en-IN"/>
        </w:rPr>
        <w:t>{</w:t>
      </w:r>
    </w:p>
    <w:p w14:paraId="6983F045"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75715E"/>
          <w:spacing w:val="2"/>
          <w:sz w:val="16"/>
          <w:szCs w:val="16"/>
          <w:bdr w:val="none" w:sz="0" w:space="0" w:color="auto" w:frame="1"/>
          <w:lang w:eastAsia="en-IN"/>
        </w:rPr>
        <w:t>// Since we have initialized above, we</w:t>
      </w:r>
    </w:p>
    <w:p w14:paraId="05A56900"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75715E"/>
          <w:spacing w:val="2"/>
          <w:sz w:val="16"/>
          <w:szCs w:val="16"/>
          <w:bdr w:val="none" w:sz="0" w:space="0" w:color="auto" w:frame="1"/>
          <w:lang w:eastAsia="en-IN"/>
        </w:rPr>
        <w:t>// must initialize i in constructor.</w:t>
      </w:r>
    </w:p>
    <w:p w14:paraId="35B9E7FD"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75715E"/>
          <w:spacing w:val="2"/>
          <w:sz w:val="16"/>
          <w:szCs w:val="16"/>
          <w:bdr w:val="none" w:sz="0" w:space="0" w:color="auto" w:frame="1"/>
          <w:lang w:eastAsia="en-IN"/>
        </w:rPr>
        <w:t>// If we remove this line, we get compiler</w:t>
      </w:r>
    </w:p>
    <w:p w14:paraId="38059739"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75715E"/>
          <w:spacing w:val="2"/>
          <w:sz w:val="16"/>
          <w:szCs w:val="16"/>
          <w:bdr w:val="none" w:sz="0" w:space="0" w:color="auto" w:frame="1"/>
          <w:lang w:eastAsia="en-IN"/>
        </w:rPr>
        <w:t>// error.</w:t>
      </w:r>
    </w:p>
    <w:p w14:paraId="49873608"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F8F8F2"/>
          <w:spacing w:val="2"/>
          <w:sz w:val="16"/>
          <w:szCs w:val="16"/>
          <w:bdr w:val="none" w:sz="0" w:space="0" w:color="auto" w:frame="1"/>
          <w:lang w:eastAsia="en-IN"/>
        </w:rPr>
        <w:t>i = x;</w:t>
      </w:r>
    </w:p>
    <w:p w14:paraId="63309FF4"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FFFFF"/>
          <w:spacing w:val="2"/>
          <w:sz w:val="16"/>
          <w:szCs w:val="16"/>
          <w:bdr w:val="none" w:sz="0" w:space="0" w:color="auto" w:frame="1"/>
          <w:lang w:eastAsia="en-IN"/>
        </w:rPr>
        <w:t>    </w:t>
      </w:r>
      <w:r w:rsidRPr="005A7FC0">
        <w:rPr>
          <w:rFonts w:ascii="Consolas" w:eastAsia="Times New Roman" w:hAnsi="Consolas" w:cs="Courier New"/>
          <w:color w:val="F8F8F2"/>
          <w:spacing w:val="2"/>
          <w:sz w:val="16"/>
          <w:szCs w:val="16"/>
          <w:bdr w:val="none" w:sz="0" w:space="0" w:color="auto" w:frame="1"/>
          <w:lang w:eastAsia="en-IN"/>
        </w:rPr>
        <w:t>}</w:t>
      </w:r>
    </w:p>
    <w:p w14:paraId="5B7545AE" w14:textId="77777777" w:rsidR="005A7FC0" w:rsidRPr="005A7FC0" w:rsidRDefault="005A7FC0" w:rsidP="005A7FC0">
      <w:pPr>
        <w:shd w:val="clear" w:color="auto" w:fill="272822"/>
        <w:spacing w:after="0" w:line="288" w:lineRule="atLeast"/>
        <w:textAlignment w:val="baseline"/>
        <w:rPr>
          <w:rFonts w:ascii="Consolas" w:eastAsia="Times New Roman" w:hAnsi="Consolas" w:cs="Times New Roman"/>
          <w:color w:val="FFFFFF"/>
          <w:spacing w:val="2"/>
          <w:sz w:val="16"/>
          <w:szCs w:val="16"/>
          <w:lang w:eastAsia="en-IN"/>
        </w:rPr>
      </w:pPr>
      <w:r w:rsidRPr="005A7FC0">
        <w:rPr>
          <w:rFonts w:ascii="Consolas" w:eastAsia="Times New Roman" w:hAnsi="Consolas" w:cs="Courier New"/>
          <w:color w:val="F8F8F2"/>
          <w:spacing w:val="2"/>
          <w:sz w:val="16"/>
          <w:szCs w:val="16"/>
          <w:bdr w:val="none" w:sz="0" w:space="0" w:color="auto" w:frame="1"/>
          <w:lang w:eastAsia="en-IN"/>
        </w:rPr>
        <w:t>}</w:t>
      </w:r>
    </w:p>
    <w:p w14:paraId="14F6C27F" w14:textId="5CDD9FDC" w:rsidR="005A7FC0" w:rsidRDefault="005A7FC0" w:rsidP="008A139D"/>
    <w:p w14:paraId="353F4AC7" w14:textId="638FD683" w:rsidR="00191BFD" w:rsidRPr="00191BFD" w:rsidRDefault="00191BFD" w:rsidP="00191BFD">
      <w:pPr>
        <w:pStyle w:val="NoSpacing"/>
        <w:rPr>
          <w:b/>
          <w:sz w:val="32"/>
          <w:szCs w:val="32"/>
        </w:rPr>
      </w:pPr>
      <w:r w:rsidRPr="00191BFD">
        <w:rPr>
          <w:b/>
          <w:sz w:val="32"/>
          <w:szCs w:val="32"/>
        </w:rPr>
        <w:t>What is Final Parameter?</w:t>
      </w:r>
    </w:p>
    <w:p w14:paraId="368AC30A" w14:textId="317CEB31" w:rsidR="00191BFD" w:rsidRDefault="00A8308B" w:rsidP="00191BFD">
      <w:pPr>
        <w:pStyle w:val="NoSpacing"/>
      </w:pPr>
      <w:r>
        <w:rPr>
          <w:b/>
        </w:rPr>
        <w:t xml:space="preserve">Ans. </w:t>
      </w:r>
      <w:r w:rsidR="00191BFD">
        <w:t>public class Test{</w:t>
      </w:r>
    </w:p>
    <w:p w14:paraId="04692E61" w14:textId="77777777" w:rsidR="00191BFD" w:rsidRDefault="00191BFD" w:rsidP="00191BFD">
      <w:pPr>
        <w:pStyle w:val="NoSpacing"/>
      </w:pPr>
      <w:r>
        <w:t xml:space="preserve">   public void sample(final int data){</w:t>
      </w:r>
    </w:p>
    <w:p w14:paraId="5224E740" w14:textId="77777777" w:rsidR="00191BFD" w:rsidRDefault="00191BFD" w:rsidP="00191BFD">
      <w:pPr>
        <w:pStyle w:val="NoSpacing"/>
      </w:pPr>
      <w:r>
        <w:t xml:space="preserve">       data =600;</w:t>
      </w:r>
    </w:p>
    <w:p w14:paraId="6CC85BF0" w14:textId="77777777" w:rsidR="00191BFD" w:rsidRDefault="00191BFD" w:rsidP="00191BFD">
      <w:pPr>
        <w:pStyle w:val="NoSpacing"/>
      </w:pPr>
      <w:r>
        <w:lastRenderedPageBreak/>
        <w:t xml:space="preserve">      System.out.println(data);</w:t>
      </w:r>
    </w:p>
    <w:p w14:paraId="5D7BF049" w14:textId="77777777" w:rsidR="00191BFD" w:rsidRDefault="00191BFD" w:rsidP="00191BFD">
      <w:pPr>
        <w:pStyle w:val="NoSpacing"/>
      </w:pPr>
      <w:r>
        <w:t xml:space="preserve">   }</w:t>
      </w:r>
    </w:p>
    <w:p w14:paraId="76BE0226" w14:textId="77777777" w:rsidR="00191BFD" w:rsidRDefault="00191BFD" w:rsidP="00191BFD">
      <w:pPr>
        <w:pStyle w:val="NoSpacing"/>
      </w:pPr>
      <w:r>
        <w:t xml:space="preserve">   public static void main(String args[]) throws Exception{</w:t>
      </w:r>
    </w:p>
    <w:p w14:paraId="72655FA4" w14:textId="77777777" w:rsidR="00191BFD" w:rsidRDefault="00191BFD" w:rsidP="00191BFD">
      <w:pPr>
        <w:pStyle w:val="NoSpacing"/>
      </w:pPr>
      <w:r>
        <w:t xml:space="preserve">      Test t = new Test();</w:t>
      </w:r>
    </w:p>
    <w:p w14:paraId="36130FE3" w14:textId="77777777" w:rsidR="00191BFD" w:rsidRDefault="00191BFD" w:rsidP="00191BFD">
      <w:pPr>
        <w:pStyle w:val="NoSpacing"/>
      </w:pPr>
      <w:r>
        <w:t xml:space="preserve">      </w:t>
      </w:r>
      <w:proofErr w:type="spellStart"/>
      <w:r>
        <w:t>t.sample</w:t>
      </w:r>
      <w:proofErr w:type="spellEnd"/>
      <w:r>
        <w:t>(500);</w:t>
      </w:r>
    </w:p>
    <w:p w14:paraId="1455544E" w14:textId="77777777" w:rsidR="00191BFD" w:rsidRDefault="00191BFD" w:rsidP="00191BFD">
      <w:pPr>
        <w:pStyle w:val="NoSpacing"/>
      </w:pPr>
      <w:r>
        <w:t xml:space="preserve">   }</w:t>
      </w:r>
    </w:p>
    <w:p w14:paraId="3D4A9DE7" w14:textId="19393F8D" w:rsidR="00191BFD" w:rsidRDefault="00191BFD" w:rsidP="00191BFD">
      <w:pPr>
        <w:pStyle w:val="NoSpacing"/>
      </w:pPr>
      <w:r>
        <w:t>}</w:t>
      </w:r>
    </w:p>
    <w:p w14:paraId="1453D7A8" w14:textId="77777777" w:rsidR="00882F39" w:rsidRPr="00882F39" w:rsidRDefault="00882F39" w:rsidP="00882F39">
      <w:pPr>
        <w:pStyle w:val="NoSpacing"/>
        <w:rPr>
          <w:rFonts w:ascii="Helvetica" w:hAnsi="Helvetica" w:cs="Helvetica"/>
          <w:b/>
          <w:bCs/>
          <w:color w:val="610B38"/>
          <w:sz w:val="28"/>
          <w:szCs w:val="28"/>
        </w:rPr>
      </w:pPr>
      <w:r w:rsidRPr="00882F39">
        <w:rPr>
          <w:rFonts w:ascii="Helvetica" w:hAnsi="Helvetica" w:cs="Helvetica"/>
          <w:b/>
          <w:bCs/>
          <w:color w:val="610B38"/>
          <w:sz w:val="28"/>
          <w:szCs w:val="28"/>
        </w:rPr>
        <w:t>Advantage of Java inner classes:</w:t>
      </w:r>
    </w:p>
    <w:p w14:paraId="04EFC4D0" w14:textId="5EDB0B78" w:rsidR="00882F39" w:rsidRPr="00882F39" w:rsidRDefault="00882F39" w:rsidP="00A1646C">
      <w:pPr>
        <w:pStyle w:val="NoSpacing"/>
        <w:numPr>
          <w:ilvl w:val="0"/>
          <w:numId w:val="36"/>
        </w:numPr>
      </w:pPr>
      <w:r w:rsidRPr="00882F39">
        <w:t>Nested classes represent a particular type of relationship that is </w:t>
      </w:r>
      <w:r w:rsidRPr="00882F39">
        <w:rPr>
          <w:rStyle w:val="Strong"/>
          <w:rFonts w:ascii="Segoe UI" w:hAnsi="Segoe UI" w:cs="Segoe UI"/>
          <w:color w:val="000000"/>
        </w:rPr>
        <w:t>it can access all the members (data members and methods) of the outer class,</w:t>
      </w:r>
      <w:r w:rsidRPr="00882F39">
        <w:t> including private.</w:t>
      </w:r>
    </w:p>
    <w:p w14:paraId="6A7792D0" w14:textId="77777777" w:rsidR="00882F39" w:rsidRDefault="00882F39" w:rsidP="00A1646C">
      <w:pPr>
        <w:pStyle w:val="NoSpacing"/>
        <w:numPr>
          <w:ilvl w:val="0"/>
          <w:numId w:val="36"/>
        </w:numPr>
      </w:pPr>
      <w:r w:rsidRPr="00882F39">
        <w:t>Nested classes are used </w:t>
      </w:r>
      <w:r w:rsidRPr="00882F39">
        <w:rPr>
          <w:rStyle w:val="Strong"/>
          <w:rFonts w:ascii="Segoe UI" w:hAnsi="Segoe UI" w:cs="Segoe UI"/>
          <w:color w:val="000000"/>
        </w:rPr>
        <w:t>to develop more readable and maintainable code</w:t>
      </w:r>
      <w:r w:rsidRPr="00882F39">
        <w:t> because it logically group classes and interfaces in one place only</w:t>
      </w:r>
      <w:r>
        <w:t xml:space="preserve">. </w:t>
      </w:r>
    </w:p>
    <w:p w14:paraId="1C88FE42" w14:textId="107B6FAA" w:rsidR="00882F39" w:rsidRDefault="00882F39" w:rsidP="00A1646C">
      <w:pPr>
        <w:pStyle w:val="NoSpacing"/>
        <w:numPr>
          <w:ilvl w:val="0"/>
          <w:numId w:val="36"/>
        </w:numPr>
      </w:pPr>
      <w:r w:rsidRPr="00882F39">
        <w:rPr>
          <w:rStyle w:val="Strong"/>
          <w:rFonts w:ascii="Segoe UI" w:hAnsi="Segoe UI" w:cs="Segoe UI"/>
          <w:color w:val="000000"/>
        </w:rPr>
        <w:t>Code Optimization</w:t>
      </w:r>
      <w:r w:rsidRPr="00882F39">
        <w:t>: It requires less code to write.</w:t>
      </w:r>
    </w:p>
    <w:p w14:paraId="30037575" w14:textId="77777777" w:rsidR="00882F39" w:rsidRPr="00882F39" w:rsidRDefault="00882F39" w:rsidP="00882F39">
      <w:pPr>
        <w:pStyle w:val="Heading3"/>
        <w:shd w:val="clear" w:color="auto" w:fill="FFFFFF"/>
        <w:spacing w:line="312" w:lineRule="atLeast"/>
        <w:jc w:val="both"/>
        <w:rPr>
          <w:rFonts w:ascii="Helvetica" w:hAnsi="Helvetica" w:cs="Helvetica"/>
          <w:color w:val="610B38"/>
          <w:sz w:val="28"/>
          <w:szCs w:val="28"/>
        </w:rPr>
      </w:pPr>
      <w:r w:rsidRPr="00882F39">
        <w:rPr>
          <w:rFonts w:ascii="Helvetica" w:hAnsi="Helvetica" w:cs="Helvetica"/>
          <w:b/>
          <w:bCs/>
          <w:color w:val="610B38"/>
          <w:sz w:val="28"/>
          <w:szCs w:val="28"/>
        </w:rPr>
        <w:t>Difference between nested class and inner class in Java</w:t>
      </w:r>
    </w:p>
    <w:p w14:paraId="0FBDCF6A" w14:textId="77777777" w:rsidR="00882F39" w:rsidRDefault="00882F39" w:rsidP="00882F39">
      <w:pPr>
        <w:pStyle w:val="NormalWeb"/>
        <w:shd w:val="clear" w:color="auto" w:fill="FFFFFF"/>
        <w:jc w:val="both"/>
        <w:rPr>
          <w:rFonts w:ascii="Segoe UI" w:hAnsi="Segoe UI" w:cs="Segoe UI"/>
          <w:color w:val="333333"/>
        </w:rPr>
      </w:pPr>
      <w:r>
        <w:rPr>
          <w:rFonts w:ascii="Segoe UI" w:hAnsi="Segoe UI" w:cs="Segoe UI"/>
          <w:color w:val="333333"/>
        </w:rPr>
        <w:t>An inner class is a part of a nested class. Non-static nested classes are known as inner classes.</w:t>
      </w:r>
    </w:p>
    <w:p w14:paraId="7FCADB0A" w14:textId="77777777" w:rsidR="00882F39" w:rsidRPr="00882F39" w:rsidRDefault="00882F39" w:rsidP="00882F39">
      <w:pPr>
        <w:pStyle w:val="Heading3"/>
        <w:shd w:val="clear" w:color="auto" w:fill="FFFFFF"/>
        <w:spacing w:line="312" w:lineRule="atLeast"/>
        <w:jc w:val="both"/>
        <w:rPr>
          <w:rFonts w:ascii="Helvetica" w:hAnsi="Helvetica" w:cs="Helvetica"/>
          <w:color w:val="610B38"/>
          <w:sz w:val="28"/>
          <w:szCs w:val="28"/>
        </w:rPr>
      </w:pPr>
      <w:r w:rsidRPr="00882F39">
        <w:rPr>
          <w:rFonts w:ascii="Helvetica" w:hAnsi="Helvetica" w:cs="Helvetica"/>
          <w:b/>
          <w:bCs/>
          <w:color w:val="610B38"/>
          <w:sz w:val="28"/>
          <w:szCs w:val="28"/>
        </w:rPr>
        <w:t>Types of Nested classes</w:t>
      </w:r>
    </w:p>
    <w:p w14:paraId="2441FE0E" w14:textId="77777777" w:rsidR="00882F39" w:rsidRPr="000B792C" w:rsidRDefault="00882F39" w:rsidP="00882F39">
      <w:pPr>
        <w:pStyle w:val="NormalWeb"/>
        <w:shd w:val="clear" w:color="auto" w:fill="FFFFFF"/>
        <w:jc w:val="both"/>
        <w:rPr>
          <w:rFonts w:ascii="Bahnschrift" w:hAnsi="Bahnschrift" w:cs="Segoe UI"/>
          <w:color w:val="333333"/>
        </w:rPr>
      </w:pPr>
      <w:r w:rsidRPr="000B792C">
        <w:rPr>
          <w:rFonts w:ascii="Bahnschrift" w:hAnsi="Bahnschrift" w:cs="Segoe UI"/>
          <w:color w:val="333333"/>
        </w:rPr>
        <w:t>There are two types of nested classes non-static and static nested classes. The non-static nested classes are also known as inner classes.</w:t>
      </w:r>
    </w:p>
    <w:p w14:paraId="12BC1676" w14:textId="77777777" w:rsidR="00882F39" w:rsidRPr="000B792C" w:rsidRDefault="00882F39" w:rsidP="00A1646C">
      <w:pPr>
        <w:numPr>
          <w:ilvl w:val="0"/>
          <w:numId w:val="35"/>
        </w:numPr>
        <w:shd w:val="clear" w:color="auto" w:fill="FFFFFF"/>
        <w:spacing w:before="60" w:after="100" w:afterAutospacing="1" w:line="375" w:lineRule="atLeast"/>
        <w:jc w:val="both"/>
        <w:rPr>
          <w:rFonts w:ascii="Bahnschrift" w:hAnsi="Bahnschrift" w:cs="Segoe UI"/>
          <w:color w:val="000000"/>
        </w:rPr>
      </w:pPr>
      <w:r w:rsidRPr="000B792C">
        <w:rPr>
          <w:rFonts w:ascii="Bahnschrift" w:hAnsi="Bahnschrift" w:cs="Segoe UI"/>
          <w:color w:val="000000"/>
        </w:rPr>
        <w:t>Non-static nested class (inner class)</w:t>
      </w:r>
    </w:p>
    <w:p w14:paraId="54B66942" w14:textId="77777777" w:rsidR="00882F39" w:rsidRPr="000B792C" w:rsidRDefault="00882F39" w:rsidP="00A1646C">
      <w:pPr>
        <w:numPr>
          <w:ilvl w:val="1"/>
          <w:numId w:val="35"/>
        </w:numPr>
        <w:shd w:val="clear" w:color="auto" w:fill="FFFFFF"/>
        <w:spacing w:before="60" w:after="100" w:afterAutospacing="1" w:line="375" w:lineRule="atLeast"/>
        <w:jc w:val="both"/>
        <w:rPr>
          <w:rFonts w:ascii="Bahnschrift" w:hAnsi="Bahnschrift" w:cs="Segoe UI"/>
          <w:color w:val="000000"/>
        </w:rPr>
      </w:pPr>
      <w:r w:rsidRPr="000B792C">
        <w:rPr>
          <w:rFonts w:ascii="Bahnschrift" w:hAnsi="Bahnschrift" w:cs="Segoe UI"/>
          <w:color w:val="000000"/>
        </w:rPr>
        <w:t>Member inner class</w:t>
      </w:r>
    </w:p>
    <w:p w14:paraId="74F0F23F" w14:textId="77777777" w:rsidR="00882F39" w:rsidRPr="000B792C" w:rsidRDefault="00882F39" w:rsidP="00A1646C">
      <w:pPr>
        <w:numPr>
          <w:ilvl w:val="1"/>
          <w:numId w:val="35"/>
        </w:numPr>
        <w:shd w:val="clear" w:color="auto" w:fill="FFFFFF"/>
        <w:spacing w:before="60" w:after="100" w:afterAutospacing="1" w:line="375" w:lineRule="atLeast"/>
        <w:jc w:val="both"/>
        <w:rPr>
          <w:rFonts w:ascii="Bahnschrift" w:hAnsi="Bahnschrift" w:cs="Segoe UI"/>
          <w:color w:val="000000"/>
        </w:rPr>
      </w:pPr>
      <w:r w:rsidRPr="000B792C">
        <w:rPr>
          <w:rFonts w:ascii="Bahnschrift" w:hAnsi="Bahnschrift" w:cs="Segoe UI"/>
          <w:color w:val="000000"/>
        </w:rPr>
        <w:t>Anonymous inner class</w:t>
      </w:r>
    </w:p>
    <w:p w14:paraId="5A8A62F5" w14:textId="77777777" w:rsidR="00882F39" w:rsidRPr="000B792C" w:rsidRDefault="00882F39" w:rsidP="00A1646C">
      <w:pPr>
        <w:numPr>
          <w:ilvl w:val="1"/>
          <w:numId w:val="35"/>
        </w:numPr>
        <w:shd w:val="clear" w:color="auto" w:fill="FFFFFF"/>
        <w:spacing w:before="60" w:after="100" w:afterAutospacing="1" w:line="375" w:lineRule="atLeast"/>
        <w:jc w:val="both"/>
        <w:rPr>
          <w:rFonts w:ascii="Bahnschrift" w:hAnsi="Bahnschrift" w:cs="Segoe UI"/>
          <w:color w:val="000000"/>
        </w:rPr>
      </w:pPr>
      <w:r w:rsidRPr="000B792C">
        <w:rPr>
          <w:rFonts w:ascii="Bahnschrift" w:hAnsi="Bahnschrift" w:cs="Segoe UI"/>
          <w:color w:val="000000"/>
        </w:rPr>
        <w:t>Local inner class</w:t>
      </w:r>
    </w:p>
    <w:p w14:paraId="4447CE2D" w14:textId="68D98164" w:rsidR="00882F39" w:rsidRPr="000B792C" w:rsidRDefault="00882F39" w:rsidP="00A1646C">
      <w:pPr>
        <w:numPr>
          <w:ilvl w:val="0"/>
          <w:numId w:val="35"/>
        </w:numPr>
        <w:shd w:val="clear" w:color="auto" w:fill="FFFFFF"/>
        <w:spacing w:before="60" w:after="100" w:afterAutospacing="1" w:line="375" w:lineRule="atLeast"/>
        <w:jc w:val="both"/>
        <w:rPr>
          <w:rFonts w:ascii="Segoe UI" w:hAnsi="Segoe UI" w:cs="Segoe UI"/>
          <w:color w:val="000000"/>
        </w:rPr>
      </w:pPr>
      <w:r w:rsidRPr="000B792C">
        <w:rPr>
          <w:rFonts w:ascii="Bahnschrift" w:hAnsi="Bahnschrift" w:cs="Segoe UI"/>
          <w:color w:val="000000"/>
        </w:rPr>
        <w:t>Static</w:t>
      </w:r>
      <w:r>
        <w:rPr>
          <w:rFonts w:ascii="Segoe UI" w:hAnsi="Segoe UI" w:cs="Segoe UI"/>
          <w:color w:val="000000"/>
        </w:rPr>
        <w:t xml:space="preserve"> nested class</w:t>
      </w:r>
    </w:p>
    <w:p w14:paraId="06B82450" w14:textId="77777777" w:rsidR="008A139D" w:rsidRDefault="008A139D" w:rsidP="003F6931">
      <w:pPr>
        <w:pStyle w:val="Heading2"/>
      </w:pPr>
      <w:r>
        <w:t>What IS JDK?</w:t>
      </w:r>
    </w:p>
    <w:p w14:paraId="6155D7B8" w14:textId="77777777" w:rsidR="008A139D" w:rsidRDefault="008A139D" w:rsidP="003F6931">
      <w:pPr>
        <w:pStyle w:val="BodyText"/>
      </w:pPr>
      <w:r w:rsidRPr="00A8308B">
        <w:rPr>
          <w:b/>
        </w:rPr>
        <w:t>Ans</w:t>
      </w:r>
      <w:r>
        <w:t xml:space="preserve">. Inside JDK there is a compiler which is used to convert a A.java file to </w:t>
      </w:r>
      <w:proofErr w:type="spellStart"/>
      <w:r>
        <w:t>A.class</w:t>
      </w:r>
      <w:proofErr w:type="spellEnd"/>
      <w:r>
        <w:t xml:space="preserve"> file. Compiler also converts the code into </w:t>
      </w:r>
      <w:proofErr w:type="spellStart"/>
      <w:r>
        <w:t>ByteCode</w:t>
      </w:r>
      <w:proofErr w:type="spellEnd"/>
      <w:r>
        <w:t xml:space="preserve"> and then checks for errors.</w:t>
      </w:r>
    </w:p>
    <w:p w14:paraId="354192B3" w14:textId="77777777" w:rsidR="008A139D" w:rsidRDefault="008A139D" w:rsidP="003F6931">
      <w:pPr>
        <w:pStyle w:val="BodyText"/>
      </w:pPr>
      <w:r>
        <w:t>What is JRE?</w:t>
      </w:r>
    </w:p>
    <w:p w14:paraId="2FA5A33D" w14:textId="77777777" w:rsidR="008A139D" w:rsidRDefault="008A139D" w:rsidP="003F6931">
      <w:pPr>
        <w:pStyle w:val="BodyText"/>
      </w:pPr>
      <w:r>
        <w:t>Ans. JRE is also included in JDK, and is used to provide a runtime environment for the program.</w:t>
      </w:r>
    </w:p>
    <w:p w14:paraId="0084A7D4" w14:textId="77777777" w:rsidR="008A139D" w:rsidRDefault="008A139D" w:rsidP="003F6931">
      <w:pPr>
        <w:pStyle w:val="BodyText"/>
      </w:pPr>
      <w:r>
        <w:t xml:space="preserve">Class Upcasting:- </w:t>
      </w:r>
    </w:p>
    <w:p w14:paraId="7C2728CF" w14:textId="548618D7" w:rsidR="008A139D" w:rsidRDefault="008A139D" w:rsidP="003F6931">
      <w:pPr>
        <w:pStyle w:val="BodyText"/>
      </w:pPr>
      <w:r>
        <w:t>When we are creating a parents reference variable and storing child</w:t>
      </w:r>
      <w:r w:rsidR="003F6931">
        <w:t>’</w:t>
      </w:r>
      <w:r>
        <w:t>s object address inside it, that’s called Upcasting. A small man wants a big house, like that a parent class will love to store child class</w:t>
      </w:r>
    </w:p>
    <w:p w14:paraId="05558CC4" w14:textId="77777777" w:rsidR="008A139D" w:rsidRDefault="008A139D" w:rsidP="003F6931">
      <w:pPr>
        <w:pStyle w:val="List"/>
      </w:pPr>
      <w:r>
        <w:t>Parent p = new child();</w:t>
      </w:r>
    </w:p>
    <w:p w14:paraId="3E05F439" w14:textId="00F7DEBB" w:rsidR="008A139D" w:rsidRDefault="008A139D" w:rsidP="003F6931">
      <w:pPr>
        <w:pStyle w:val="List"/>
      </w:pPr>
      <w:r>
        <w:t xml:space="preserve">Class Downcasting:- </w:t>
      </w:r>
    </w:p>
    <w:p w14:paraId="05771151" w14:textId="07AA6B3B" w:rsidR="008A139D" w:rsidRDefault="008A139D" w:rsidP="003F6931">
      <w:pPr>
        <w:pStyle w:val="BodyText"/>
      </w:pPr>
      <w:r>
        <w:t>When we are creating a child</w:t>
      </w:r>
      <w:r w:rsidR="003F6931">
        <w:t>’</w:t>
      </w:r>
      <w:r>
        <w:t>s variable and storing parent</w:t>
      </w:r>
      <w:r w:rsidR="003F6931">
        <w:t>’</w:t>
      </w:r>
      <w:r>
        <w:t xml:space="preserve">s object address inside it, </w:t>
      </w:r>
      <w:r w:rsidR="00D776F3">
        <w:t>that’s</w:t>
      </w:r>
      <w:r>
        <w:t xml:space="preserve"> called Downcasting.When a bigger scope is stored into smaller scope, th</w:t>
      </w:r>
      <w:r w:rsidR="005760ED">
        <w:t>a</w:t>
      </w:r>
      <w:r>
        <w:t>t</w:t>
      </w:r>
      <w:r w:rsidR="003F6931">
        <w:t>’</w:t>
      </w:r>
      <w:r>
        <w:t>s called Downcasting.</w:t>
      </w:r>
    </w:p>
    <w:p w14:paraId="43E00566" w14:textId="4DE83D81" w:rsidR="008A139D" w:rsidRDefault="008A139D" w:rsidP="003F6931">
      <w:pPr>
        <w:pStyle w:val="BodyText"/>
      </w:pPr>
      <w:r>
        <w:lastRenderedPageBreak/>
        <w:t xml:space="preserve">Ex. while using a method </w:t>
      </w:r>
      <w:r w:rsidR="003F6931">
        <w:t>“</w:t>
      </w:r>
      <w:r>
        <w:t>.readObject()</w:t>
      </w:r>
      <w:r w:rsidR="003F6931">
        <w:t>”</w:t>
      </w:r>
      <w:r>
        <w:t xml:space="preserve"> in ObjectOutputStream, we have to store supreme object class inside </w:t>
      </w:r>
      <w:r w:rsidR="003F6931">
        <w:t>“</w:t>
      </w:r>
      <w:r>
        <w:t>sub class A</w:t>
      </w:r>
      <w:r w:rsidR="003F6931">
        <w:t>”</w:t>
      </w:r>
      <w:r>
        <w:t xml:space="preserve">. So, something bigger content is stored into smaller container, which is done </w:t>
      </w:r>
      <w:r w:rsidR="005760ED">
        <w:t>forcefully</w:t>
      </w:r>
      <w:r>
        <w:t>, so Downcasting.</w:t>
      </w:r>
    </w:p>
    <w:p w14:paraId="043C0402" w14:textId="77777777" w:rsidR="008A139D" w:rsidRDefault="008A139D" w:rsidP="003F6931">
      <w:pPr>
        <w:pStyle w:val="BodyText"/>
      </w:pPr>
      <w:r>
        <w:t>Child c = new Parent();</w:t>
      </w:r>
    </w:p>
    <w:p w14:paraId="2C9C7011" w14:textId="77777777" w:rsidR="008A139D" w:rsidRDefault="008A139D" w:rsidP="008A139D"/>
    <w:p w14:paraId="0883FCC5" w14:textId="26957B7B" w:rsidR="008A139D" w:rsidRDefault="008A139D" w:rsidP="003F6931">
      <w:pPr>
        <w:pStyle w:val="BodyText"/>
      </w:pPr>
      <w:r>
        <w:t xml:space="preserve">Advantage of </w:t>
      </w:r>
      <w:r w:rsidR="003F6931">
        <w:t>“</w:t>
      </w:r>
      <w:r>
        <w:t>this</w:t>
      </w:r>
      <w:r w:rsidR="003F6931">
        <w:t>”</w:t>
      </w:r>
      <w:r>
        <w:t xml:space="preserve"> :- As a1 is a reference variable storing object address created inside main method, so it</w:t>
      </w:r>
      <w:r w:rsidR="003F6931">
        <w:t>’</w:t>
      </w:r>
      <w:r>
        <w:t xml:space="preserve">s local variable, so cannot be used inside other methods, whereas, we can use </w:t>
      </w:r>
      <w:r w:rsidR="003F6931">
        <w:t>“</w:t>
      </w:r>
      <w:r>
        <w:t>this</w:t>
      </w:r>
      <w:r w:rsidR="003F6931">
        <w:t>”</w:t>
      </w:r>
      <w:r>
        <w:t xml:space="preserve"> in place of reference, because </w:t>
      </w:r>
      <w:r w:rsidR="003F6931">
        <w:t>“</w:t>
      </w:r>
      <w:r>
        <w:t>this</w:t>
      </w:r>
      <w:r w:rsidR="003F6931">
        <w:t>”</w:t>
      </w:r>
      <w:r>
        <w:t xml:space="preserve"> points to current object address, and is like global variable, so </w:t>
      </w:r>
      <w:r w:rsidR="003F6931">
        <w:t>“</w:t>
      </w:r>
      <w:r>
        <w:t>this</w:t>
      </w:r>
      <w:r w:rsidR="003F6931">
        <w:t>”</w:t>
      </w:r>
      <w:r>
        <w:t xml:space="preserve"> can be used inside other methods in place of reference variable.</w:t>
      </w:r>
    </w:p>
    <w:p w14:paraId="2123E846" w14:textId="77777777" w:rsidR="00A64644" w:rsidRPr="00A64644" w:rsidRDefault="008A139D" w:rsidP="003F6931">
      <w:pPr>
        <w:pStyle w:val="Heading2"/>
        <w:rPr>
          <w:sz w:val="30"/>
          <w:szCs w:val="30"/>
        </w:rPr>
      </w:pPr>
      <w:r w:rsidRPr="00A64644">
        <w:rPr>
          <w:sz w:val="30"/>
          <w:szCs w:val="30"/>
        </w:rPr>
        <w:t xml:space="preserve">Advantage of </w:t>
      </w:r>
      <w:r w:rsidR="00A64644" w:rsidRPr="00A64644">
        <w:rPr>
          <w:sz w:val="30"/>
          <w:szCs w:val="30"/>
        </w:rPr>
        <w:t xml:space="preserve"> Interface</w:t>
      </w:r>
      <w:r w:rsidRPr="00A64644">
        <w:rPr>
          <w:sz w:val="30"/>
          <w:szCs w:val="30"/>
        </w:rPr>
        <w:t xml:space="preserve">:- </w:t>
      </w:r>
    </w:p>
    <w:p w14:paraId="601564DC" w14:textId="37004A01" w:rsidR="008A139D" w:rsidRPr="00A64644" w:rsidRDefault="008A139D" w:rsidP="00A64644">
      <w:r w:rsidRPr="00A64644">
        <w:t>a)It helps developers to achieve multiple inheritance</w:t>
      </w:r>
    </w:p>
    <w:p w14:paraId="5C27AF34" w14:textId="6A047EAD" w:rsidR="008A139D" w:rsidRDefault="008A139D" w:rsidP="003F6931">
      <w:pPr>
        <w:pStyle w:val="BodyText"/>
      </w:pPr>
      <w:r>
        <w:t>b)When we are defining a method name, before using it, then it helps us</w:t>
      </w:r>
      <w:r w:rsidR="003F6931">
        <w:t xml:space="preserve"> </w:t>
      </w:r>
      <w:r>
        <w:t xml:space="preserve">in code </w:t>
      </w:r>
      <w:r w:rsidR="005760ED">
        <w:t>readability</w:t>
      </w:r>
      <w:r>
        <w:t>, and we can easily know what kind of methods are we using</w:t>
      </w:r>
      <w:r w:rsidR="00A64644">
        <w:t xml:space="preserve">, </w:t>
      </w:r>
      <w:proofErr w:type="spellStart"/>
      <w:r>
        <w:t>its</w:t>
      </w:r>
      <w:proofErr w:type="spellEnd"/>
      <w:r>
        <w:t xml:space="preserve"> like we write the name of food menu in a </w:t>
      </w:r>
      <w:r w:rsidR="00A64644">
        <w:t>t</w:t>
      </w:r>
      <w:r>
        <w:t>emplate name Interface, and we present the original food by modifying in some other c</w:t>
      </w:r>
      <w:r w:rsidR="00B61A99">
        <w:t>lass</w:t>
      </w:r>
      <w:r w:rsidR="00A64644">
        <w:t>.</w:t>
      </w:r>
      <w:r w:rsidR="000C4748">
        <w:rPr>
          <w:noProof/>
        </w:rPr>
        <w:drawing>
          <wp:inline distT="0" distB="0" distL="0" distR="0" wp14:anchorId="21893AC5" wp14:editId="45E55855">
            <wp:extent cx="5726150" cy="26954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0221" cy="2725652"/>
                    </a:xfrm>
                    <a:prstGeom prst="rect">
                      <a:avLst/>
                    </a:prstGeom>
                    <a:noFill/>
                    <a:ln>
                      <a:noFill/>
                    </a:ln>
                  </pic:spPr>
                </pic:pic>
              </a:graphicData>
            </a:graphic>
          </wp:inline>
        </w:drawing>
      </w:r>
    </w:p>
    <w:p w14:paraId="04EF691A" w14:textId="77777777" w:rsidR="00783444" w:rsidRPr="003F6931" w:rsidRDefault="00783444" w:rsidP="003F6931">
      <w:pPr>
        <w:pStyle w:val="BodyText"/>
        <w:rPr>
          <w:b/>
        </w:rPr>
      </w:pPr>
      <w:r w:rsidRPr="003F6931">
        <w:rPr>
          <w:b/>
        </w:rPr>
        <w:t>1) Can we have both abstract and static method in interface?</w:t>
      </w:r>
    </w:p>
    <w:p w14:paraId="6F9FC603" w14:textId="3E409383" w:rsidR="00783444" w:rsidRDefault="00783444" w:rsidP="003F6931">
      <w:pPr>
        <w:pStyle w:val="BodyText"/>
      </w:pPr>
      <w:r>
        <w:t>Ans. No, abstract is incomplete, so we have to complete it in child class, BUT , if we declare that incomplete method as static, then we cannot override it in child class, so it shows error.</w:t>
      </w:r>
    </w:p>
    <w:p w14:paraId="5F7C4A70" w14:textId="17318364" w:rsidR="00783444" w:rsidRPr="009B67F0" w:rsidRDefault="00783444" w:rsidP="003F6931">
      <w:pPr>
        <w:pStyle w:val="List"/>
      </w:pPr>
      <w:r w:rsidRPr="009B67F0">
        <w:t xml:space="preserve">2)can </w:t>
      </w:r>
      <w:r w:rsidR="00757EF5" w:rsidRPr="009B67F0">
        <w:t>w</w:t>
      </w:r>
      <w:r w:rsidRPr="009B67F0">
        <w:t>e create incomplete method in interface?</w:t>
      </w:r>
    </w:p>
    <w:p w14:paraId="5DC26026" w14:textId="1EA96554" w:rsidR="00783444" w:rsidRPr="009B67F0" w:rsidRDefault="00757EF5" w:rsidP="003F6931">
      <w:pPr>
        <w:pStyle w:val="List"/>
      </w:pPr>
      <w:r w:rsidRPr="009B67F0">
        <w:t>3)can we override a static method?</w:t>
      </w:r>
    </w:p>
    <w:p w14:paraId="63A103E8" w14:textId="6063FBE3" w:rsidR="00757EF5" w:rsidRDefault="00757EF5" w:rsidP="003F6931">
      <w:pPr>
        <w:pStyle w:val="List"/>
      </w:pPr>
      <w:r w:rsidRPr="009B67F0">
        <w:t>4)why main method is static?</w:t>
      </w:r>
    </w:p>
    <w:p w14:paraId="76C31133" w14:textId="432CAC85" w:rsidR="00EF02B4" w:rsidRPr="009B67F0" w:rsidRDefault="00EF02B4" w:rsidP="003F6931">
      <w:pPr>
        <w:pStyle w:val="BodyText"/>
        <w:rPr>
          <w:b/>
          <w:bCs/>
        </w:rPr>
      </w:pPr>
      <w:r>
        <w:rPr>
          <w:b/>
          <w:bCs/>
        </w:rPr>
        <w:t xml:space="preserve">Ans. </w:t>
      </w:r>
      <w:r>
        <w:rPr>
          <w:shd w:val="clear" w:color="auto" w:fill="FFFFFF"/>
        </w:rPr>
        <w:t>The main() method is static </w:t>
      </w:r>
      <w:r>
        <w:rPr>
          <w:b/>
          <w:bCs/>
          <w:shd w:val="clear" w:color="auto" w:fill="FFFFFF"/>
        </w:rPr>
        <w:t>so that JVM can invoke it without instantiating the class</w:t>
      </w:r>
      <w:r>
        <w:rPr>
          <w:shd w:val="clear" w:color="auto" w:fill="FFFFFF"/>
        </w:rPr>
        <w:t>. This also saves the unnecessary wastage of memory which would have been used by the object declared only for calling the main() method by the JVM</w:t>
      </w:r>
    </w:p>
    <w:p w14:paraId="2E79F554" w14:textId="2B35DDB4" w:rsidR="00757EF5" w:rsidRPr="003F6931" w:rsidRDefault="00757EF5" w:rsidP="003F6931">
      <w:pPr>
        <w:pStyle w:val="BodyText"/>
        <w:rPr>
          <w:b/>
        </w:rPr>
      </w:pPr>
      <w:r w:rsidRPr="003F6931">
        <w:rPr>
          <w:b/>
        </w:rPr>
        <w:t xml:space="preserve">5) why constructor cannot be </w:t>
      </w:r>
      <w:r w:rsidR="00B61A99" w:rsidRPr="003F6931">
        <w:rPr>
          <w:b/>
        </w:rPr>
        <w:t>overridden</w:t>
      </w:r>
      <w:r w:rsidRPr="003F6931">
        <w:rPr>
          <w:b/>
        </w:rPr>
        <w:t>?</w:t>
      </w:r>
    </w:p>
    <w:p w14:paraId="0F889E66" w14:textId="15BFBB8F" w:rsidR="00757EF5" w:rsidRPr="003F6931" w:rsidRDefault="009B67F0" w:rsidP="003F6931">
      <w:pPr>
        <w:pStyle w:val="BodyText"/>
        <w:rPr>
          <w:b/>
        </w:rPr>
      </w:pPr>
      <w:r w:rsidRPr="003F6931">
        <w:rPr>
          <w:b/>
        </w:rPr>
        <w:t xml:space="preserve">6)Why run() method of </w:t>
      </w:r>
      <w:r w:rsidR="00B61A99" w:rsidRPr="003F6931">
        <w:rPr>
          <w:b/>
        </w:rPr>
        <w:t>Thread class</w:t>
      </w:r>
      <w:r w:rsidRPr="003F6931">
        <w:rPr>
          <w:b/>
        </w:rPr>
        <w:t xml:space="preserve"> is  overrided in child class?</w:t>
      </w:r>
    </w:p>
    <w:p w14:paraId="183C8043" w14:textId="73F4329E" w:rsidR="009B67F0" w:rsidRDefault="00CD255A" w:rsidP="003F6931">
      <w:pPr>
        <w:pStyle w:val="BodyText"/>
      </w:pPr>
      <w:r>
        <w:rPr>
          <w:b/>
          <w:shd w:val="clear" w:color="auto" w:fill="FFFFFF"/>
        </w:rPr>
        <w:lastRenderedPageBreak/>
        <w:t xml:space="preserve">Ans. </w:t>
      </w:r>
      <w:r w:rsidR="009B67F0">
        <w:rPr>
          <w:shd w:val="clear" w:color="auto" w:fill="FFFFFF"/>
        </w:rPr>
        <w:t>It is highly recommended to override run() method </w:t>
      </w:r>
      <w:r w:rsidR="009B67F0">
        <w:rPr>
          <w:b/>
          <w:bCs/>
          <w:shd w:val="clear" w:color="auto" w:fill="FFFFFF"/>
        </w:rPr>
        <w:t>because it improves the performance of the system</w:t>
      </w:r>
      <w:r w:rsidR="009B67F0">
        <w:rPr>
          <w:shd w:val="clear" w:color="auto" w:fill="FFFFFF"/>
        </w:rPr>
        <w:t>. If we don</w:t>
      </w:r>
      <w:r w:rsidR="003F6931">
        <w:rPr>
          <w:shd w:val="clear" w:color="auto" w:fill="FFFFFF"/>
        </w:rPr>
        <w:t>’</w:t>
      </w:r>
      <w:r w:rsidR="009B67F0">
        <w:rPr>
          <w:shd w:val="clear" w:color="auto" w:fill="FFFFFF"/>
        </w:rPr>
        <w:t>t override Thread class run() method in our defined thread then Thread class run() method will be executed and we will not get any output because Thread class run() is with an empty implementation.</w:t>
      </w:r>
    </w:p>
    <w:p w14:paraId="470C5E41" w14:textId="44C28C80" w:rsidR="00771216" w:rsidRPr="003F6931" w:rsidRDefault="00B61A99" w:rsidP="003F6931">
      <w:pPr>
        <w:pStyle w:val="BodyText"/>
        <w:rPr>
          <w:b/>
        </w:rPr>
      </w:pPr>
      <w:r w:rsidRPr="003F6931">
        <w:rPr>
          <w:b/>
        </w:rPr>
        <w:t>7)why Super Keyword cannot be placed in Static methods?</w:t>
      </w:r>
      <w:r w:rsidR="00B5465D" w:rsidRPr="003F6931">
        <w:rPr>
          <w:b/>
        </w:rPr>
        <w:t xml:space="preserve"> </w:t>
      </w:r>
      <w:r w:rsidR="00B5465D" w:rsidRPr="003F6931">
        <w:rPr>
          <w:b/>
          <w:sz w:val="28"/>
          <w:szCs w:val="28"/>
        </w:rPr>
        <w:t>OR</w:t>
      </w:r>
      <w:r w:rsidR="00B5465D" w:rsidRPr="003F6931">
        <w:rPr>
          <w:b/>
        </w:rPr>
        <w:t xml:space="preserve"> </w:t>
      </w:r>
      <w:r w:rsidR="00B5465D" w:rsidRPr="003F6931">
        <w:rPr>
          <w:rFonts w:ascii="Segoe UI" w:hAnsi="Segoe UI" w:cs="Segoe UI"/>
          <w:b/>
          <w:bCs/>
          <w:color w:val="282829"/>
          <w:sz w:val="20"/>
          <w:szCs w:val="20"/>
          <w:shd w:val="clear" w:color="auto" w:fill="FFFFFF"/>
        </w:rPr>
        <w:t>Why can</w:t>
      </w:r>
      <w:r w:rsidR="003F6931" w:rsidRPr="003F6931">
        <w:rPr>
          <w:rFonts w:ascii="Segoe UI" w:hAnsi="Segoe UI" w:cs="Segoe UI"/>
          <w:b/>
          <w:bCs/>
          <w:color w:val="282829"/>
          <w:sz w:val="20"/>
          <w:szCs w:val="20"/>
          <w:shd w:val="clear" w:color="auto" w:fill="FFFFFF"/>
        </w:rPr>
        <w:t>’</w:t>
      </w:r>
      <w:r w:rsidR="00B5465D" w:rsidRPr="003F6931">
        <w:rPr>
          <w:rFonts w:ascii="Segoe UI" w:hAnsi="Segoe UI" w:cs="Segoe UI"/>
          <w:b/>
          <w:bCs/>
          <w:color w:val="282829"/>
          <w:sz w:val="20"/>
          <w:szCs w:val="20"/>
          <w:shd w:val="clear" w:color="auto" w:fill="FFFFFF"/>
        </w:rPr>
        <w:t xml:space="preserve">t static method access </w:t>
      </w:r>
      <w:r w:rsidR="003F6931" w:rsidRPr="003F6931">
        <w:rPr>
          <w:rFonts w:ascii="Segoe UI" w:hAnsi="Segoe UI" w:cs="Segoe UI"/>
          <w:b/>
          <w:bCs/>
          <w:color w:val="282829"/>
          <w:sz w:val="20"/>
          <w:szCs w:val="20"/>
          <w:shd w:val="clear" w:color="auto" w:fill="FFFFFF"/>
        </w:rPr>
        <w:t>‘</w:t>
      </w:r>
      <w:r w:rsidR="00B5465D" w:rsidRPr="003F6931">
        <w:rPr>
          <w:rFonts w:ascii="Segoe UI" w:hAnsi="Segoe UI" w:cs="Segoe UI"/>
          <w:b/>
          <w:bCs/>
          <w:color w:val="282829"/>
          <w:sz w:val="20"/>
          <w:szCs w:val="20"/>
          <w:shd w:val="clear" w:color="auto" w:fill="FFFFFF"/>
        </w:rPr>
        <w:t>this</w:t>
      </w:r>
      <w:r w:rsidR="003F6931" w:rsidRPr="003F6931">
        <w:rPr>
          <w:rFonts w:ascii="Segoe UI" w:hAnsi="Segoe UI" w:cs="Segoe UI"/>
          <w:b/>
          <w:bCs/>
          <w:color w:val="282829"/>
          <w:sz w:val="20"/>
          <w:szCs w:val="20"/>
          <w:shd w:val="clear" w:color="auto" w:fill="FFFFFF"/>
        </w:rPr>
        <w:t>’</w:t>
      </w:r>
      <w:r w:rsidR="00B5465D" w:rsidRPr="003F6931">
        <w:rPr>
          <w:rFonts w:ascii="Segoe UI" w:hAnsi="Segoe UI" w:cs="Segoe UI"/>
          <w:b/>
          <w:bCs/>
          <w:color w:val="282829"/>
          <w:sz w:val="20"/>
          <w:szCs w:val="20"/>
          <w:shd w:val="clear" w:color="auto" w:fill="FFFFFF"/>
        </w:rPr>
        <w:t xml:space="preserve"> or </w:t>
      </w:r>
      <w:r w:rsidR="003F6931" w:rsidRPr="003F6931">
        <w:rPr>
          <w:rFonts w:ascii="Segoe UI" w:hAnsi="Segoe UI" w:cs="Segoe UI"/>
          <w:b/>
          <w:bCs/>
          <w:color w:val="282829"/>
          <w:sz w:val="20"/>
          <w:szCs w:val="20"/>
          <w:shd w:val="clear" w:color="auto" w:fill="FFFFFF"/>
        </w:rPr>
        <w:t>‘</w:t>
      </w:r>
      <w:r w:rsidR="00B5465D" w:rsidRPr="003F6931">
        <w:rPr>
          <w:rFonts w:ascii="Segoe UI" w:hAnsi="Segoe UI" w:cs="Segoe UI"/>
          <w:b/>
          <w:bCs/>
          <w:color w:val="282829"/>
          <w:sz w:val="20"/>
          <w:szCs w:val="20"/>
          <w:shd w:val="clear" w:color="auto" w:fill="FFFFFF"/>
        </w:rPr>
        <w:t>super</w:t>
      </w:r>
      <w:r w:rsidR="003F6931" w:rsidRPr="003F6931">
        <w:rPr>
          <w:rFonts w:ascii="Segoe UI" w:hAnsi="Segoe UI" w:cs="Segoe UI"/>
          <w:b/>
          <w:bCs/>
          <w:color w:val="282829"/>
          <w:sz w:val="20"/>
          <w:szCs w:val="20"/>
          <w:shd w:val="clear" w:color="auto" w:fill="FFFFFF"/>
        </w:rPr>
        <w:t>’</w:t>
      </w:r>
      <w:r w:rsidR="00B5465D" w:rsidRPr="003F6931">
        <w:rPr>
          <w:rFonts w:ascii="Segoe UI" w:hAnsi="Segoe UI" w:cs="Segoe UI"/>
          <w:b/>
          <w:bCs/>
          <w:color w:val="282829"/>
          <w:sz w:val="20"/>
          <w:szCs w:val="20"/>
          <w:shd w:val="clear" w:color="auto" w:fill="FFFFFF"/>
        </w:rPr>
        <w:t xml:space="preserve"> in Java?</w:t>
      </w:r>
    </w:p>
    <w:p w14:paraId="2AF26B5B" w14:textId="20433745" w:rsidR="00B61A99" w:rsidRDefault="00B5465D" w:rsidP="00B61A99">
      <w:pPr>
        <w:pStyle w:val="NoSpacing"/>
      </w:pPr>
      <w:r>
        <w:rPr>
          <w:b/>
        </w:rPr>
        <w:t>ANS.</w:t>
      </w:r>
      <w:r>
        <w:t xml:space="preserve"> </w:t>
      </w:r>
      <w:r w:rsidR="00B61A99">
        <w:t>Now, </w:t>
      </w:r>
      <w:r w:rsidR="00B61A99">
        <w:rPr>
          <w:b/>
          <w:bCs/>
        </w:rPr>
        <w:t>this </w:t>
      </w:r>
      <w:r w:rsidR="00B61A99">
        <w:t>keyword in java is a </w:t>
      </w:r>
      <w:r w:rsidR="00B61A99">
        <w:rPr>
          <w:b/>
          <w:bCs/>
        </w:rPr>
        <w:t>reference variable</w:t>
      </w:r>
      <w:r w:rsidR="00B61A99">
        <w:t> that refers to the </w:t>
      </w:r>
      <w:r w:rsidR="00B61A99">
        <w:rPr>
          <w:b/>
          <w:bCs/>
        </w:rPr>
        <w:t>current object</w:t>
      </w:r>
      <w:r w:rsidR="00B61A99">
        <w:t>. Also the </w:t>
      </w:r>
      <w:r w:rsidR="00B61A99">
        <w:rPr>
          <w:b/>
          <w:bCs/>
        </w:rPr>
        <w:t>super</w:t>
      </w:r>
      <w:r w:rsidR="00B61A99">
        <w:t> keyword in java is a </w:t>
      </w:r>
      <w:r w:rsidR="00B61A99">
        <w:rPr>
          <w:b/>
          <w:bCs/>
        </w:rPr>
        <w:t>reference variable</w:t>
      </w:r>
      <w:r w:rsidR="00B61A99">
        <w:t> which is used to refer immediate </w:t>
      </w:r>
      <w:r w:rsidR="00B61A99">
        <w:rPr>
          <w:b/>
          <w:bCs/>
        </w:rPr>
        <w:t>parent class object</w:t>
      </w:r>
      <w:r w:rsidR="00B61A99">
        <w:t>.</w:t>
      </w:r>
    </w:p>
    <w:p w14:paraId="310D4B57" w14:textId="77777777" w:rsidR="00B61A99" w:rsidRDefault="00B61A99" w:rsidP="00B61A99">
      <w:pPr>
        <w:pStyle w:val="NoSpacing"/>
      </w:pPr>
      <w:r>
        <w:t>So, we can say that </w:t>
      </w:r>
      <w:r>
        <w:rPr>
          <w:b/>
          <w:bCs/>
        </w:rPr>
        <w:t>this </w:t>
      </w:r>
      <w:r>
        <w:t>and </w:t>
      </w:r>
      <w:r>
        <w:rPr>
          <w:b/>
          <w:bCs/>
        </w:rPr>
        <w:t>super</w:t>
      </w:r>
      <w:r>
        <w:t> both keyword are </w:t>
      </w:r>
      <w:r>
        <w:rPr>
          <w:b/>
          <w:bCs/>
        </w:rPr>
        <w:t>reference variable</w:t>
      </w:r>
      <w:r>
        <w:t> that refers to some object. In other words these both keywords belong to instance of the class.</w:t>
      </w:r>
    </w:p>
    <w:p w14:paraId="661014CE" w14:textId="3349B229" w:rsidR="00B61A99" w:rsidRDefault="00B61A99" w:rsidP="00B61A99">
      <w:pPr>
        <w:pStyle w:val="NoSpacing"/>
      </w:pPr>
      <w:r>
        <w:t>Whereas, </w:t>
      </w:r>
      <w:r>
        <w:rPr>
          <w:b/>
          <w:bCs/>
        </w:rPr>
        <w:t>static method</w:t>
      </w:r>
      <w:r>
        <w:t> belongs to the class than instance of the class. And so </w:t>
      </w:r>
      <w:r>
        <w:rPr>
          <w:b/>
          <w:bCs/>
        </w:rPr>
        <w:t>static method</w:t>
      </w:r>
      <w:r>
        <w:t> can’t access </w:t>
      </w:r>
      <w:r>
        <w:rPr>
          <w:b/>
          <w:bCs/>
        </w:rPr>
        <w:t>this</w:t>
      </w:r>
      <w:r>
        <w:t> and </w:t>
      </w:r>
      <w:r>
        <w:rPr>
          <w:b/>
          <w:bCs/>
        </w:rPr>
        <w:t>super</w:t>
      </w:r>
      <w:r>
        <w:t> keyword in java.</w:t>
      </w:r>
    </w:p>
    <w:p w14:paraId="47B93510" w14:textId="2395DC5D" w:rsidR="00B61A99" w:rsidRPr="003F6931" w:rsidRDefault="00CC4A47" w:rsidP="003F6931">
      <w:pPr>
        <w:pStyle w:val="BodyText"/>
        <w:rPr>
          <w:b/>
        </w:rPr>
      </w:pPr>
      <w:r w:rsidRPr="003F6931">
        <w:rPr>
          <w:b/>
        </w:rPr>
        <w:t>7)Can Super be used to call static methods of parent?</w:t>
      </w:r>
    </w:p>
    <w:p w14:paraId="247FF450" w14:textId="1F34BE80" w:rsidR="00CC4A47" w:rsidRDefault="00CC4A47" w:rsidP="003F6931">
      <w:pPr>
        <w:pStyle w:val="BodyText"/>
      </w:pPr>
      <w:r>
        <w:t>Ans. Yes, it’s possible, but in a wrong way. Compiler is smart enough to change the calling statement from super.xx() to className.xx()</w:t>
      </w:r>
      <w:r w:rsidR="00327B13">
        <w:t xml:space="preserve"> just like it does for this, when this() is used to call static method</w:t>
      </w:r>
      <w:r>
        <w:t>.</w:t>
      </w:r>
    </w:p>
    <w:p w14:paraId="457D09B2" w14:textId="076DD744" w:rsidR="00A122CF" w:rsidRPr="003F6931" w:rsidRDefault="00A122CF" w:rsidP="003F6931">
      <w:pPr>
        <w:rPr>
          <w:b/>
        </w:rPr>
      </w:pPr>
      <w:r w:rsidRPr="003F6931">
        <w:rPr>
          <w:b/>
        </w:rPr>
        <w:t>8)Can Super keyword supported in SIB?</w:t>
      </w:r>
    </w:p>
    <w:p w14:paraId="49F7BD51" w14:textId="6A63B7D1" w:rsidR="00A122CF" w:rsidRDefault="00A122CF" w:rsidP="003F6931">
      <w:r>
        <w:t>Ans. No, as super is related to OOP, as it’s a reference variable. So SIB don’t support Super().</w:t>
      </w:r>
    </w:p>
    <w:p w14:paraId="0E8FCBDC" w14:textId="7D21EFA6" w:rsidR="007F0971" w:rsidRPr="003F6931" w:rsidRDefault="007F0971" w:rsidP="003F6931">
      <w:pPr>
        <w:rPr>
          <w:b/>
        </w:rPr>
      </w:pPr>
      <w:r w:rsidRPr="003F6931">
        <w:rPr>
          <w:b/>
        </w:rPr>
        <w:t>9)Why in constructor two Super Keywords cannot be used?</w:t>
      </w:r>
    </w:p>
    <w:p w14:paraId="19F3B861" w14:textId="3CDB6084" w:rsidR="007F0971" w:rsidRDefault="007F0971" w:rsidP="003F6931">
      <w:pPr>
        <w:pStyle w:val="BodyText"/>
      </w:pPr>
      <w:r>
        <w:t>Ans. Because , we know Super keyword cannot be a second statement, so when we write the second super(), then it definitely shows error.</w:t>
      </w:r>
    </w:p>
    <w:p w14:paraId="4712853D" w14:textId="5C28952A" w:rsidR="00E37D0F" w:rsidRPr="003F6931" w:rsidRDefault="00E37D0F" w:rsidP="003F6931">
      <w:pPr>
        <w:pStyle w:val="BodyText"/>
        <w:rPr>
          <w:b/>
        </w:rPr>
      </w:pPr>
      <w:r w:rsidRPr="003F6931">
        <w:rPr>
          <w:b/>
        </w:rPr>
        <w:t>10) can we call a non-static from another non-static method without “this” keyword?</w:t>
      </w:r>
    </w:p>
    <w:p w14:paraId="1BEF4B92" w14:textId="526E12B7" w:rsidR="00E37D0F" w:rsidRDefault="00E37D0F" w:rsidP="003F6931">
      <w:pPr>
        <w:pStyle w:val="BodyText"/>
      </w:pPr>
      <w:r>
        <w:t>Ans. Yes, but it’s a wrong way. Compiler by default puts a this keyword</w:t>
      </w:r>
      <w:r w:rsidR="00521F71">
        <w:t xml:space="preserve"> with the method calling statement.</w:t>
      </w:r>
    </w:p>
    <w:p w14:paraId="078DB050" w14:textId="4FE89DC4" w:rsidR="00521F71" w:rsidRDefault="00521F71" w:rsidP="003F6931">
      <w:pPr>
        <w:pStyle w:val="Heading2"/>
      </w:pPr>
      <w:r>
        <w:t>Ex.</w:t>
      </w:r>
      <w:r w:rsidRPr="00521F71">
        <w:t xml:space="preserve"> </w:t>
      </w:r>
      <w:r>
        <w:t>public</w:t>
      </w:r>
      <w:r>
        <w:rPr>
          <w:color w:val="000000"/>
        </w:rPr>
        <w:t xml:space="preserve"> </w:t>
      </w:r>
      <w:r>
        <w:t>void</w:t>
      </w:r>
      <w:r>
        <w:rPr>
          <w:color w:val="000000"/>
        </w:rPr>
        <w:t xml:space="preserve"> test() {</w:t>
      </w:r>
    </w:p>
    <w:p w14:paraId="61B1AD6D" w14:textId="7694F5CB" w:rsidR="00521F71" w:rsidRDefault="00521F71" w:rsidP="003F6931">
      <w:pPr>
        <w:pStyle w:val="BodyTextFirstIndent"/>
      </w:pPr>
      <w:r>
        <w:rPr>
          <w:b/>
          <w:bCs/>
          <w:color w:val="7F0055"/>
        </w:rPr>
        <w:t>this</w:t>
      </w:r>
      <w:r>
        <w:t>.test2(</w:t>
      </w:r>
      <w:proofErr w:type="spellStart"/>
      <w:r>
        <w:rPr>
          <w:b/>
          <w:bCs/>
          <w:color w:val="7F0055"/>
        </w:rPr>
        <w:t>this</w:t>
      </w:r>
      <w:r>
        <w:t>.</w:t>
      </w:r>
      <w:r>
        <w:rPr>
          <w:color w:val="0000C0"/>
        </w:rPr>
        <w:t>x</w:t>
      </w:r>
      <w:proofErr w:type="spellEnd"/>
      <w:r>
        <w:t>);</w:t>
      </w:r>
    </w:p>
    <w:p w14:paraId="7857098F" w14:textId="3B9AC01A" w:rsidR="00521F71" w:rsidRDefault="00521F71" w:rsidP="003F6931">
      <w:pPr>
        <w:pStyle w:val="BodyTextFirstIndent2"/>
      </w:pPr>
      <w:r>
        <w:rPr>
          <w:color w:val="000000"/>
        </w:rPr>
        <w:t>test2(</w:t>
      </w:r>
      <w:proofErr w:type="spellStart"/>
      <w:r>
        <w:rPr>
          <w:b/>
          <w:bCs/>
          <w:color w:val="7F0055"/>
        </w:rPr>
        <w:t>this</w:t>
      </w:r>
      <w:r>
        <w:rPr>
          <w:color w:val="000000"/>
        </w:rPr>
        <w:t>.</w:t>
      </w:r>
      <w:r>
        <w:rPr>
          <w:color w:val="0000C0"/>
        </w:rPr>
        <w:t>x</w:t>
      </w:r>
      <w:proofErr w:type="spellEnd"/>
      <w:r>
        <w:rPr>
          <w:color w:val="000000"/>
        </w:rPr>
        <w:t>);</w:t>
      </w:r>
      <w:r>
        <w:t>//when we don</w:t>
      </w:r>
      <w:r w:rsidR="003F6931">
        <w:t>’</w:t>
      </w:r>
      <w:r>
        <w:t xml:space="preserve">t use this inside a </w:t>
      </w:r>
      <w:proofErr w:type="spellStart"/>
      <w:r>
        <w:t>non static</w:t>
      </w:r>
      <w:proofErr w:type="spellEnd"/>
      <w:r>
        <w:t xml:space="preserve"> method to call another non static method, then compiler by default puts a </w:t>
      </w:r>
      <w:r w:rsidR="003F6931">
        <w:t>“</w:t>
      </w:r>
      <w:r>
        <w:t>this</w:t>
      </w:r>
      <w:r w:rsidR="003F6931">
        <w:t>”</w:t>
      </w:r>
      <w:r>
        <w:t xml:space="preserve"> with the method.</w:t>
      </w:r>
    </w:p>
    <w:p w14:paraId="3E16A06B" w14:textId="77777777" w:rsidR="00521F71" w:rsidRDefault="00521F71" w:rsidP="0052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B7A4A8F" w14:textId="3AC86788" w:rsidR="00521F71" w:rsidRDefault="00521F71" w:rsidP="003F6931">
      <w:pPr>
        <w:pStyle w:val="BodyTextFirstIndent"/>
      </w:pPr>
      <w:r>
        <w:rPr>
          <w:b/>
          <w:bCs/>
        </w:rPr>
        <w:t>public</w:t>
      </w:r>
      <w:r>
        <w:rPr>
          <w:color w:val="000000"/>
        </w:rPr>
        <w:t xml:space="preserve"> </w:t>
      </w:r>
      <w:r>
        <w:rPr>
          <w:b/>
          <w:bCs/>
          <w:shd w:val="clear" w:color="auto" w:fill="D4D4D4"/>
        </w:rPr>
        <w:t>void</w:t>
      </w:r>
      <w:r>
        <w:rPr>
          <w:color w:val="000000"/>
        </w:rPr>
        <w:t xml:space="preserve"> test2(</w:t>
      </w:r>
      <w:r>
        <w:rPr>
          <w:b/>
          <w:bCs/>
        </w:rPr>
        <w:t>int</w:t>
      </w:r>
      <w:r>
        <w:rPr>
          <w:color w:val="000000"/>
        </w:rPr>
        <w:t xml:space="preserve"> </w:t>
      </w:r>
      <w:proofErr w:type="spellStart"/>
      <w:r>
        <w:rPr>
          <w:color w:val="6A3E3E"/>
        </w:rPr>
        <w:t>val</w:t>
      </w:r>
      <w:proofErr w:type="spellEnd"/>
      <w:r>
        <w:rPr>
          <w:color w:val="000000"/>
        </w:rPr>
        <w:t>) {</w:t>
      </w:r>
    </w:p>
    <w:p w14:paraId="1D8B407E" w14:textId="343BBEAC" w:rsidR="00521F71" w:rsidRDefault="00521F71" w:rsidP="001C397A">
      <w:pPr>
        <w:autoSpaceDE w:val="0"/>
        <w:autoSpaceDN w:val="0"/>
        <w:adjustRightInd w:val="0"/>
        <w:spacing w:after="0" w:line="240" w:lineRule="auto"/>
        <w:ind w:left="1440" w:hanging="72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this.test();//if we call again the test function from here, then we get StackOverflow error</w:t>
      </w:r>
    </w:p>
    <w:p w14:paraId="63D0CDC5" w14:textId="768EB1BA" w:rsidR="00521F71" w:rsidRDefault="00521F71" w:rsidP="00521F71">
      <w:pPr>
        <w:rPr>
          <w:rFonts w:ascii="Consolas" w:hAnsi="Consolas" w:cs="Consolas"/>
          <w:color w:val="000000"/>
          <w:sz w:val="20"/>
          <w:szCs w:val="20"/>
          <w:shd w:val="clear" w:color="auto" w:fill="D4D4D4"/>
        </w:rPr>
      </w:pPr>
      <w:r>
        <w:rPr>
          <w:rFonts w:ascii="Consolas" w:hAnsi="Consolas" w:cs="Consolas"/>
          <w:color w:val="000000"/>
          <w:sz w:val="20"/>
          <w:szCs w:val="20"/>
        </w:rPr>
        <w:tab/>
      </w:r>
      <w:r>
        <w:rPr>
          <w:rFonts w:ascii="Consolas" w:hAnsi="Consolas" w:cs="Consolas"/>
          <w:color w:val="000000"/>
          <w:sz w:val="20"/>
          <w:szCs w:val="20"/>
          <w:shd w:val="clear" w:color="auto" w:fill="D4D4D4"/>
        </w:rPr>
        <w:t>}</w:t>
      </w:r>
    </w:p>
    <w:p w14:paraId="5B45322B" w14:textId="01E25860" w:rsidR="007932AE" w:rsidRPr="003F6931" w:rsidRDefault="007932AE" w:rsidP="003F6931">
      <w:pPr>
        <w:pStyle w:val="BodyText"/>
        <w:rPr>
          <w:b/>
          <w:shd w:val="clear" w:color="auto" w:fill="D4D4D4"/>
        </w:rPr>
      </w:pPr>
      <w:r w:rsidRPr="003F6931">
        <w:rPr>
          <w:b/>
          <w:shd w:val="clear" w:color="auto" w:fill="D4D4D4"/>
        </w:rPr>
        <w:t>11) Can we create constructor inside abstract class?</w:t>
      </w:r>
    </w:p>
    <w:p w14:paraId="6365091B" w14:textId="4DAC0EAF" w:rsidR="00126178" w:rsidRDefault="00126178" w:rsidP="003F6931">
      <w:pPr>
        <w:pStyle w:val="BodyText"/>
        <w:rPr>
          <w:shd w:val="clear" w:color="auto" w:fill="D4D4D4"/>
        </w:rPr>
      </w:pPr>
      <w:r>
        <w:rPr>
          <w:b/>
          <w:shd w:val="clear" w:color="auto" w:fill="D4D4D4"/>
        </w:rPr>
        <w:t xml:space="preserve">Ans. </w:t>
      </w:r>
      <w:r w:rsidRPr="00126178">
        <w:rPr>
          <w:shd w:val="clear" w:color="auto" w:fill="D4D4D4"/>
        </w:rPr>
        <w:t xml:space="preserve">Yes, we can create constructor, but </w:t>
      </w:r>
      <w:proofErr w:type="spellStart"/>
      <w:r w:rsidRPr="00126178">
        <w:rPr>
          <w:shd w:val="clear" w:color="auto" w:fill="D4D4D4"/>
        </w:rPr>
        <w:t>its</w:t>
      </w:r>
      <w:proofErr w:type="spellEnd"/>
      <w:r w:rsidRPr="00126178">
        <w:rPr>
          <w:shd w:val="clear" w:color="auto" w:fill="D4D4D4"/>
        </w:rPr>
        <w:t xml:space="preserve"> useless when de</w:t>
      </w:r>
      <w:r>
        <w:rPr>
          <w:shd w:val="clear" w:color="auto" w:fill="D4D4D4"/>
        </w:rPr>
        <w:t>fined in an abstract class because abstract class contains incomplete methods. And we know,  due to the presence of incomplete methods we cannot create it’s object. So if we don’t create object we cannot call constructor</w:t>
      </w:r>
      <w:r w:rsidR="00161A1D">
        <w:rPr>
          <w:shd w:val="clear" w:color="auto" w:fill="D4D4D4"/>
        </w:rPr>
        <w:t>.</w:t>
      </w:r>
    </w:p>
    <w:p w14:paraId="5CBC2764" w14:textId="2D60038C" w:rsidR="00B5465D" w:rsidRPr="003F6931" w:rsidRDefault="00B5465D" w:rsidP="003F6931">
      <w:pPr>
        <w:pStyle w:val="BodyText"/>
        <w:rPr>
          <w:b/>
          <w:shd w:val="clear" w:color="auto" w:fill="D4D4D4"/>
        </w:rPr>
      </w:pPr>
      <w:r w:rsidRPr="003F6931">
        <w:rPr>
          <w:b/>
          <w:shd w:val="clear" w:color="auto" w:fill="D4D4D4"/>
        </w:rPr>
        <w:t>12)</w:t>
      </w:r>
      <w:r w:rsidRPr="003F6931">
        <w:rPr>
          <w:b/>
        </w:rPr>
        <w:t xml:space="preserve"> </w:t>
      </w:r>
      <w:r w:rsidRPr="003F6931">
        <w:rPr>
          <w:b/>
          <w:shd w:val="clear" w:color="auto" w:fill="D4D4D4"/>
        </w:rPr>
        <w:t>constructor or IIB should be used for initialization?</w:t>
      </w:r>
    </w:p>
    <w:p w14:paraId="5774EC99" w14:textId="3E22531B" w:rsidR="00B5465D" w:rsidRDefault="00B5465D" w:rsidP="003F6931">
      <w:pPr>
        <w:pStyle w:val="BodyText"/>
        <w:rPr>
          <w:shd w:val="clear" w:color="auto" w:fill="FFFFFF"/>
        </w:rPr>
      </w:pPr>
      <w:r>
        <w:rPr>
          <w:rFonts w:ascii="Consolas" w:hAnsi="Consolas" w:cs="Consolas"/>
          <w:b/>
          <w:bCs/>
          <w:color w:val="000000"/>
          <w:sz w:val="20"/>
          <w:szCs w:val="20"/>
          <w:shd w:val="clear" w:color="auto" w:fill="D4D4D4"/>
        </w:rPr>
        <w:lastRenderedPageBreak/>
        <w:t>Ans.</w:t>
      </w:r>
      <w:r w:rsidRPr="00B5465D">
        <w:rPr>
          <w:rFonts w:ascii="Arial" w:hAnsi="Arial" w:cs="Arial"/>
          <w:b/>
          <w:bCs/>
          <w:shd w:val="clear" w:color="auto" w:fill="FFFFFF"/>
        </w:rPr>
        <w:t xml:space="preserve"> </w:t>
      </w:r>
      <w:r w:rsidRPr="00B5465D">
        <w:rPr>
          <w:b/>
          <w:bCs/>
          <w:shd w:val="clear" w:color="auto" w:fill="FFFFFF"/>
        </w:rPr>
        <w:t>Instance Initialization Blocks</w:t>
      </w:r>
      <w:r w:rsidRPr="00B5465D">
        <w:rPr>
          <w:shd w:val="clear" w:color="auto" w:fill="FFFFFF"/>
        </w:rPr>
        <w:t> or IIB are used to initialize instance variables . So firstly, constructor is invoked and the java compiler copies the instance initializer block in the constructor after the first statement super(). They run each time when object of the class is created.</w:t>
      </w:r>
    </w:p>
    <w:p w14:paraId="45DB162A" w14:textId="66607ECB" w:rsidR="00B5465D" w:rsidRPr="003F6931" w:rsidRDefault="00B5465D" w:rsidP="003F6931">
      <w:pPr>
        <w:pStyle w:val="BodyText"/>
        <w:rPr>
          <w:b/>
          <w:shd w:val="clear" w:color="auto" w:fill="FFFFFF"/>
        </w:rPr>
      </w:pPr>
      <w:r w:rsidRPr="003F6931">
        <w:rPr>
          <w:b/>
          <w:shd w:val="clear" w:color="auto" w:fill="FFFFFF"/>
        </w:rPr>
        <w:t>13)</w:t>
      </w:r>
      <w:r w:rsidRPr="003F6931">
        <w:rPr>
          <w:b/>
        </w:rPr>
        <w:t xml:space="preserve"> </w:t>
      </w:r>
      <w:r w:rsidRPr="003F6931">
        <w:rPr>
          <w:b/>
          <w:shd w:val="clear" w:color="auto" w:fill="FFFFFF"/>
        </w:rPr>
        <w:t>what happens when we write start() method?</w:t>
      </w:r>
    </w:p>
    <w:p w14:paraId="1DA8F5E2" w14:textId="77777777" w:rsidR="00B5465D" w:rsidRPr="00B5465D" w:rsidRDefault="00B5465D" w:rsidP="00B5465D">
      <w:pPr>
        <w:pStyle w:val="NoSpacing"/>
      </w:pPr>
      <w:r>
        <w:rPr>
          <w:rFonts w:ascii="Times New Roman" w:hAnsi="Times New Roman" w:cs="Times New Roman"/>
          <w:b/>
          <w:bCs/>
          <w:color w:val="202124"/>
          <w:shd w:val="clear" w:color="auto" w:fill="FFFFFF"/>
        </w:rPr>
        <w:t xml:space="preserve">Ans. </w:t>
      </w:r>
      <w:r w:rsidRPr="00B5465D">
        <w:t>When we use start method then a new thread is created and then code inside the run method will be executed for each new Thread.</w:t>
      </w:r>
    </w:p>
    <w:p w14:paraId="75ED9858" w14:textId="77777777" w:rsidR="00B5465D" w:rsidRPr="00B5465D" w:rsidRDefault="00B5465D" w:rsidP="00B5465D">
      <w:pPr>
        <w:pStyle w:val="NoSpacing"/>
        <w:rPr>
          <w:rFonts w:eastAsia="Times New Roman"/>
          <w:lang w:eastAsia="en-IN"/>
        </w:rPr>
      </w:pPr>
      <w:r w:rsidRPr="00B5465D">
        <w:rPr>
          <w:rFonts w:eastAsia="Times New Roman"/>
          <w:lang w:eastAsia="en-IN"/>
        </w:rPr>
        <w:t>Use of start method creates two stack for each thread ,Stack and native stack.</w:t>
      </w:r>
    </w:p>
    <w:p w14:paraId="36FA5F7B" w14:textId="546822CA" w:rsidR="00B5465D" w:rsidRDefault="00B5465D" w:rsidP="00B5465D">
      <w:pPr>
        <w:pStyle w:val="NoSpacing"/>
        <w:rPr>
          <w:rFonts w:eastAsia="Times New Roman"/>
          <w:lang w:eastAsia="en-IN"/>
        </w:rPr>
      </w:pPr>
      <w:r w:rsidRPr="00B5465D">
        <w:rPr>
          <w:rFonts w:eastAsia="Times New Roman"/>
          <w:lang w:eastAsia="en-IN"/>
        </w:rPr>
        <w:t>But </w:t>
      </w:r>
      <w:r w:rsidRPr="00B5465D">
        <w:rPr>
          <w:rFonts w:ascii="var(--ff-mono)" w:eastAsia="Times New Roman" w:hAnsi="var(--ff-mono)" w:cs="Courier New"/>
          <w:sz w:val="20"/>
          <w:szCs w:val="20"/>
          <w:bdr w:val="none" w:sz="0" w:space="0" w:color="auto" w:frame="1"/>
          <w:lang w:eastAsia="en-IN"/>
        </w:rPr>
        <w:t>Run</w:t>
      </w:r>
      <w:r w:rsidRPr="00B5465D">
        <w:rPr>
          <w:rFonts w:eastAsia="Times New Roman"/>
          <w:lang w:eastAsia="en-IN"/>
        </w:rPr>
        <w:t> method call just </w:t>
      </w:r>
      <w:r w:rsidRPr="00B5465D">
        <w:rPr>
          <w:rFonts w:ascii="var(--ff-mono)" w:eastAsia="Times New Roman" w:hAnsi="var(--ff-mono)" w:cs="Courier New"/>
          <w:sz w:val="20"/>
          <w:szCs w:val="20"/>
          <w:bdr w:val="none" w:sz="0" w:space="0" w:color="auto" w:frame="1"/>
          <w:lang w:eastAsia="en-IN"/>
        </w:rPr>
        <w:t>execute</w:t>
      </w:r>
      <w:r w:rsidRPr="00B5465D">
        <w:rPr>
          <w:rFonts w:eastAsia="Times New Roman"/>
          <w:lang w:eastAsia="en-IN"/>
        </w:rPr>
        <w:t> the code inside the </w:t>
      </w:r>
      <w:r w:rsidRPr="00B5465D">
        <w:rPr>
          <w:rFonts w:ascii="var(--ff-mono)" w:eastAsia="Times New Roman" w:hAnsi="var(--ff-mono)" w:cs="Courier New"/>
          <w:sz w:val="20"/>
          <w:szCs w:val="20"/>
          <w:bdr w:val="none" w:sz="0" w:space="0" w:color="auto" w:frame="1"/>
          <w:lang w:eastAsia="en-IN"/>
        </w:rPr>
        <w:t>run</w:t>
      </w:r>
      <w:r w:rsidRPr="00B5465D">
        <w:rPr>
          <w:rFonts w:eastAsia="Times New Roman"/>
          <w:lang w:eastAsia="en-IN"/>
        </w:rPr>
        <w:t> method sequentially as run method call does not create different stacks.</w:t>
      </w:r>
    </w:p>
    <w:p w14:paraId="4356C582" w14:textId="2BAD7012" w:rsidR="00B5465D" w:rsidRPr="00B5465D" w:rsidRDefault="00B5465D" w:rsidP="00B5465D">
      <w:pPr>
        <w:pStyle w:val="NoSpacing"/>
      </w:pPr>
      <w:r>
        <w:rPr>
          <w:b/>
          <w:bCs/>
        </w:rPr>
        <w:t>14</w:t>
      </w:r>
      <w:r w:rsidRPr="00C139BA">
        <w:rPr>
          <w:b/>
        </w:rPr>
        <w:t>) The synchronization is mainly used to:-</w:t>
      </w:r>
    </w:p>
    <w:p w14:paraId="72E3D248" w14:textId="77777777" w:rsidR="00B5465D" w:rsidRPr="00B5465D" w:rsidRDefault="00B5465D" w:rsidP="00B503D0">
      <w:pPr>
        <w:pStyle w:val="NoSpacing"/>
        <w:numPr>
          <w:ilvl w:val="0"/>
          <w:numId w:val="2"/>
        </w:numPr>
        <w:rPr>
          <w:rFonts w:eastAsia="Times New Roman"/>
          <w:color w:val="000000"/>
          <w:sz w:val="24"/>
          <w:szCs w:val="24"/>
          <w:lang w:eastAsia="en-IN"/>
        </w:rPr>
      </w:pPr>
      <w:r w:rsidRPr="00B5465D">
        <w:rPr>
          <w:rFonts w:eastAsia="Times New Roman"/>
          <w:color w:val="000000"/>
          <w:sz w:val="24"/>
          <w:szCs w:val="24"/>
          <w:lang w:eastAsia="en-IN"/>
        </w:rPr>
        <w:t>To prevent thread interference.</w:t>
      </w:r>
    </w:p>
    <w:p w14:paraId="29070DFE" w14:textId="7778AAF7" w:rsidR="00B5465D" w:rsidRDefault="00B5465D" w:rsidP="00B503D0">
      <w:pPr>
        <w:pStyle w:val="NoSpacing"/>
        <w:numPr>
          <w:ilvl w:val="0"/>
          <w:numId w:val="2"/>
        </w:numPr>
        <w:rPr>
          <w:rFonts w:eastAsia="Times New Roman"/>
          <w:color w:val="000000"/>
          <w:sz w:val="24"/>
          <w:szCs w:val="24"/>
          <w:lang w:eastAsia="en-IN"/>
        </w:rPr>
      </w:pPr>
      <w:r w:rsidRPr="00B5465D">
        <w:rPr>
          <w:rFonts w:eastAsia="Times New Roman"/>
          <w:color w:val="000000"/>
          <w:sz w:val="24"/>
          <w:szCs w:val="24"/>
          <w:lang w:eastAsia="en-IN"/>
        </w:rPr>
        <w:t>prevent consistency problem.</w:t>
      </w:r>
    </w:p>
    <w:p w14:paraId="6B43AEDA" w14:textId="4CF5FC37" w:rsidR="00796BCA" w:rsidRDefault="00796BCA" w:rsidP="00796BCA">
      <w:pPr>
        <w:pStyle w:val="NoSpacing"/>
        <w:rPr>
          <w:rFonts w:ascii="Segoe UI" w:hAnsi="Segoe UI" w:cs="Segoe UI"/>
          <w:color w:val="333333"/>
          <w:shd w:val="clear" w:color="auto" w:fill="FFFFFF"/>
        </w:rPr>
      </w:pPr>
      <w:r>
        <w:rPr>
          <w:rFonts w:ascii="Segoe UI" w:hAnsi="Segoe UI" w:cs="Segoe UI"/>
          <w:color w:val="333333"/>
          <w:shd w:val="clear" w:color="auto" w:fill="FFFFFF"/>
        </w:rPr>
        <w:t>Java Synchronization is better option where we want to allow only one thread to access the shared resource or same module like “balance”, where two Threads operating on same module</w:t>
      </w:r>
      <w:r w:rsidR="00D776F3">
        <w:rPr>
          <w:rFonts w:ascii="Segoe UI" w:hAnsi="Segoe UI" w:cs="Segoe UI"/>
          <w:color w:val="333333"/>
          <w:shd w:val="clear" w:color="auto" w:fill="FFFFFF"/>
        </w:rPr>
        <w:t xml:space="preserve"> </w:t>
      </w:r>
      <w:r>
        <w:rPr>
          <w:rFonts w:ascii="Segoe UI" w:hAnsi="Segoe UI" w:cs="Segoe UI"/>
          <w:color w:val="333333"/>
          <w:shd w:val="clear" w:color="auto" w:fill="FFFFFF"/>
        </w:rPr>
        <w:t>,i.e.,</w:t>
      </w:r>
      <w:r w:rsidR="00D776F3">
        <w:rPr>
          <w:rFonts w:ascii="Segoe UI" w:hAnsi="Segoe UI" w:cs="Segoe UI"/>
          <w:color w:val="333333"/>
          <w:shd w:val="clear" w:color="auto" w:fill="FFFFFF"/>
        </w:rPr>
        <w:t xml:space="preserve"> </w:t>
      </w:r>
      <w:r>
        <w:rPr>
          <w:rFonts w:ascii="Segoe UI" w:hAnsi="Segoe UI" w:cs="Segoe UI"/>
          <w:color w:val="333333"/>
          <w:shd w:val="clear" w:color="auto" w:fill="FFFFFF"/>
        </w:rPr>
        <w:t>balance.</w:t>
      </w:r>
    </w:p>
    <w:p w14:paraId="348E43FD" w14:textId="77777777" w:rsidR="00796BCA" w:rsidRDefault="00796BCA" w:rsidP="00796BCA">
      <w:pPr>
        <w:pStyle w:val="NoSpacing"/>
        <w:rPr>
          <w:rFonts w:ascii="Segoe UI" w:hAnsi="Segoe UI" w:cs="Segoe UI"/>
          <w:color w:val="333333"/>
          <w:shd w:val="clear" w:color="auto" w:fill="FFFFFF"/>
        </w:rPr>
      </w:pPr>
    </w:p>
    <w:p w14:paraId="6F0A2CD6" w14:textId="11DF09F9" w:rsidR="00796BCA" w:rsidRPr="00D10C0A" w:rsidRDefault="00796BCA" w:rsidP="00796BCA">
      <w:pPr>
        <w:pStyle w:val="NoSpacing"/>
        <w:rPr>
          <w:rFonts w:ascii="Segoe UI" w:hAnsi="Segoe UI" w:cs="Segoe UI"/>
          <w:b/>
          <w:color w:val="333333"/>
          <w:shd w:val="clear" w:color="auto" w:fill="FFFFFF"/>
        </w:rPr>
      </w:pPr>
      <w:r w:rsidRPr="00D10C0A">
        <w:rPr>
          <w:rFonts w:ascii="Segoe UI" w:hAnsi="Segoe UI" w:cs="Segoe UI"/>
          <w:b/>
          <w:color w:val="333333"/>
          <w:shd w:val="clear" w:color="auto" w:fill="FFFFFF"/>
        </w:rPr>
        <w:t>15)How to get an ID of a current running Thread?</w:t>
      </w:r>
    </w:p>
    <w:p w14:paraId="41A9FB5A" w14:textId="77777777" w:rsidR="00796BCA" w:rsidRPr="00796BCA" w:rsidRDefault="00796BCA" w:rsidP="00796BCA">
      <w:pPr>
        <w:pStyle w:val="NoSpacing"/>
        <w:rPr>
          <w:rStyle w:val="Heading2Char"/>
          <w:rFonts w:ascii="Consolas" w:eastAsiaTheme="minorHAnsi" w:hAnsi="Consolas"/>
          <w:color w:val="262626" w:themeColor="text1" w:themeTint="D9"/>
          <w:spacing w:val="2"/>
          <w:bdr w:val="none" w:sz="0" w:space="0" w:color="auto" w:frame="1"/>
        </w:rPr>
      </w:pPr>
      <w:r>
        <w:rPr>
          <w:rFonts w:ascii="Segoe UI" w:hAnsi="Segoe UI" w:cs="Segoe UI"/>
          <w:color w:val="333333"/>
          <w:shd w:val="clear" w:color="auto" w:fill="FFFFFF"/>
        </w:rPr>
        <w:t>Ans.</w:t>
      </w:r>
      <w:r w:rsidRPr="00796BCA">
        <w:rPr>
          <w:rStyle w:val="Heading2Char"/>
          <w:rFonts w:ascii="Consolas" w:eastAsiaTheme="minorHAnsi" w:hAnsi="Consolas"/>
          <w:color w:val="F8F8F2"/>
          <w:spacing w:val="2"/>
          <w:bdr w:val="none" w:sz="0" w:space="0" w:color="auto" w:frame="1"/>
        </w:rPr>
        <w:t xml:space="preserve"> </w:t>
      </w:r>
      <w:r w:rsidRPr="00796BCA">
        <w:rPr>
          <w:rStyle w:val="Heading2Char"/>
          <w:rFonts w:ascii="Consolas" w:eastAsiaTheme="minorHAnsi" w:hAnsi="Consolas"/>
          <w:color w:val="262626" w:themeColor="text1" w:themeTint="D9"/>
          <w:spacing w:val="2"/>
          <w:sz w:val="24"/>
          <w:szCs w:val="24"/>
          <w:bdr w:val="none" w:sz="0" w:space="0" w:color="auto" w:frame="1"/>
        </w:rPr>
        <w:t>Public void run(){</w:t>
      </w:r>
    </w:p>
    <w:p w14:paraId="4C85BE77" w14:textId="5F346FBF" w:rsidR="00796BCA" w:rsidRDefault="00796BCA" w:rsidP="00796BCA">
      <w:pPr>
        <w:pStyle w:val="NoSpacing"/>
        <w:ind w:firstLine="720"/>
        <w:rPr>
          <w:bdr w:val="none" w:sz="0" w:space="0" w:color="auto" w:frame="1"/>
          <w:lang w:eastAsia="en-IN"/>
        </w:rPr>
      </w:pPr>
      <w:r w:rsidRPr="00796BCA">
        <w:rPr>
          <w:color w:val="262626" w:themeColor="text1" w:themeTint="D9"/>
          <w:bdr w:val="none" w:sz="0" w:space="0" w:color="auto" w:frame="1"/>
          <w:lang w:eastAsia="en-IN"/>
        </w:rPr>
        <w:t xml:space="preserve">System.out.println(Current Thread Name: </w:t>
      </w:r>
      <w:r w:rsidR="003F6931">
        <w:rPr>
          <w:color w:val="262626" w:themeColor="text1" w:themeTint="D9"/>
          <w:bdr w:val="none" w:sz="0" w:space="0" w:color="auto" w:frame="1"/>
          <w:lang w:eastAsia="en-IN"/>
        </w:rPr>
        <w:t>“</w:t>
      </w:r>
      <w:r w:rsidRPr="00796BCA">
        <w:rPr>
          <w:bdr w:val="none" w:sz="0" w:space="0" w:color="auto" w:frame="1"/>
          <w:lang w:eastAsia="en-IN"/>
        </w:rPr>
        <w:t>+ Thread.currentThread().getName());</w:t>
      </w:r>
    </w:p>
    <w:p w14:paraId="29E22566" w14:textId="09C710AF" w:rsidR="00796BCA" w:rsidRDefault="00796BCA" w:rsidP="00796BCA">
      <w:pPr>
        <w:pStyle w:val="NoSpacing"/>
        <w:ind w:firstLine="720"/>
        <w:rPr>
          <w:b/>
          <w:bdr w:val="none" w:sz="0" w:space="0" w:color="auto" w:frame="1"/>
          <w:lang w:eastAsia="en-IN"/>
        </w:rPr>
      </w:pPr>
      <w:r w:rsidRPr="00796BCA">
        <w:rPr>
          <w:b/>
          <w:bdr w:val="none" w:sz="0" w:space="0" w:color="auto" w:frame="1"/>
          <w:lang w:eastAsia="en-IN"/>
        </w:rPr>
        <w:t>}</w:t>
      </w:r>
    </w:p>
    <w:p w14:paraId="34D7C332" w14:textId="77777777" w:rsidR="00D10C0A" w:rsidRPr="00796BCA" w:rsidRDefault="00D10C0A" w:rsidP="00796BCA">
      <w:pPr>
        <w:pStyle w:val="NoSpacing"/>
        <w:ind w:firstLine="720"/>
        <w:rPr>
          <w:rFonts w:cs="Times New Roman"/>
          <w:b/>
          <w:color w:val="FFFFFF"/>
          <w:sz w:val="24"/>
          <w:szCs w:val="24"/>
          <w:lang w:eastAsia="en-IN"/>
        </w:rPr>
      </w:pPr>
    </w:p>
    <w:p w14:paraId="2B28D74F" w14:textId="5DCFD910" w:rsidR="00796BCA" w:rsidRDefault="00D10C0A" w:rsidP="00796BCA">
      <w:pPr>
        <w:pStyle w:val="NoSpacing"/>
        <w:rPr>
          <w:rFonts w:eastAsia="Times New Roman"/>
          <w:b/>
          <w:color w:val="000000"/>
          <w:sz w:val="24"/>
          <w:szCs w:val="24"/>
          <w:lang w:eastAsia="en-IN"/>
        </w:rPr>
      </w:pPr>
      <w:r>
        <w:rPr>
          <w:rFonts w:eastAsia="Times New Roman"/>
          <w:b/>
          <w:color w:val="000000"/>
          <w:sz w:val="24"/>
          <w:szCs w:val="24"/>
          <w:lang w:eastAsia="en-IN"/>
        </w:rPr>
        <w:t>16)</w:t>
      </w:r>
      <w:r w:rsidRPr="00D10C0A">
        <w:t xml:space="preserve"> </w:t>
      </w:r>
      <w:r>
        <w:rPr>
          <w:rFonts w:eastAsia="Times New Roman"/>
          <w:b/>
          <w:color w:val="000000"/>
          <w:sz w:val="24"/>
          <w:szCs w:val="24"/>
          <w:lang w:eastAsia="en-IN"/>
        </w:rPr>
        <w:t>W</w:t>
      </w:r>
      <w:r w:rsidRPr="00D10C0A">
        <w:rPr>
          <w:rFonts w:eastAsia="Times New Roman"/>
          <w:b/>
          <w:color w:val="000000"/>
          <w:sz w:val="24"/>
          <w:szCs w:val="24"/>
          <w:lang w:eastAsia="en-IN"/>
        </w:rPr>
        <w:t>hy static is declared in main method in java</w:t>
      </w:r>
      <w:r>
        <w:rPr>
          <w:rFonts w:eastAsia="Times New Roman"/>
          <w:b/>
          <w:color w:val="000000"/>
          <w:sz w:val="24"/>
          <w:szCs w:val="24"/>
          <w:lang w:eastAsia="en-IN"/>
        </w:rPr>
        <w:t>?</w:t>
      </w:r>
    </w:p>
    <w:p w14:paraId="62A84FEF" w14:textId="4F99199C" w:rsidR="00D10C0A" w:rsidRPr="00D10C0A" w:rsidRDefault="00D10C0A" w:rsidP="00796BCA">
      <w:pPr>
        <w:pStyle w:val="NoSpacing"/>
        <w:rPr>
          <w:rFonts w:eastAsia="Times New Roman"/>
          <w:color w:val="000000"/>
          <w:sz w:val="24"/>
          <w:szCs w:val="24"/>
          <w:lang w:eastAsia="en-IN"/>
        </w:rPr>
      </w:pPr>
      <w:r>
        <w:rPr>
          <w:rFonts w:eastAsia="Times New Roman"/>
          <w:b/>
          <w:color w:val="000000"/>
          <w:sz w:val="24"/>
          <w:szCs w:val="24"/>
          <w:lang w:eastAsia="en-IN"/>
        </w:rPr>
        <w:t xml:space="preserve">Ans. </w:t>
      </w:r>
      <w:r w:rsidRPr="00D10C0A">
        <w:rPr>
          <w:rFonts w:ascii="Arial" w:hAnsi="Arial" w:cs="Arial"/>
          <w:color w:val="202124"/>
          <w:sz w:val="20"/>
          <w:szCs w:val="20"/>
          <w:shd w:val="clear" w:color="auto" w:fill="FFFFFF"/>
        </w:rPr>
        <w:t>Java main() method is always static, </w:t>
      </w:r>
      <w:r w:rsidRPr="00D10C0A">
        <w:rPr>
          <w:rFonts w:ascii="Arial" w:hAnsi="Arial" w:cs="Arial"/>
          <w:b/>
          <w:bCs/>
          <w:color w:val="202124"/>
          <w:sz w:val="20"/>
          <w:szCs w:val="20"/>
          <w:shd w:val="clear" w:color="auto" w:fill="FFFFFF"/>
        </w:rPr>
        <w:t>so that compiler can call it without the creation of an object or before the creation of an object of the class</w:t>
      </w:r>
      <w:r w:rsidRPr="00D10C0A">
        <w:rPr>
          <w:rFonts w:ascii="Arial" w:hAnsi="Arial" w:cs="Arial"/>
          <w:color w:val="202124"/>
          <w:sz w:val="20"/>
          <w:szCs w:val="20"/>
          <w:shd w:val="clear" w:color="auto" w:fill="FFFFFF"/>
        </w:rPr>
        <w:t>. In any Java program, the main() method is the starting point from where compiler starts program execution. So, the compiler needs to call the main() method.</w:t>
      </w:r>
    </w:p>
    <w:p w14:paraId="36BEA829" w14:textId="272E4667" w:rsidR="00D10C0A" w:rsidRPr="003F6931" w:rsidRDefault="00D10C0A" w:rsidP="003F6931">
      <w:pPr>
        <w:pStyle w:val="BodyText"/>
        <w:rPr>
          <w:b/>
        </w:rPr>
      </w:pPr>
      <w:r w:rsidRPr="003F6931">
        <w:rPr>
          <w:b/>
        </w:rPr>
        <w:t>17) Why constructor cannot be overrided in java?</w:t>
      </w:r>
    </w:p>
    <w:p w14:paraId="40FB4DCA" w14:textId="22854A94" w:rsidR="00D10C0A" w:rsidRDefault="00D10C0A" w:rsidP="003F6931">
      <w:pPr>
        <w:pStyle w:val="BodyText"/>
        <w:rPr>
          <w:shd w:val="clear" w:color="auto" w:fill="FFFFFF"/>
        </w:rPr>
      </w:pPr>
      <w:r>
        <w:rPr>
          <w:b/>
          <w:bCs/>
        </w:rPr>
        <w:t>Ans.</w:t>
      </w:r>
      <w:r>
        <w:rPr>
          <w:bCs/>
        </w:rPr>
        <w:t xml:space="preserve"> </w:t>
      </w:r>
      <w:r w:rsidRPr="00D10C0A">
        <w:rPr>
          <w:shd w:val="clear" w:color="auto" w:fill="FFFFFF"/>
        </w:rPr>
        <w:t>Constructor Overriding </w:t>
      </w:r>
      <w:r w:rsidRPr="00D10C0A">
        <w:rPr>
          <w:b/>
          <w:bCs/>
          <w:shd w:val="clear" w:color="auto" w:fill="FFFFFF"/>
        </w:rPr>
        <w:t>is never possible</w:t>
      </w:r>
      <w:r w:rsidRPr="00D10C0A">
        <w:rPr>
          <w:shd w:val="clear" w:color="auto" w:fill="FFFFFF"/>
        </w:rPr>
        <w:t> in Java. This is because, Constructor looks like a method but name should be as class name and no return value. Overriding means what we have declared in Super class, that exactly we have to declare in Sub class it is called Overriding.</w:t>
      </w:r>
    </w:p>
    <w:p w14:paraId="6E8ADF90" w14:textId="72A89506" w:rsidR="00D10C0A" w:rsidRPr="003F6931" w:rsidRDefault="00D10C0A" w:rsidP="003F6931">
      <w:pPr>
        <w:pStyle w:val="BodyText"/>
        <w:rPr>
          <w:b/>
          <w:shd w:val="clear" w:color="auto" w:fill="FFFFFF"/>
        </w:rPr>
      </w:pPr>
      <w:r w:rsidRPr="003F6931">
        <w:rPr>
          <w:b/>
          <w:shd w:val="clear" w:color="auto" w:fill="FFFFFF"/>
        </w:rPr>
        <w:t>18)</w:t>
      </w:r>
      <w:r w:rsidRPr="003F6931">
        <w:rPr>
          <w:b/>
        </w:rPr>
        <w:t xml:space="preserve"> </w:t>
      </w:r>
      <w:r w:rsidRPr="003F6931">
        <w:rPr>
          <w:b/>
          <w:shd w:val="clear" w:color="auto" w:fill="FFFFFF"/>
        </w:rPr>
        <w:t>Use of functional interface in java?</w:t>
      </w:r>
    </w:p>
    <w:p w14:paraId="74570809" w14:textId="76848435" w:rsidR="00D10C0A" w:rsidRDefault="00D10C0A" w:rsidP="003F6931">
      <w:pPr>
        <w:pStyle w:val="BodyText"/>
        <w:rPr>
          <w:shd w:val="clear" w:color="auto" w:fill="FFFFFF"/>
        </w:rPr>
      </w:pPr>
      <w:r>
        <w:rPr>
          <w:b/>
          <w:sz w:val="20"/>
          <w:szCs w:val="20"/>
          <w:shd w:val="clear" w:color="auto" w:fill="FFFFFF"/>
        </w:rPr>
        <w:t>Ans.</w:t>
      </w:r>
      <w:r w:rsidRPr="00D10C0A">
        <w:rPr>
          <w:shd w:val="clear" w:color="auto" w:fill="FFFFFF"/>
        </w:rPr>
        <w:t xml:space="preserve"> </w:t>
      </w:r>
      <w:r>
        <w:rPr>
          <w:shd w:val="clear" w:color="auto" w:fill="FFFFFF"/>
        </w:rPr>
        <w:t>A functional interface is an interface annotated with @FunctionalInterface annotation and contains only one abstract method, but the interface can have multiple default methods.</w:t>
      </w:r>
    </w:p>
    <w:p w14:paraId="54D0C9A8" w14:textId="738C8CEE" w:rsidR="00D10C0A" w:rsidRDefault="00D776F3" w:rsidP="003F6931">
      <w:pPr>
        <w:pStyle w:val="BodyText"/>
        <w:rPr>
          <w:shd w:val="clear" w:color="auto" w:fill="FFFFFF"/>
        </w:rPr>
      </w:pPr>
      <w:r>
        <w:rPr>
          <w:shd w:val="clear" w:color="auto" w:fill="FFFFFF"/>
        </w:rPr>
        <w:t>Lambda</w:t>
      </w:r>
      <w:r w:rsidR="00D10C0A">
        <w:rPr>
          <w:shd w:val="clear" w:color="auto" w:fill="FFFFFF"/>
        </w:rPr>
        <w:t xml:space="preserve"> expressions</w:t>
      </w:r>
      <w:r w:rsidR="0056196E">
        <w:rPr>
          <w:shd w:val="clear" w:color="auto" w:fill="FFFFFF"/>
        </w:rPr>
        <w:t xml:space="preserve"> are </w:t>
      </w:r>
      <w:proofErr w:type="spellStart"/>
      <w:r w:rsidR="0056196E">
        <w:rPr>
          <w:shd w:val="clear" w:color="auto" w:fill="FFFFFF"/>
        </w:rPr>
        <w:t>anonymous,which</w:t>
      </w:r>
      <w:proofErr w:type="spellEnd"/>
      <w:r w:rsidR="0056196E">
        <w:rPr>
          <w:shd w:val="clear" w:color="auto" w:fill="FFFFFF"/>
        </w:rPr>
        <w:t xml:space="preserve"> means which don’t have a name and no access Modifier and</w:t>
      </w:r>
      <w:r w:rsidR="00D10C0A">
        <w:rPr>
          <w:shd w:val="clear" w:color="auto" w:fill="FFFFFF"/>
        </w:rPr>
        <w:t xml:space="preserve"> can be used to complete the incomplete abstract method in Interface.</w:t>
      </w:r>
    </w:p>
    <w:p w14:paraId="4E1DCC82" w14:textId="05D615E1" w:rsidR="009F14E4" w:rsidRDefault="009F14E4" w:rsidP="003F6931">
      <w:pPr>
        <w:pStyle w:val="BodyText"/>
        <w:rPr>
          <w:b/>
          <w:shd w:val="clear" w:color="auto" w:fill="FFFFFF"/>
        </w:rPr>
      </w:pPr>
      <w:r>
        <w:rPr>
          <w:b/>
          <w:shd w:val="clear" w:color="auto" w:fill="FFFFFF"/>
        </w:rPr>
        <w:t>Types of Functional Interface in JAVA?</w:t>
      </w:r>
    </w:p>
    <w:p w14:paraId="0112198E" w14:textId="4E938A5B" w:rsidR="009F14E4" w:rsidRDefault="009F14E4" w:rsidP="003F6931">
      <w:pPr>
        <w:pStyle w:val="BodyText"/>
        <w:rPr>
          <w:shd w:val="clear" w:color="auto" w:fill="FFFFFF"/>
        </w:rPr>
      </w:pPr>
      <w:r>
        <w:rPr>
          <w:b/>
          <w:shd w:val="clear" w:color="auto" w:fill="FFFFFF"/>
        </w:rPr>
        <w:t xml:space="preserve">Consumer: </w:t>
      </w:r>
      <w:r w:rsidR="00926DCD">
        <w:rPr>
          <w:shd w:val="clear" w:color="auto" w:fill="FFFFFF"/>
        </w:rPr>
        <w:t>The Consumer interface of the Functional Interface is the one that accepts only one argument. The Consumer surface has no return Value.</w:t>
      </w:r>
    </w:p>
    <w:p w14:paraId="0D2FA139" w14:textId="4BF5A412" w:rsidR="00926DCD" w:rsidRDefault="00926DCD" w:rsidP="003F6931">
      <w:pPr>
        <w:pStyle w:val="BodyText"/>
        <w:rPr>
          <w:shd w:val="clear" w:color="auto" w:fill="FFFFFF"/>
        </w:rPr>
      </w:pPr>
      <w:r>
        <w:rPr>
          <w:shd w:val="clear" w:color="auto" w:fill="FFFFFF"/>
        </w:rPr>
        <w:t>Consumer&lt;Integer&gt; consumer = (value) -&gt; System.out.println(“Hello”);</w:t>
      </w:r>
    </w:p>
    <w:p w14:paraId="29A4149E" w14:textId="0F838005" w:rsidR="00926DCD" w:rsidRDefault="00926DCD" w:rsidP="003F6931">
      <w:pPr>
        <w:pStyle w:val="BodyText"/>
        <w:rPr>
          <w:shd w:val="clear" w:color="auto" w:fill="FFFFFF"/>
        </w:rPr>
      </w:pPr>
      <w:r>
        <w:rPr>
          <w:b/>
          <w:shd w:val="clear" w:color="auto" w:fill="FFFFFF"/>
        </w:rPr>
        <w:t xml:space="preserve">Predicate: </w:t>
      </w:r>
      <w:r>
        <w:rPr>
          <w:shd w:val="clear" w:color="auto" w:fill="FFFFFF"/>
        </w:rPr>
        <w:t>It’s a Functional Interface which accepts a single Value or argument and does some sort of processing on it, and returns a Boolean value.</w:t>
      </w:r>
    </w:p>
    <w:p w14:paraId="40FDBCE5" w14:textId="7A0BE04D" w:rsidR="00F4296F" w:rsidRDefault="00926DCD" w:rsidP="00F4296F">
      <w:pPr>
        <w:pStyle w:val="BodyText"/>
        <w:rPr>
          <w:shd w:val="clear" w:color="auto" w:fill="FFFFFF"/>
        </w:rPr>
      </w:pPr>
      <w:r>
        <w:rPr>
          <w:shd w:val="clear" w:color="auto" w:fill="FFFFFF"/>
        </w:rPr>
        <w:t xml:space="preserve">Predicate </w:t>
      </w:r>
      <w:proofErr w:type="spellStart"/>
      <w:r>
        <w:rPr>
          <w:shd w:val="clear" w:color="auto" w:fill="FFFFFF"/>
        </w:rPr>
        <w:t>predicate</w:t>
      </w:r>
      <w:proofErr w:type="spellEnd"/>
      <w:r w:rsidR="00F4296F">
        <w:rPr>
          <w:shd w:val="clear" w:color="auto" w:fill="FFFFFF"/>
        </w:rPr>
        <w:t xml:space="preserve"> = (value) -&gt; System.out.println(“Hello”);//Using </w:t>
      </w:r>
      <w:proofErr w:type="spellStart"/>
      <w:r w:rsidR="00F4296F">
        <w:rPr>
          <w:shd w:val="clear" w:color="auto" w:fill="FFFFFF"/>
        </w:rPr>
        <w:t>Lamda’s</w:t>
      </w:r>
      <w:proofErr w:type="spellEnd"/>
      <w:r w:rsidR="00F4296F">
        <w:rPr>
          <w:shd w:val="clear" w:color="auto" w:fill="FFFFFF"/>
        </w:rPr>
        <w:t xml:space="preserve"> Expression</w:t>
      </w:r>
    </w:p>
    <w:p w14:paraId="34A8D366" w14:textId="1EB3CAAF" w:rsidR="00F4296F" w:rsidRDefault="00F4296F" w:rsidP="00F4296F">
      <w:pPr>
        <w:pStyle w:val="BodyText"/>
        <w:rPr>
          <w:shd w:val="clear" w:color="auto" w:fill="FFFFFF"/>
        </w:rPr>
      </w:pPr>
      <w:r>
        <w:rPr>
          <w:shd w:val="clear" w:color="auto" w:fill="FFFFFF"/>
        </w:rPr>
        <w:t>Public interface Predicate&lt;T&gt;{</w:t>
      </w:r>
    </w:p>
    <w:p w14:paraId="72735F75" w14:textId="61593731" w:rsidR="00F4296F" w:rsidRDefault="00F4296F" w:rsidP="00F4296F">
      <w:pPr>
        <w:pStyle w:val="BodyText"/>
        <w:ind w:firstLine="720"/>
        <w:rPr>
          <w:shd w:val="clear" w:color="auto" w:fill="FFFFFF"/>
        </w:rPr>
      </w:pPr>
      <w:r>
        <w:rPr>
          <w:shd w:val="clear" w:color="auto" w:fill="FFFFFF"/>
        </w:rPr>
        <w:lastRenderedPageBreak/>
        <w:t>Boolean test(T t);</w:t>
      </w:r>
    </w:p>
    <w:p w14:paraId="36A734BC" w14:textId="331C59D5" w:rsidR="00F4296F" w:rsidRDefault="00F4296F" w:rsidP="00F4296F">
      <w:pPr>
        <w:pStyle w:val="BodyText"/>
        <w:rPr>
          <w:shd w:val="clear" w:color="auto" w:fill="FFFFFF"/>
        </w:rPr>
      </w:pPr>
      <w:r>
        <w:rPr>
          <w:shd w:val="clear" w:color="auto" w:fill="FFFFFF"/>
        </w:rPr>
        <w:t>}</w:t>
      </w:r>
    </w:p>
    <w:p w14:paraId="61AF10B3" w14:textId="045E4FF2" w:rsidR="00F4296F" w:rsidRDefault="00F4296F" w:rsidP="00F4296F">
      <w:pPr>
        <w:pStyle w:val="BodyText"/>
        <w:rPr>
          <w:shd w:val="clear" w:color="auto" w:fill="FFFFFF"/>
        </w:rPr>
      </w:pPr>
      <w:r>
        <w:rPr>
          <w:b/>
          <w:shd w:val="clear" w:color="auto" w:fill="FFFFFF"/>
        </w:rPr>
        <w:t xml:space="preserve">Function: </w:t>
      </w:r>
      <w:r w:rsidR="00610BD5">
        <w:rPr>
          <w:shd w:val="clear" w:color="auto" w:fill="FFFFFF"/>
        </w:rPr>
        <w:t>It receives only a single argument and returns a value after the required processing.</w:t>
      </w:r>
    </w:p>
    <w:p w14:paraId="312DB69B" w14:textId="48EDE08C" w:rsidR="00610BD5" w:rsidRDefault="00610BD5" w:rsidP="00F4296F">
      <w:pPr>
        <w:pStyle w:val="BodyText"/>
        <w:rPr>
          <w:shd w:val="clear" w:color="auto" w:fill="FFFFFF"/>
        </w:rPr>
      </w:pPr>
      <w:r>
        <w:rPr>
          <w:shd w:val="clear" w:color="auto" w:fill="FFFFFF"/>
        </w:rPr>
        <w:t xml:space="preserve">Public interface </w:t>
      </w:r>
      <w:proofErr w:type="spellStart"/>
      <w:r>
        <w:rPr>
          <w:shd w:val="clear" w:color="auto" w:fill="FFFFFF"/>
        </w:rPr>
        <w:t>BitFunction</w:t>
      </w:r>
      <w:proofErr w:type="spellEnd"/>
      <w:r>
        <w:rPr>
          <w:shd w:val="clear" w:color="auto" w:fill="FFFFFF"/>
        </w:rPr>
        <w:t>&lt;T, U, R&gt;{</w:t>
      </w:r>
    </w:p>
    <w:p w14:paraId="68CC311A" w14:textId="05EE7EF8" w:rsidR="00610BD5" w:rsidRDefault="00610BD5" w:rsidP="00F4296F">
      <w:pPr>
        <w:pStyle w:val="BodyText"/>
        <w:rPr>
          <w:shd w:val="clear" w:color="auto" w:fill="FFFFFF"/>
        </w:rPr>
      </w:pPr>
      <w:r>
        <w:rPr>
          <w:shd w:val="clear" w:color="auto" w:fill="FFFFFF"/>
        </w:rPr>
        <w:tab/>
        <w:t xml:space="preserve">R apply(T </w:t>
      </w:r>
      <w:proofErr w:type="spellStart"/>
      <w:r>
        <w:rPr>
          <w:shd w:val="clear" w:color="auto" w:fill="FFFFFF"/>
        </w:rPr>
        <w:t>t</w:t>
      </w:r>
      <w:proofErr w:type="spellEnd"/>
      <w:r>
        <w:rPr>
          <w:shd w:val="clear" w:color="auto" w:fill="FFFFFF"/>
        </w:rPr>
        <w:t>, U u);</w:t>
      </w:r>
    </w:p>
    <w:p w14:paraId="2989951C" w14:textId="7CD22876" w:rsidR="00610BD5" w:rsidRDefault="00610BD5" w:rsidP="00F4296F">
      <w:pPr>
        <w:pStyle w:val="BodyText"/>
        <w:rPr>
          <w:shd w:val="clear" w:color="auto" w:fill="FFFFFF"/>
        </w:rPr>
      </w:pPr>
      <w:r>
        <w:rPr>
          <w:shd w:val="clear" w:color="auto" w:fill="FFFFFF"/>
        </w:rPr>
        <w:t>}</w:t>
      </w:r>
    </w:p>
    <w:p w14:paraId="25672FCE" w14:textId="5FE5669C" w:rsidR="0030074B" w:rsidRDefault="0030074B" w:rsidP="00F4296F">
      <w:pPr>
        <w:pStyle w:val="BodyText"/>
        <w:rPr>
          <w:shd w:val="clear" w:color="auto" w:fill="FFFFFF"/>
        </w:rPr>
      </w:pPr>
      <w:r w:rsidRPr="0030074B">
        <w:rPr>
          <w:b/>
          <w:shd w:val="clear" w:color="auto" w:fill="FFFFFF"/>
        </w:rPr>
        <w:t>Unary Operator</w:t>
      </w:r>
      <w:r>
        <w:rPr>
          <w:shd w:val="clear" w:color="auto" w:fill="FFFFFF"/>
        </w:rPr>
        <w:t xml:space="preserve"> extends Function Interface.</w:t>
      </w:r>
    </w:p>
    <w:p w14:paraId="7E9E4F8D" w14:textId="01E2D0F7" w:rsidR="0030074B" w:rsidRDefault="0030074B" w:rsidP="00F4296F">
      <w:pPr>
        <w:pStyle w:val="BodyText"/>
        <w:rPr>
          <w:shd w:val="clear" w:color="auto" w:fill="FFFFFF"/>
        </w:rPr>
      </w:pPr>
      <w:r w:rsidRPr="0030074B">
        <w:rPr>
          <w:b/>
          <w:shd w:val="clear" w:color="auto" w:fill="FFFFFF"/>
        </w:rPr>
        <w:t>Binary Operator</w:t>
      </w:r>
      <w:r>
        <w:rPr>
          <w:shd w:val="clear" w:color="auto" w:fill="FFFFFF"/>
        </w:rPr>
        <w:t xml:space="preserve"> extends Bi-Function Interface.</w:t>
      </w:r>
    </w:p>
    <w:p w14:paraId="757733F2" w14:textId="58577462" w:rsidR="0030074B" w:rsidRDefault="0030074B" w:rsidP="00F4296F">
      <w:pPr>
        <w:pStyle w:val="BodyText"/>
        <w:rPr>
          <w:shd w:val="clear" w:color="auto" w:fill="FFFFFF"/>
        </w:rPr>
      </w:pPr>
      <w:r>
        <w:rPr>
          <w:b/>
          <w:shd w:val="clear" w:color="auto" w:fill="FFFFFF"/>
        </w:rPr>
        <w:t xml:space="preserve">Supplier: </w:t>
      </w:r>
      <w:r w:rsidR="00097A34">
        <w:rPr>
          <w:shd w:val="clear" w:color="auto" w:fill="FFFFFF"/>
        </w:rPr>
        <w:t xml:space="preserve">This Interface </w:t>
      </w:r>
      <w:r w:rsidR="00C57C29">
        <w:rPr>
          <w:shd w:val="clear" w:color="auto" w:fill="FFFFFF"/>
        </w:rPr>
        <w:t>doesn’t</w:t>
      </w:r>
      <w:r w:rsidR="00097A34">
        <w:rPr>
          <w:shd w:val="clear" w:color="auto" w:fill="FFFFFF"/>
        </w:rPr>
        <w:t xml:space="preserve"> take any input or argument and yet returns a single output. It’s used in lazy generation of Values.</w:t>
      </w:r>
      <w:r w:rsidR="00C57C29">
        <w:rPr>
          <w:shd w:val="clear" w:color="auto" w:fill="FFFFFF"/>
        </w:rPr>
        <w:t xml:space="preserve"> It’s also used for defining the logic for the generation of any sequence. Ex. Logic behind Fibonacci Series using </w:t>
      </w:r>
      <w:proofErr w:type="spellStart"/>
      <w:r w:rsidR="00C57C29">
        <w:rPr>
          <w:shd w:val="clear" w:color="auto" w:fill="FFFFFF"/>
        </w:rPr>
        <w:t>Stream.generate</w:t>
      </w:r>
      <w:proofErr w:type="spellEnd"/>
      <w:r w:rsidR="00C57C29">
        <w:rPr>
          <w:shd w:val="clear" w:color="auto" w:fill="FFFFFF"/>
        </w:rPr>
        <w:t>() method.</w:t>
      </w:r>
    </w:p>
    <w:p w14:paraId="2E18B011" w14:textId="239AE41D" w:rsidR="00C57C29" w:rsidRDefault="00C57C29" w:rsidP="00F4296F">
      <w:pPr>
        <w:pStyle w:val="BodyText"/>
        <w:rPr>
          <w:shd w:val="clear" w:color="auto" w:fill="FFFFFF"/>
        </w:rPr>
      </w:pPr>
      <w:r>
        <w:rPr>
          <w:shd w:val="clear" w:color="auto" w:fill="FFFFFF"/>
        </w:rPr>
        <w:t>Public interface Supplier&lt;T&gt;{</w:t>
      </w:r>
    </w:p>
    <w:p w14:paraId="082DF119" w14:textId="2D423AF1" w:rsidR="00C57C29" w:rsidRDefault="00C57C29" w:rsidP="00C57C29">
      <w:pPr>
        <w:pStyle w:val="BodyText"/>
        <w:ind w:firstLine="720"/>
        <w:rPr>
          <w:shd w:val="clear" w:color="auto" w:fill="FFFFFF"/>
        </w:rPr>
      </w:pPr>
      <w:proofErr w:type="spellStart"/>
      <w:r>
        <w:rPr>
          <w:shd w:val="clear" w:color="auto" w:fill="FFFFFF"/>
        </w:rPr>
        <w:t>T.get</w:t>
      </w:r>
      <w:proofErr w:type="spellEnd"/>
      <w:r>
        <w:rPr>
          <w:shd w:val="clear" w:color="auto" w:fill="FFFFFF"/>
        </w:rPr>
        <w:t>();</w:t>
      </w:r>
    </w:p>
    <w:p w14:paraId="60DBF934" w14:textId="71F42EEE" w:rsidR="00C57C29" w:rsidRPr="0030074B" w:rsidRDefault="00C57C29" w:rsidP="00F4296F">
      <w:pPr>
        <w:pStyle w:val="BodyText"/>
        <w:rPr>
          <w:shd w:val="clear" w:color="auto" w:fill="FFFFFF"/>
        </w:rPr>
      </w:pPr>
      <w:r>
        <w:rPr>
          <w:shd w:val="clear" w:color="auto" w:fill="FFFFFF"/>
        </w:rPr>
        <w:t>}</w:t>
      </w:r>
    </w:p>
    <w:p w14:paraId="4B823D06" w14:textId="6144729C" w:rsidR="00821EE5" w:rsidRPr="003F6931" w:rsidRDefault="00821EE5" w:rsidP="003F6931">
      <w:pPr>
        <w:pStyle w:val="BodyText"/>
        <w:rPr>
          <w:b/>
          <w:shd w:val="clear" w:color="auto" w:fill="FFFFFF"/>
        </w:rPr>
      </w:pPr>
      <w:r w:rsidRPr="003F6931">
        <w:rPr>
          <w:b/>
          <w:shd w:val="clear" w:color="auto" w:fill="FFFFFF"/>
        </w:rPr>
        <w:t>19)</w:t>
      </w:r>
      <w:r w:rsidRPr="003F6931">
        <w:rPr>
          <w:b/>
        </w:rPr>
        <w:t xml:space="preserve"> </w:t>
      </w:r>
      <w:r w:rsidRPr="003F6931">
        <w:rPr>
          <w:b/>
          <w:shd w:val="clear" w:color="auto" w:fill="FFFFFF"/>
        </w:rPr>
        <w:t>why static method cannot be overridden in java?</w:t>
      </w:r>
    </w:p>
    <w:p w14:paraId="0D92B738" w14:textId="5157960F" w:rsidR="00821EE5" w:rsidRDefault="00821EE5" w:rsidP="003F6931">
      <w:pPr>
        <w:pStyle w:val="BodyText"/>
        <w:rPr>
          <w:shd w:val="clear" w:color="auto" w:fill="FFFFFF"/>
        </w:rPr>
      </w:pPr>
      <w:r>
        <w:rPr>
          <w:b/>
          <w:shd w:val="clear" w:color="auto" w:fill="FFFFFF"/>
        </w:rPr>
        <w:t>Ans.</w:t>
      </w:r>
      <w:r w:rsidRPr="00821EE5">
        <w:rPr>
          <w:shd w:val="clear" w:color="auto" w:fill="FFFFFF"/>
        </w:rPr>
        <w:t xml:space="preserve"> </w:t>
      </w:r>
      <w:r>
        <w:rPr>
          <w:shd w:val="clear" w:color="auto" w:fill="FFFFFF"/>
        </w:rPr>
        <w:t>Static methods cannot be overridden </w:t>
      </w:r>
      <w:r>
        <w:rPr>
          <w:b/>
          <w:bCs/>
          <w:shd w:val="clear" w:color="auto" w:fill="FFFFFF"/>
        </w:rPr>
        <w:t>because they are not dispatched on the object instance at runtime</w:t>
      </w:r>
      <w:r>
        <w:rPr>
          <w:shd w:val="clear" w:color="auto" w:fill="FFFFFF"/>
        </w:rPr>
        <w:t>. The compiler decides which method gets called. Static methods can be overloaded (meaning that you can have the same method name for several methods as long as they have different parameter types).</w:t>
      </w:r>
    </w:p>
    <w:p w14:paraId="28249FD5" w14:textId="06B68662" w:rsidR="00821EE5" w:rsidRPr="003F6931" w:rsidRDefault="00821EE5" w:rsidP="003F6931">
      <w:pPr>
        <w:pStyle w:val="BodyText"/>
        <w:rPr>
          <w:b/>
          <w:shd w:val="clear" w:color="auto" w:fill="FFFFFF"/>
        </w:rPr>
      </w:pPr>
      <w:r w:rsidRPr="003F6931">
        <w:rPr>
          <w:b/>
          <w:shd w:val="clear" w:color="auto" w:fill="FFFFFF"/>
        </w:rPr>
        <w:t>20)Use of methods in JAVA?</w:t>
      </w:r>
    </w:p>
    <w:p w14:paraId="234E17D3" w14:textId="278D68F0" w:rsidR="00821EE5" w:rsidRDefault="00821EE5" w:rsidP="003F6931">
      <w:pPr>
        <w:pStyle w:val="BodyText"/>
        <w:rPr>
          <w:shd w:val="clear" w:color="auto" w:fill="FFFFFF"/>
        </w:rPr>
      </w:pPr>
      <w:r>
        <w:rPr>
          <w:shd w:val="clear" w:color="auto" w:fill="FFFFFF"/>
        </w:rPr>
        <w:t>Ans.</w:t>
      </w:r>
      <w:r w:rsidRPr="00821EE5">
        <w:rPr>
          <w:shd w:val="clear" w:color="auto" w:fill="FFFFFF"/>
        </w:rPr>
        <w:t xml:space="preserve"> </w:t>
      </w:r>
      <w:r>
        <w:rPr>
          <w:shd w:val="clear" w:color="auto" w:fill="FFFFFF"/>
        </w:rPr>
        <w:t>A method is a collection of statements that perform some specific task and return the result to the caller. We can reuse those method modules also.</w:t>
      </w:r>
    </w:p>
    <w:p w14:paraId="691DBB62" w14:textId="6EC3E4B7" w:rsidR="00E74CEF" w:rsidRDefault="00E74CEF" w:rsidP="00E74CEF">
      <w:pPr>
        <w:pStyle w:val="Heading1"/>
        <w:shd w:val="clear" w:color="auto" w:fill="FFFFFF"/>
        <w:spacing w:before="0"/>
        <w:textAlignment w:val="baseline"/>
        <w:rPr>
          <w:rFonts w:ascii="Segoe UI" w:hAnsi="Segoe UI" w:cs="Segoe UI"/>
          <w:color w:val="232629"/>
        </w:rPr>
      </w:pPr>
      <w:r>
        <w:rPr>
          <w:lang w:eastAsia="en-IN"/>
        </w:rPr>
        <w:t>21)W</w:t>
      </w:r>
      <w:hyperlink r:id="rId13" w:history="1">
        <w:r w:rsidRPr="00E74CEF">
          <w:rPr>
            <w:rStyle w:val="Hyperlink"/>
            <w:rFonts w:asciiTheme="minorHAnsi" w:hAnsiTheme="minorHAnsi" w:cstheme="minorHAnsi"/>
            <w:b/>
            <w:bCs/>
            <w:sz w:val="24"/>
            <w:szCs w:val="24"/>
            <w:u w:val="none"/>
            <w:bdr w:val="none" w:sz="0" w:space="0" w:color="auto" w:frame="1"/>
          </w:rPr>
          <w:t>hat exactly does this do Class.forName(</w:t>
        </w:r>
        <w:r w:rsidR="003F6931">
          <w:rPr>
            <w:rStyle w:val="Hyperlink"/>
            <w:rFonts w:asciiTheme="minorHAnsi" w:hAnsiTheme="minorHAnsi" w:cstheme="minorHAnsi"/>
            <w:b/>
            <w:bCs/>
            <w:sz w:val="24"/>
            <w:szCs w:val="24"/>
            <w:u w:val="none"/>
            <w:bdr w:val="none" w:sz="0" w:space="0" w:color="auto" w:frame="1"/>
          </w:rPr>
          <w:t>“</w:t>
        </w:r>
        <w:r w:rsidRPr="00E74CEF">
          <w:rPr>
            <w:rStyle w:val="Hyperlink"/>
            <w:rFonts w:asciiTheme="minorHAnsi" w:hAnsiTheme="minorHAnsi" w:cstheme="minorHAnsi"/>
            <w:b/>
            <w:bCs/>
            <w:sz w:val="24"/>
            <w:szCs w:val="24"/>
            <w:u w:val="none"/>
            <w:bdr w:val="none" w:sz="0" w:space="0" w:color="auto" w:frame="1"/>
          </w:rPr>
          <w:t>com.mysql.jdbc.Driver</w:t>
        </w:r>
        <w:r w:rsidR="003F6931">
          <w:rPr>
            <w:rStyle w:val="Hyperlink"/>
            <w:rFonts w:asciiTheme="minorHAnsi" w:hAnsiTheme="minorHAnsi" w:cstheme="minorHAnsi"/>
            <w:b/>
            <w:bCs/>
            <w:sz w:val="24"/>
            <w:szCs w:val="24"/>
            <w:u w:val="none"/>
            <w:bdr w:val="none" w:sz="0" w:space="0" w:color="auto" w:frame="1"/>
          </w:rPr>
          <w:t>”</w:t>
        </w:r>
        <w:r w:rsidRPr="00E74CEF">
          <w:rPr>
            <w:rStyle w:val="Hyperlink"/>
            <w:rFonts w:asciiTheme="minorHAnsi" w:hAnsiTheme="minorHAnsi" w:cstheme="minorHAnsi"/>
            <w:b/>
            <w:bCs/>
            <w:sz w:val="24"/>
            <w:szCs w:val="24"/>
            <w:u w:val="none"/>
            <w:bdr w:val="none" w:sz="0" w:space="0" w:color="auto" w:frame="1"/>
          </w:rPr>
          <w:t>).newInstance();</w:t>
        </w:r>
      </w:hyperlink>
    </w:p>
    <w:p w14:paraId="5331A9C7" w14:textId="7D633E27" w:rsidR="00E74CEF" w:rsidRPr="00E74CEF" w:rsidRDefault="00E74CEF" w:rsidP="00E74CEF">
      <w:pPr>
        <w:pStyle w:val="NoSpacing"/>
        <w:rPr>
          <w:lang w:eastAsia="en-IN"/>
        </w:rPr>
      </w:pPr>
      <w:r>
        <w:rPr>
          <w:b/>
          <w:lang w:eastAsia="en-IN"/>
        </w:rPr>
        <w:t xml:space="preserve">Ans. </w:t>
      </w:r>
      <w:r w:rsidRPr="00E74CEF">
        <w:rPr>
          <w:lang w:eastAsia="en-IN"/>
        </w:rPr>
        <w:t>The </w:t>
      </w:r>
      <w:r w:rsidRPr="00E74CEF">
        <w:rPr>
          <w:rFonts w:ascii="var(--ff-mono)" w:hAnsi="var(--ff-mono)" w:cs="Courier New"/>
          <w:sz w:val="20"/>
          <w:szCs w:val="20"/>
          <w:bdr w:val="none" w:sz="0" w:space="0" w:color="auto" w:frame="1"/>
          <w:lang w:eastAsia="en-IN"/>
        </w:rPr>
        <w:t>Class</w:t>
      </w:r>
      <w:r w:rsidRPr="00E74CEF">
        <w:rPr>
          <w:lang w:eastAsia="en-IN"/>
        </w:rPr>
        <w:t> </w:t>
      </w:r>
      <w:proofErr w:type="spellStart"/>
      <w:r w:rsidRPr="00E74CEF">
        <w:rPr>
          <w:lang w:eastAsia="en-IN"/>
        </w:rPr>
        <w:t>class</w:t>
      </w:r>
      <w:proofErr w:type="spellEnd"/>
      <w:r w:rsidRPr="00E74CEF">
        <w:rPr>
          <w:lang w:eastAsia="en-IN"/>
        </w:rPr>
        <w:t xml:space="preserve"> is located in the java.lang package, so it is distributed with java, and imported automatically into every class.</w:t>
      </w:r>
    </w:p>
    <w:p w14:paraId="334B1DB9" w14:textId="77777777" w:rsidR="00E74CEF" w:rsidRPr="00E74CEF" w:rsidRDefault="00E74CEF" w:rsidP="00E74CEF">
      <w:pPr>
        <w:pStyle w:val="NoSpacing"/>
        <w:rPr>
          <w:lang w:eastAsia="en-IN"/>
        </w:rPr>
      </w:pPr>
      <w:r w:rsidRPr="00E74CEF">
        <w:rPr>
          <w:lang w:eastAsia="en-IN"/>
        </w:rPr>
        <w:t>What the </w:t>
      </w:r>
      <w:r w:rsidRPr="00E74CEF">
        <w:rPr>
          <w:rFonts w:ascii="var(--ff-mono)" w:hAnsi="var(--ff-mono)" w:cs="Courier New"/>
          <w:sz w:val="20"/>
          <w:szCs w:val="20"/>
          <w:bdr w:val="none" w:sz="0" w:space="0" w:color="auto" w:frame="1"/>
          <w:lang w:eastAsia="en-IN"/>
        </w:rPr>
        <w:t>forName()</w:t>
      </w:r>
      <w:r w:rsidRPr="00E74CEF">
        <w:rPr>
          <w:lang w:eastAsia="en-IN"/>
        </w:rPr>
        <w:t> method does, is just return the </w:t>
      </w:r>
      <w:r w:rsidRPr="00E74CEF">
        <w:rPr>
          <w:rFonts w:ascii="var(--ff-mono)" w:hAnsi="var(--ff-mono)" w:cs="Courier New"/>
          <w:sz w:val="20"/>
          <w:szCs w:val="20"/>
          <w:bdr w:val="none" w:sz="0" w:space="0" w:color="auto" w:frame="1"/>
          <w:lang w:eastAsia="en-IN"/>
        </w:rPr>
        <w:t>Class</w:t>
      </w:r>
      <w:r w:rsidRPr="00E74CEF">
        <w:rPr>
          <w:lang w:eastAsia="en-IN"/>
        </w:rPr>
        <w:t> object for the paramater that was loaded by the class loader. The </w:t>
      </w:r>
      <w:r w:rsidRPr="00E74CEF">
        <w:rPr>
          <w:rFonts w:ascii="var(--ff-mono)" w:hAnsi="var(--ff-mono)" w:cs="Courier New"/>
          <w:sz w:val="20"/>
          <w:szCs w:val="20"/>
          <w:bdr w:val="none" w:sz="0" w:space="0" w:color="auto" w:frame="1"/>
          <w:lang w:eastAsia="en-IN"/>
        </w:rPr>
        <w:t>newInstance()</w:t>
      </w:r>
      <w:r w:rsidRPr="00E74CEF">
        <w:rPr>
          <w:lang w:eastAsia="en-IN"/>
        </w:rPr>
        <w:t> method then returns a new instance of the class.</w:t>
      </w:r>
    </w:p>
    <w:p w14:paraId="63C0014B" w14:textId="502CC12C" w:rsidR="00E74CEF" w:rsidRDefault="00E74CEF" w:rsidP="00E74CEF">
      <w:pPr>
        <w:pStyle w:val="NoSpacing"/>
        <w:rPr>
          <w:lang w:eastAsia="en-IN"/>
        </w:rPr>
      </w:pPr>
      <w:r w:rsidRPr="00E74CEF">
        <w:rPr>
          <w:lang w:eastAsia="en-IN"/>
        </w:rPr>
        <w:t>So then what happens is you call </w:t>
      </w:r>
      <w:r w:rsidRPr="00E74CEF">
        <w:rPr>
          <w:rFonts w:ascii="var(--ff-mono)" w:hAnsi="var(--ff-mono)" w:cs="Courier New"/>
          <w:sz w:val="20"/>
          <w:szCs w:val="20"/>
          <w:bdr w:val="none" w:sz="0" w:space="0" w:color="auto" w:frame="1"/>
          <w:lang w:eastAsia="en-IN"/>
        </w:rPr>
        <w:t>Class.forName(...)</w:t>
      </w:r>
      <w:r w:rsidRPr="00E74CEF">
        <w:rPr>
          <w:lang w:eastAsia="en-IN"/>
        </w:rPr>
        <w:t> it returns com.mysql.jdbc.Driver.class. You then call </w:t>
      </w:r>
      <w:r w:rsidRPr="00E74CEF">
        <w:rPr>
          <w:rFonts w:ascii="var(--ff-mono)" w:hAnsi="var(--ff-mono)" w:cs="Courier New"/>
          <w:sz w:val="20"/>
          <w:szCs w:val="20"/>
          <w:bdr w:val="none" w:sz="0" w:space="0" w:color="auto" w:frame="1"/>
          <w:lang w:eastAsia="en-IN"/>
        </w:rPr>
        <w:t>newInstance()</w:t>
      </w:r>
      <w:r w:rsidRPr="00E74CEF">
        <w:rPr>
          <w:lang w:eastAsia="en-IN"/>
        </w:rPr>
        <w:t> on that class which returns an instance of the class, with no paramaters, so it</w:t>
      </w:r>
      <w:r w:rsidR="003F6931">
        <w:rPr>
          <w:lang w:eastAsia="en-IN"/>
        </w:rPr>
        <w:t>’</w:t>
      </w:r>
      <w:r w:rsidRPr="00E74CEF">
        <w:rPr>
          <w:lang w:eastAsia="en-IN"/>
        </w:rPr>
        <w:t>s basically calling </w:t>
      </w:r>
      <w:r w:rsidRPr="00E74CEF">
        <w:rPr>
          <w:rFonts w:ascii="var(--ff-mono)" w:hAnsi="var(--ff-mono)" w:cs="Courier New"/>
          <w:sz w:val="20"/>
          <w:szCs w:val="20"/>
          <w:bdr w:val="none" w:sz="0" w:space="0" w:color="auto" w:frame="1"/>
          <w:lang w:eastAsia="en-IN"/>
        </w:rPr>
        <w:t>new com.mysql.jdbc.Driver();</w:t>
      </w:r>
      <w:r w:rsidRPr="00E74CEF">
        <w:rPr>
          <w:lang w:eastAsia="en-IN"/>
        </w:rPr>
        <w:t>.</w:t>
      </w:r>
    </w:p>
    <w:p w14:paraId="158333EE" w14:textId="656BF4F8" w:rsidR="00AB09DF" w:rsidRDefault="00AB09DF" w:rsidP="00E74CEF">
      <w:pPr>
        <w:pStyle w:val="NoSpacing"/>
        <w:rPr>
          <w:lang w:eastAsia="en-IN"/>
        </w:rPr>
      </w:pPr>
    </w:p>
    <w:p w14:paraId="79A1C12E" w14:textId="4D7D01EA" w:rsidR="00AB09DF" w:rsidRDefault="00AB09DF" w:rsidP="00E74CEF">
      <w:pPr>
        <w:pStyle w:val="NoSpacing"/>
        <w:rPr>
          <w:lang w:eastAsia="en-IN"/>
        </w:rPr>
      </w:pPr>
    </w:p>
    <w:p w14:paraId="4FBF3FC1" w14:textId="77777777" w:rsidR="00AB09DF" w:rsidRPr="00E74CEF" w:rsidRDefault="00AB09DF" w:rsidP="00E74CEF">
      <w:pPr>
        <w:pStyle w:val="NoSpacing"/>
        <w:rPr>
          <w:lang w:eastAsia="en-IN"/>
        </w:rPr>
      </w:pPr>
    </w:p>
    <w:p w14:paraId="6B444D19" w14:textId="77777777" w:rsidR="00AB09DF" w:rsidRPr="003F6931" w:rsidRDefault="00F077C2" w:rsidP="003F6931">
      <w:pPr>
        <w:pStyle w:val="BodyText"/>
        <w:rPr>
          <w:b/>
        </w:rPr>
      </w:pPr>
      <w:r w:rsidRPr="003F6931">
        <w:rPr>
          <w:b/>
        </w:rPr>
        <w:t>22)</w:t>
      </w:r>
      <w:r w:rsidR="00AB09DF" w:rsidRPr="003F6931">
        <w:rPr>
          <w:b/>
        </w:rPr>
        <w:t>What are Integrals?</w:t>
      </w:r>
    </w:p>
    <w:p w14:paraId="76FF8F35" w14:textId="21104203" w:rsidR="00E74CEF" w:rsidRDefault="00AB09DF" w:rsidP="003F6931">
      <w:pPr>
        <w:pStyle w:val="BodyText"/>
      </w:pPr>
      <w:r>
        <w:t>Ans.</w:t>
      </w:r>
      <w:r w:rsidR="00D776F3">
        <w:t xml:space="preserve"> </w:t>
      </w:r>
      <w:r w:rsidR="00F077C2">
        <w:t xml:space="preserve">Integral means all char, int, long are </w:t>
      </w:r>
      <w:proofErr w:type="spellStart"/>
      <w:r w:rsidR="00F077C2">
        <w:t>non decimal</w:t>
      </w:r>
      <w:proofErr w:type="spellEnd"/>
      <w:r w:rsidR="00F077C2">
        <w:t xml:space="preserve"> values and are converted into (int) by compiler.so </w:t>
      </w:r>
      <w:r w:rsidR="00D776F3">
        <w:t>Downcasting</w:t>
      </w:r>
      <w:r w:rsidR="00F077C2">
        <w:t xml:space="preserve"> also it shows error. If we write L with the value then error is removed.</w:t>
      </w:r>
    </w:p>
    <w:p w14:paraId="43A8EF69" w14:textId="783C83DF" w:rsidR="00F077C2" w:rsidRDefault="00F077C2" w:rsidP="003F6931">
      <w:pPr>
        <w:pStyle w:val="BodyText"/>
        <w:rPr>
          <w:rFonts w:ascii="Consolas" w:hAnsi="Consolas" w:cs="Consolas"/>
          <w:color w:val="000000"/>
          <w:sz w:val="20"/>
          <w:szCs w:val="20"/>
          <w:shd w:val="clear" w:color="auto" w:fill="E8F2FE"/>
        </w:rPr>
      </w:pPr>
      <w:r>
        <w:t xml:space="preserve">Now if short s =(s)12345; </w:t>
      </w:r>
      <w:r>
        <w:rPr>
          <w:rFonts w:ascii="Consolas" w:hAnsi="Consolas" w:cs="Consolas"/>
          <w:b/>
          <w:color w:val="7F0055"/>
          <w:sz w:val="20"/>
          <w:szCs w:val="20"/>
          <w:shd w:val="clear" w:color="auto" w:fill="E8F2FE"/>
        </w:rPr>
        <w:t>short</w:t>
      </w:r>
      <w:r>
        <w:rPr>
          <w:rFonts w:ascii="Consolas" w:hAnsi="Consolas" w:cs="Consolas"/>
          <w:color w:val="000000"/>
          <w:sz w:val="20"/>
          <w:szCs w:val="20"/>
          <w:shd w:val="clear" w:color="auto" w:fill="E8F2FE"/>
        </w:rPr>
        <w:t xml:space="preserve"> </w:t>
      </w:r>
      <w:r>
        <w:rPr>
          <w:rFonts w:ascii="Consolas" w:hAnsi="Consolas" w:cs="Consolas"/>
          <w:color w:val="0000C0"/>
          <w:sz w:val="20"/>
          <w:szCs w:val="20"/>
          <w:shd w:val="clear" w:color="auto" w:fill="E8F2FE"/>
        </w:rPr>
        <w:t>s</w:t>
      </w:r>
      <w:r>
        <w:rPr>
          <w:rFonts w:ascii="Consolas" w:hAnsi="Consolas" w:cs="Consolas"/>
          <w:color w:val="000000"/>
          <w:sz w:val="20"/>
          <w:szCs w:val="20"/>
          <w:shd w:val="clear" w:color="auto" w:fill="E8F2FE"/>
        </w:rPr>
        <w:t>=(</w:t>
      </w:r>
      <w:r>
        <w:rPr>
          <w:rFonts w:ascii="Consolas" w:hAnsi="Consolas" w:cs="Consolas"/>
          <w:b/>
          <w:color w:val="7F0055"/>
          <w:sz w:val="20"/>
          <w:szCs w:val="20"/>
          <w:shd w:val="clear" w:color="auto" w:fill="E8F2FE"/>
        </w:rPr>
        <w:t>short</w:t>
      </w:r>
      <w:r>
        <w:rPr>
          <w:rFonts w:ascii="Consolas" w:hAnsi="Consolas" w:cs="Consolas"/>
          <w:color w:val="000000"/>
          <w:sz w:val="20"/>
          <w:szCs w:val="20"/>
          <w:shd w:val="clear" w:color="auto" w:fill="E8F2FE"/>
        </w:rPr>
        <w:t>)12345;</w:t>
      </w:r>
    </w:p>
    <w:p w14:paraId="449BE8E3" w14:textId="047DC019" w:rsidR="004A117F" w:rsidRDefault="004A117F" w:rsidP="003F6931">
      <w:pPr>
        <w:pStyle w:val="BodyText"/>
        <w:rPr>
          <w:bCs/>
        </w:rPr>
      </w:pPr>
      <w:r>
        <w:rPr>
          <w:shd w:val="clear" w:color="auto" w:fill="E8F2FE"/>
        </w:rPr>
        <w:t>In java if we write inside “if” block as shown, if(10){} will show error, because inside if(true) &amp;&amp; if(false) is only supported in java.</w:t>
      </w:r>
      <w:r w:rsidR="00BE157D">
        <w:rPr>
          <w:shd w:val="clear" w:color="auto" w:fill="E8F2FE"/>
        </w:rPr>
        <w:t xml:space="preserve"> </w:t>
      </w:r>
      <w:r>
        <w:rPr>
          <w:shd w:val="clear" w:color="auto" w:fill="E8F2FE"/>
        </w:rPr>
        <w:t>If we write if(10){}, then it shows “cannot convert from int to Bo</w:t>
      </w:r>
      <w:r w:rsidR="00BE157D">
        <w:rPr>
          <w:shd w:val="clear" w:color="auto" w:fill="E8F2FE"/>
        </w:rPr>
        <w:t>o</w:t>
      </w:r>
      <w:r>
        <w:rPr>
          <w:shd w:val="clear" w:color="auto" w:fill="E8F2FE"/>
        </w:rPr>
        <w:t>lean”.</w:t>
      </w:r>
    </w:p>
    <w:p w14:paraId="1C47DE8C" w14:textId="76FDAF78" w:rsidR="00F077C2" w:rsidRDefault="00F077C2" w:rsidP="003F6931">
      <w:pPr>
        <w:pStyle w:val="BodyText"/>
      </w:pPr>
      <w:r>
        <w:lastRenderedPageBreak/>
        <w:t xml:space="preserve">So 12345 is considered as an int type, so this integral part </w:t>
      </w:r>
      <w:proofErr w:type="spellStart"/>
      <w:r>
        <w:t>doesnot</w:t>
      </w:r>
      <w:proofErr w:type="spellEnd"/>
      <w:r>
        <w:t xml:space="preserve"> show error.</w:t>
      </w:r>
      <w:r w:rsidR="004D3453">
        <w:t xml:space="preserve"> </w:t>
      </w:r>
      <w:r>
        <w:t xml:space="preserve">Now when </w:t>
      </w:r>
    </w:p>
    <w:p w14:paraId="7D417F0F" w14:textId="4FCA0A6C" w:rsidR="00AB09DF" w:rsidRPr="003F6931" w:rsidRDefault="00AB09DF" w:rsidP="003F6931">
      <w:pPr>
        <w:pStyle w:val="BodyText"/>
        <w:rPr>
          <w:b/>
        </w:rPr>
      </w:pPr>
      <w:r w:rsidRPr="003F6931">
        <w:rPr>
          <w:b/>
        </w:rPr>
        <w:t>23))What are session variables?</w:t>
      </w:r>
    </w:p>
    <w:p w14:paraId="14FEB065" w14:textId="07C14090" w:rsidR="00AB09DF" w:rsidRDefault="00AB09DF" w:rsidP="003F6931">
      <w:pPr>
        <w:pStyle w:val="BodyText"/>
        <w:rPr>
          <w:shd w:val="clear" w:color="auto" w:fill="FFFFFF"/>
        </w:rPr>
      </w:pPr>
      <w:r>
        <w:rPr>
          <w:bCs/>
        </w:rPr>
        <w:t xml:space="preserve">Ans. </w:t>
      </w:r>
      <w:r>
        <w:rPr>
          <w:shd w:val="clear" w:color="auto" w:fill="FFFFFF"/>
        </w:rPr>
        <w:t>A Session is </w:t>
      </w:r>
      <w:r>
        <w:rPr>
          <w:b/>
          <w:bCs/>
          <w:shd w:val="clear" w:color="auto" w:fill="FFFFFF"/>
        </w:rPr>
        <w:t>a period of a user</w:t>
      </w:r>
      <w:r w:rsidR="003F6931">
        <w:rPr>
          <w:b/>
          <w:bCs/>
          <w:shd w:val="clear" w:color="auto" w:fill="FFFFFF"/>
        </w:rPr>
        <w:t>’</w:t>
      </w:r>
      <w:r>
        <w:rPr>
          <w:b/>
          <w:bCs/>
          <w:shd w:val="clear" w:color="auto" w:fill="FFFFFF"/>
        </w:rPr>
        <w:t>s interaction with the server</w:t>
      </w:r>
      <w:r>
        <w:rPr>
          <w:shd w:val="clear" w:color="auto" w:fill="FFFFFF"/>
        </w:rPr>
        <w:t>. Whenever a user accesses any page of the server, then the server creates session for the user. ... A servlet can use the session of user to create some variables. These variables occupy server memory. Users cannot deny creation of session variables.</w:t>
      </w:r>
      <w:r w:rsidR="00D776F3">
        <w:rPr>
          <w:shd w:val="clear" w:color="auto" w:fill="FFFFFF"/>
        </w:rPr>
        <w:t xml:space="preserve"> </w:t>
      </w:r>
      <w:r>
        <w:rPr>
          <w:shd w:val="clear" w:color="auto" w:fill="FFFFFF"/>
        </w:rPr>
        <w:t>These session variables are like passbook or own identity of an user, and using which one can user can travel from one page to another.</w:t>
      </w:r>
    </w:p>
    <w:p w14:paraId="6FCA97BC" w14:textId="25942907" w:rsidR="00515E23" w:rsidRPr="003F6931" w:rsidRDefault="00515E23" w:rsidP="003F6931">
      <w:pPr>
        <w:pStyle w:val="BodyText"/>
        <w:rPr>
          <w:b/>
          <w:shd w:val="clear" w:color="auto" w:fill="FFFFFF"/>
        </w:rPr>
      </w:pPr>
      <w:r w:rsidRPr="003F6931">
        <w:rPr>
          <w:b/>
          <w:shd w:val="clear" w:color="auto" w:fill="FFFFFF"/>
        </w:rPr>
        <w:t xml:space="preserve">24)Can Wrapper class be used to </w:t>
      </w:r>
      <w:r w:rsidR="00305C1B" w:rsidRPr="003F6931">
        <w:rPr>
          <w:b/>
          <w:shd w:val="clear" w:color="auto" w:fill="FFFFFF"/>
        </w:rPr>
        <w:t>store</w:t>
      </w:r>
      <w:r w:rsidRPr="003F6931">
        <w:rPr>
          <w:b/>
          <w:shd w:val="clear" w:color="auto" w:fill="FFFFFF"/>
        </w:rPr>
        <w:t xml:space="preserve"> </w:t>
      </w:r>
      <w:r w:rsidR="00305C1B" w:rsidRPr="003F6931">
        <w:rPr>
          <w:b/>
          <w:shd w:val="clear" w:color="auto" w:fill="FFFFFF"/>
        </w:rPr>
        <w:t xml:space="preserve">values of </w:t>
      </w:r>
      <w:r w:rsidRPr="003F6931">
        <w:rPr>
          <w:b/>
          <w:shd w:val="clear" w:color="auto" w:fill="FFFFFF"/>
        </w:rPr>
        <w:t>“var”</w:t>
      </w:r>
      <w:r w:rsidR="00305C1B" w:rsidRPr="003F6931">
        <w:rPr>
          <w:b/>
          <w:shd w:val="clear" w:color="auto" w:fill="FFFFFF"/>
        </w:rPr>
        <w:t xml:space="preserve"> inside objects?</w:t>
      </w:r>
    </w:p>
    <w:p w14:paraId="3FF6BAD3" w14:textId="1BD69521" w:rsidR="00305C1B" w:rsidRDefault="00305C1B" w:rsidP="003F6931">
      <w:pPr>
        <w:pStyle w:val="BodyText"/>
        <w:rPr>
          <w:shd w:val="clear" w:color="auto" w:fill="FFFFFF"/>
        </w:rPr>
      </w:pPr>
      <w:r>
        <w:rPr>
          <w:b/>
          <w:shd w:val="clear" w:color="auto" w:fill="FFFFFF"/>
        </w:rPr>
        <w:t>Ans.</w:t>
      </w:r>
      <w:r w:rsidR="00D776F3">
        <w:rPr>
          <w:b/>
          <w:shd w:val="clear" w:color="auto" w:fill="FFFFFF"/>
        </w:rPr>
        <w:t xml:space="preserve"> </w:t>
      </w:r>
      <w:r>
        <w:rPr>
          <w:shd w:val="clear" w:color="auto" w:fill="FFFFFF"/>
        </w:rPr>
        <w:t xml:space="preserve">No, because first of all, it’s a type, and not a </w:t>
      </w:r>
      <w:r>
        <w:rPr>
          <w:b/>
          <w:shd w:val="clear" w:color="auto" w:fill="FFFFFF"/>
        </w:rPr>
        <w:t>datatype</w:t>
      </w:r>
      <w:r>
        <w:rPr>
          <w:shd w:val="clear" w:color="auto" w:fill="FFFFFF"/>
        </w:rPr>
        <w:t xml:space="preserve">. Secondly var has no Wrapper class, to store values of </w:t>
      </w:r>
      <w:r>
        <w:rPr>
          <w:b/>
          <w:shd w:val="clear" w:color="auto" w:fill="FFFFFF"/>
        </w:rPr>
        <w:t>var</w:t>
      </w:r>
      <w:r>
        <w:rPr>
          <w:shd w:val="clear" w:color="auto" w:fill="FFFFFF"/>
        </w:rPr>
        <w:t xml:space="preserve"> inside an object, just like other data types has.</w:t>
      </w:r>
    </w:p>
    <w:p w14:paraId="3E592C53" w14:textId="1BB1CADA" w:rsidR="000B19E7" w:rsidRPr="003F6931" w:rsidRDefault="000B19E7" w:rsidP="003F6931">
      <w:pPr>
        <w:pStyle w:val="BodyText"/>
        <w:rPr>
          <w:b/>
          <w:shd w:val="clear" w:color="auto" w:fill="FFFFFF"/>
        </w:rPr>
      </w:pPr>
      <w:r w:rsidRPr="003F6931">
        <w:rPr>
          <w:b/>
          <w:shd w:val="clear" w:color="auto" w:fill="FFFFFF"/>
        </w:rPr>
        <w:t>25) Difference between Throws and Throw?</w:t>
      </w:r>
    </w:p>
    <w:p w14:paraId="0FEC1407" w14:textId="43B76A88" w:rsidR="00D048A8" w:rsidRDefault="000B19E7" w:rsidP="003F6931">
      <w:pPr>
        <w:pStyle w:val="BodyText"/>
        <w:rPr>
          <w:shd w:val="clear" w:color="auto" w:fill="FFFFFF"/>
        </w:rPr>
      </w:pPr>
      <w:r>
        <w:rPr>
          <w:b/>
          <w:shd w:val="clear" w:color="auto" w:fill="FFFFFF"/>
        </w:rPr>
        <w:t>Ans. “</w:t>
      </w:r>
      <w:r>
        <w:rPr>
          <w:shd w:val="clear" w:color="auto" w:fill="FFFFFF"/>
        </w:rPr>
        <w:t>Throw” is used to build our own customized Exception</w:t>
      </w:r>
      <w:r w:rsidR="00D048A8">
        <w:rPr>
          <w:shd w:val="clear" w:color="auto" w:fill="FFFFFF"/>
        </w:rPr>
        <w:t>, if may arise relating to our code,</w:t>
      </w:r>
      <w:r w:rsidR="00A0214F">
        <w:rPr>
          <w:shd w:val="clear" w:color="auto" w:fill="FFFFFF"/>
        </w:rPr>
        <w:t xml:space="preserve"> as per the requirement of the Developer, but we should make the customized Exception class extends the “Throwable” class, </w:t>
      </w:r>
      <w:r w:rsidR="00D048A8">
        <w:rPr>
          <w:shd w:val="clear" w:color="auto" w:fill="FFFFFF"/>
        </w:rPr>
        <w:t>whereas,</w:t>
      </w:r>
    </w:p>
    <w:p w14:paraId="53472F16" w14:textId="351B77F9" w:rsidR="00D048A8" w:rsidRDefault="00D048A8" w:rsidP="003F6931">
      <w:pPr>
        <w:pStyle w:val="BodyText"/>
        <w:rPr>
          <w:shd w:val="clear" w:color="auto" w:fill="FFFFFF"/>
        </w:rPr>
      </w:pPr>
      <w:r>
        <w:rPr>
          <w:shd w:val="clear" w:color="auto" w:fill="FFFFFF"/>
        </w:rPr>
        <w:t xml:space="preserve">“Throws” is used with only methods to catch the exception </w:t>
      </w:r>
      <w:proofErr w:type="spellStart"/>
      <w:r>
        <w:rPr>
          <w:shd w:val="clear" w:color="auto" w:fill="FFFFFF"/>
        </w:rPr>
        <w:t>arised</w:t>
      </w:r>
      <w:proofErr w:type="spellEnd"/>
      <w:r>
        <w:rPr>
          <w:shd w:val="clear" w:color="auto" w:fill="FFFFFF"/>
        </w:rPr>
        <w:t xml:space="preserve"> in the method block,</w:t>
      </w:r>
      <w:r w:rsidR="008872AD">
        <w:rPr>
          <w:shd w:val="clear" w:color="auto" w:fill="FFFFFF"/>
        </w:rPr>
        <w:t xml:space="preserve"> </w:t>
      </w:r>
      <w:r>
        <w:rPr>
          <w:shd w:val="clear" w:color="auto" w:fill="FFFFFF"/>
        </w:rPr>
        <w:t xml:space="preserve">if any, and </w:t>
      </w:r>
      <w:r w:rsidR="00027435">
        <w:rPr>
          <w:shd w:val="clear" w:color="auto" w:fill="FFFFFF"/>
        </w:rPr>
        <w:t>throwing</w:t>
      </w:r>
      <w:r>
        <w:rPr>
          <w:shd w:val="clear" w:color="auto" w:fill="FFFFFF"/>
        </w:rPr>
        <w:t xml:space="preserve"> it to its method calling statement.</w:t>
      </w:r>
    </w:p>
    <w:p w14:paraId="1103D334" w14:textId="0955A159" w:rsidR="00EF0BF8" w:rsidRPr="0056196E" w:rsidRDefault="00EF0BF8" w:rsidP="003F6931">
      <w:pPr>
        <w:pStyle w:val="BodyText"/>
        <w:rPr>
          <w:b/>
          <w:bCs/>
          <w:shd w:val="clear" w:color="auto" w:fill="FFFFFF"/>
        </w:rPr>
      </w:pPr>
      <w:r w:rsidRPr="0056196E">
        <w:rPr>
          <w:b/>
          <w:bCs/>
          <w:shd w:val="clear" w:color="auto" w:fill="FFFFFF"/>
        </w:rPr>
        <w:t>26)</w:t>
      </w:r>
      <w:r w:rsidR="008872AD" w:rsidRPr="0056196E">
        <w:rPr>
          <w:b/>
          <w:bCs/>
          <w:shd w:val="clear" w:color="auto" w:fill="FFFFFF"/>
        </w:rPr>
        <w:t xml:space="preserve"> Can we compile a program without a main method?</w:t>
      </w:r>
    </w:p>
    <w:p w14:paraId="3D399379" w14:textId="25A4E2AF" w:rsidR="00EF0BF8" w:rsidRDefault="00EF0BF8" w:rsidP="003F6931">
      <w:pPr>
        <w:pStyle w:val="BodyText"/>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Yes You can compile and execute without main method By using static block. But after static block executed (printed) you will get an error saying no main method found.</w:t>
      </w:r>
    </w:p>
    <w:p w14:paraId="631DD83F" w14:textId="77777777" w:rsidR="00EF0BF8" w:rsidRPr="00EF0BF8" w:rsidRDefault="00EF0BF8" w:rsidP="00253FA6">
      <w:pPr>
        <w:numPr>
          <w:ilvl w:val="0"/>
          <w:numId w:val="66"/>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proofErr w:type="spellStart"/>
      <w:r w:rsidRPr="00EF0BF8">
        <w:rPr>
          <w:rFonts w:ascii="inherit" w:eastAsia="Times New Roman" w:hAnsi="inherit" w:cs="Segoe UI"/>
          <w:color w:val="232629"/>
          <w:sz w:val="23"/>
          <w:szCs w:val="23"/>
          <w:lang w:eastAsia="en-IN"/>
        </w:rPr>
        <w:t>jvm</w:t>
      </w:r>
      <w:proofErr w:type="spellEnd"/>
      <w:r w:rsidRPr="00EF0BF8">
        <w:rPr>
          <w:rFonts w:ascii="inherit" w:eastAsia="Times New Roman" w:hAnsi="inherit" w:cs="Segoe UI"/>
          <w:color w:val="232629"/>
          <w:sz w:val="23"/>
          <w:szCs w:val="23"/>
          <w:lang w:eastAsia="en-IN"/>
        </w:rPr>
        <w:t xml:space="preserve"> loads class</w:t>
      </w:r>
    </w:p>
    <w:p w14:paraId="0AFDC248" w14:textId="77777777" w:rsidR="00EF0BF8" w:rsidRPr="00EF0BF8" w:rsidRDefault="00EF0BF8" w:rsidP="00253FA6">
      <w:pPr>
        <w:numPr>
          <w:ilvl w:val="0"/>
          <w:numId w:val="66"/>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r w:rsidRPr="00EF0BF8">
        <w:rPr>
          <w:rFonts w:ascii="inherit" w:eastAsia="Times New Roman" w:hAnsi="inherit" w:cs="Segoe UI"/>
          <w:color w:val="232629"/>
          <w:sz w:val="23"/>
          <w:szCs w:val="23"/>
          <w:lang w:eastAsia="en-IN"/>
        </w:rPr>
        <w:t>executes static blocks</w:t>
      </w:r>
    </w:p>
    <w:p w14:paraId="4412EC05" w14:textId="77777777" w:rsidR="00EF0BF8" w:rsidRPr="00EF0BF8" w:rsidRDefault="00EF0BF8" w:rsidP="00253FA6">
      <w:pPr>
        <w:numPr>
          <w:ilvl w:val="0"/>
          <w:numId w:val="66"/>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EF0BF8">
        <w:rPr>
          <w:rFonts w:ascii="inherit" w:eastAsia="Times New Roman" w:hAnsi="inherit" w:cs="Segoe UI"/>
          <w:color w:val="232629"/>
          <w:sz w:val="23"/>
          <w:szCs w:val="23"/>
          <w:lang w:eastAsia="en-IN"/>
        </w:rPr>
        <w:t>looks for main method and invokes it</w:t>
      </w:r>
    </w:p>
    <w:p w14:paraId="24F54792" w14:textId="77777777" w:rsidR="00EF0BF8" w:rsidRPr="00EF0BF8" w:rsidRDefault="00EF0BF8" w:rsidP="00EF0BF8">
      <w:pPr>
        <w:shd w:val="clear" w:color="auto" w:fill="FFFFFF"/>
        <w:spacing w:after="100" w:afterAutospacing="1" w:line="240" w:lineRule="auto"/>
        <w:textAlignment w:val="baseline"/>
        <w:rPr>
          <w:rFonts w:ascii="Segoe UI" w:eastAsia="Times New Roman" w:hAnsi="Segoe UI" w:cs="Segoe UI"/>
          <w:color w:val="232629"/>
          <w:sz w:val="23"/>
          <w:szCs w:val="23"/>
          <w:lang w:eastAsia="en-IN"/>
        </w:rPr>
      </w:pPr>
      <w:r w:rsidRPr="00EF0BF8">
        <w:rPr>
          <w:rFonts w:ascii="Segoe UI" w:eastAsia="Times New Roman" w:hAnsi="Segoe UI" w:cs="Segoe UI"/>
          <w:color w:val="232629"/>
          <w:sz w:val="23"/>
          <w:szCs w:val="23"/>
          <w:lang w:eastAsia="en-IN"/>
        </w:rPr>
        <w:t>So, if there's code in a static block, it will be executed. But there's no point in doing that.</w:t>
      </w:r>
    </w:p>
    <w:p w14:paraId="70C77804" w14:textId="77777777" w:rsidR="00EF0BF8" w:rsidRPr="00EF0BF8" w:rsidRDefault="00EF0BF8" w:rsidP="00EF0BF8">
      <w:pPr>
        <w:shd w:val="clear" w:color="auto" w:fill="FFFFFF"/>
        <w:spacing w:after="100" w:afterAutospacing="1" w:line="240" w:lineRule="auto"/>
        <w:textAlignment w:val="baseline"/>
        <w:rPr>
          <w:rFonts w:ascii="Segoe UI" w:eastAsia="Times New Roman" w:hAnsi="Segoe UI" w:cs="Segoe UI"/>
          <w:color w:val="232629"/>
          <w:sz w:val="23"/>
          <w:szCs w:val="23"/>
          <w:lang w:eastAsia="en-IN"/>
        </w:rPr>
      </w:pPr>
      <w:r w:rsidRPr="00EF0BF8">
        <w:rPr>
          <w:rFonts w:ascii="Segoe UI" w:eastAsia="Times New Roman" w:hAnsi="Segoe UI" w:cs="Segoe UI"/>
          <w:color w:val="232629"/>
          <w:sz w:val="23"/>
          <w:szCs w:val="23"/>
          <w:lang w:eastAsia="en-IN"/>
        </w:rPr>
        <w:t>How to test that:</w:t>
      </w:r>
    </w:p>
    <w:p w14:paraId="2F541256" w14:textId="77777777" w:rsidR="00EF0BF8" w:rsidRPr="00EF0BF8" w:rsidRDefault="00EF0BF8" w:rsidP="00EF0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F0BF8">
        <w:rPr>
          <w:rFonts w:ascii="inherit" w:eastAsia="Times New Roman" w:hAnsi="inherit" w:cs="Courier New"/>
          <w:sz w:val="20"/>
          <w:szCs w:val="20"/>
          <w:bdr w:val="none" w:sz="0" w:space="0" w:color="auto" w:frame="1"/>
          <w:lang w:eastAsia="en-IN"/>
        </w:rPr>
        <w:t>public final class Test {</w:t>
      </w:r>
    </w:p>
    <w:p w14:paraId="475041D6" w14:textId="77777777" w:rsidR="00EF0BF8" w:rsidRPr="00EF0BF8" w:rsidRDefault="00EF0BF8" w:rsidP="00EF0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F0BF8">
        <w:rPr>
          <w:rFonts w:ascii="inherit" w:eastAsia="Times New Roman" w:hAnsi="inherit" w:cs="Courier New"/>
          <w:sz w:val="20"/>
          <w:szCs w:val="20"/>
          <w:bdr w:val="none" w:sz="0" w:space="0" w:color="auto" w:frame="1"/>
          <w:lang w:eastAsia="en-IN"/>
        </w:rPr>
        <w:t xml:space="preserve">    static {</w:t>
      </w:r>
    </w:p>
    <w:p w14:paraId="6CFA8B5A" w14:textId="77777777" w:rsidR="00EF0BF8" w:rsidRPr="00EF0BF8" w:rsidRDefault="00EF0BF8" w:rsidP="00EF0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F0BF8">
        <w:rPr>
          <w:rFonts w:ascii="inherit" w:eastAsia="Times New Roman" w:hAnsi="inherit" w:cs="Courier New"/>
          <w:sz w:val="20"/>
          <w:szCs w:val="20"/>
          <w:bdr w:val="none" w:sz="0" w:space="0" w:color="auto" w:frame="1"/>
          <w:lang w:eastAsia="en-IN"/>
        </w:rPr>
        <w:t xml:space="preserve">        System.out.println("FOO");</w:t>
      </w:r>
    </w:p>
    <w:p w14:paraId="62C0E904" w14:textId="77777777" w:rsidR="00EF0BF8" w:rsidRPr="00EF0BF8" w:rsidRDefault="00EF0BF8" w:rsidP="00EF0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F0BF8">
        <w:rPr>
          <w:rFonts w:ascii="inherit" w:eastAsia="Times New Roman" w:hAnsi="inherit" w:cs="Courier New"/>
          <w:sz w:val="20"/>
          <w:szCs w:val="20"/>
          <w:bdr w:val="none" w:sz="0" w:space="0" w:color="auto" w:frame="1"/>
          <w:lang w:eastAsia="en-IN"/>
        </w:rPr>
        <w:t xml:space="preserve">    }</w:t>
      </w:r>
    </w:p>
    <w:p w14:paraId="1DB818E5" w14:textId="77777777" w:rsidR="00EF0BF8" w:rsidRPr="00EF0BF8" w:rsidRDefault="00EF0BF8" w:rsidP="00EF0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EF0BF8">
        <w:rPr>
          <w:rFonts w:ascii="inherit" w:eastAsia="Times New Roman" w:hAnsi="inherit" w:cs="Courier New"/>
          <w:sz w:val="20"/>
          <w:szCs w:val="20"/>
          <w:bdr w:val="none" w:sz="0" w:space="0" w:color="auto" w:frame="1"/>
          <w:lang w:eastAsia="en-IN"/>
        </w:rPr>
        <w:t>}</w:t>
      </w:r>
    </w:p>
    <w:p w14:paraId="3A9FC5E2" w14:textId="77777777" w:rsidR="00EF0BF8" w:rsidRPr="00EF0BF8" w:rsidRDefault="00EF0BF8" w:rsidP="00EF0BF8">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EF0BF8">
        <w:rPr>
          <w:rFonts w:ascii="Segoe UI" w:eastAsia="Times New Roman" w:hAnsi="Segoe UI" w:cs="Segoe UI"/>
          <w:color w:val="232629"/>
          <w:sz w:val="23"/>
          <w:szCs w:val="23"/>
          <w:lang w:eastAsia="en-IN"/>
        </w:rPr>
        <w:t>Then if you try to run the class (either form command line with </w:t>
      </w:r>
      <w:r w:rsidRPr="00EF0BF8">
        <w:rPr>
          <w:rFonts w:ascii="var(--ff-mono)" w:eastAsia="Times New Roman" w:hAnsi="var(--ff-mono)" w:cs="Courier New"/>
          <w:color w:val="232629"/>
          <w:sz w:val="20"/>
          <w:szCs w:val="20"/>
          <w:bdr w:val="none" w:sz="0" w:space="0" w:color="auto" w:frame="1"/>
          <w:lang w:eastAsia="en-IN"/>
        </w:rPr>
        <w:t>java Test</w:t>
      </w:r>
      <w:r w:rsidRPr="00EF0BF8">
        <w:rPr>
          <w:rFonts w:ascii="Segoe UI" w:eastAsia="Times New Roman" w:hAnsi="Segoe UI" w:cs="Segoe UI"/>
          <w:color w:val="232629"/>
          <w:sz w:val="23"/>
          <w:szCs w:val="23"/>
          <w:lang w:eastAsia="en-IN"/>
        </w:rPr>
        <w:t> or with an IDE), the result is:</w:t>
      </w:r>
    </w:p>
    <w:p w14:paraId="419912BD" w14:textId="75347AFA" w:rsidR="00EF0BF8" w:rsidRDefault="00EF0BF8" w:rsidP="003F6931">
      <w:pPr>
        <w:pStyle w:val="BodyText"/>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FOO</w:t>
      </w:r>
      <w:r>
        <w:rPr>
          <w:rFonts w:ascii="Segoe UI" w:hAnsi="Segoe UI" w:cs="Segoe UI"/>
          <w:color w:val="525960"/>
          <w:sz w:val="23"/>
          <w:szCs w:val="23"/>
        </w:rPr>
        <w:br/>
      </w:r>
      <w:proofErr w:type="spellStart"/>
      <w:r>
        <w:rPr>
          <w:rFonts w:ascii="Segoe UI" w:hAnsi="Segoe UI" w:cs="Segoe UI"/>
          <w:color w:val="525960"/>
          <w:sz w:val="23"/>
          <w:szCs w:val="23"/>
          <w:shd w:val="clear" w:color="auto" w:fill="FFFFFF"/>
        </w:rPr>
        <w:t>java.lang.NoSuchMethodError</w:t>
      </w:r>
      <w:proofErr w:type="spellEnd"/>
      <w:r>
        <w:rPr>
          <w:rFonts w:ascii="Segoe UI" w:hAnsi="Segoe UI" w:cs="Segoe UI"/>
          <w:color w:val="525960"/>
          <w:sz w:val="23"/>
          <w:szCs w:val="23"/>
          <w:shd w:val="clear" w:color="auto" w:fill="FFFFFF"/>
        </w:rPr>
        <w:t>: main</w:t>
      </w:r>
    </w:p>
    <w:p w14:paraId="795EBC5B" w14:textId="77777777" w:rsidR="00EF0BF8" w:rsidRPr="00D048A8" w:rsidRDefault="00EF0BF8" w:rsidP="003F6931">
      <w:pPr>
        <w:pStyle w:val="BodyText"/>
        <w:rPr>
          <w:shd w:val="clear" w:color="auto" w:fill="FFFFFF"/>
        </w:rPr>
      </w:pPr>
    </w:p>
    <w:p w14:paraId="420E209D" w14:textId="77777777" w:rsidR="00771216" w:rsidRPr="00EF0BF8" w:rsidRDefault="00771216" w:rsidP="003F6931">
      <w:pPr>
        <w:pStyle w:val="Heading5"/>
        <w:rPr>
          <w:rFonts w:eastAsia="Times New Roman"/>
          <w:sz w:val="32"/>
          <w:szCs w:val="32"/>
          <w:lang w:eastAsia="en-IN"/>
        </w:rPr>
      </w:pPr>
      <w:r w:rsidRPr="00EF0BF8">
        <w:rPr>
          <w:rFonts w:eastAsia="Times New Roman"/>
          <w:sz w:val="32"/>
          <w:szCs w:val="32"/>
          <w:lang w:eastAsia="en-IN"/>
        </w:rPr>
        <w:t>Concurrency and Parallelism</w:t>
      </w:r>
    </w:p>
    <w:p w14:paraId="33F73E71" w14:textId="77777777" w:rsidR="00CB639B" w:rsidRDefault="00771216" w:rsidP="00CB639B">
      <w:pPr>
        <w:pStyle w:val="NoSpacing"/>
        <w:rPr>
          <w:lang w:eastAsia="en-IN"/>
        </w:rPr>
      </w:pPr>
      <w:r w:rsidRPr="00771216">
        <w:rPr>
          <w:lang w:eastAsia="en-IN"/>
        </w:rPr>
        <w:t xml:space="preserve">In a multithreaded process on a single processor, the processor can switch execution resources between threads, resulting in concurrent execution. Concurrency indicates that more than one thread is making progress, </w:t>
      </w:r>
      <w:r w:rsidRPr="00771216">
        <w:rPr>
          <w:highlight w:val="cyan"/>
          <w:lang w:eastAsia="en-IN"/>
        </w:rPr>
        <w:t>but the threads are not actually running simultaneously</w:t>
      </w:r>
      <w:r w:rsidRPr="00771216">
        <w:rPr>
          <w:lang w:eastAsia="en-IN"/>
        </w:rPr>
        <w:t xml:space="preserve">. </w:t>
      </w:r>
    </w:p>
    <w:p w14:paraId="3305EF58" w14:textId="1A40688A" w:rsidR="00771216" w:rsidRPr="00771216" w:rsidRDefault="00771216" w:rsidP="00CB639B">
      <w:pPr>
        <w:pStyle w:val="NoSpacing"/>
        <w:ind w:firstLine="720"/>
        <w:rPr>
          <w:lang w:eastAsia="en-IN"/>
        </w:rPr>
      </w:pPr>
      <w:r w:rsidRPr="00771216">
        <w:rPr>
          <w:lang w:eastAsia="en-IN"/>
        </w:rPr>
        <w:t xml:space="preserve">The </w:t>
      </w:r>
      <w:r w:rsidRPr="00771216">
        <w:rPr>
          <w:highlight w:val="yellow"/>
          <w:lang w:eastAsia="en-IN"/>
        </w:rPr>
        <w:t>switching between threads happens quickly enough that the threads might appear to run simultaneously</w:t>
      </w:r>
      <w:r w:rsidRPr="00771216">
        <w:rPr>
          <w:lang w:eastAsia="en-IN"/>
        </w:rPr>
        <w:t>.</w:t>
      </w:r>
    </w:p>
    <w:p w14:paraId="747761F6" w14:textId="77777777" w:rsidR="00CB639B" w:rsidRDefault="00771216" w:rsidP="00CB639B">
      <w:pPr>
        <w:pStyle w:val="NoSpacing"/>
        <w:rPr>
          <w:lang w:eastAsia="en-IN"/>
        </w:rPr>
      </w:pPr>
      <w:r w:rsidRPr="00771216">
        <w:rPr>
          <w:lang w:eastAsia="en-IN"/>
        </w:rPr>
        <w:lastRenderedPageBreak/>
        <w:t xml:space="preserve">In the same multithreaded process in a shared-memory multiprocessor environment, each thread in the process can run concurrently on a separate processor, </w:t>
      </w:r>
      <w:r w:rsidRPr="00771216">
        <w:rPr>
          <w:highlight w:val="green"/>
          <w:lang w:eastAsia="en-IN"/>
        </w:rPr>
        <w:t>resulting in parallel execution, which is true simultaneous execution</w:t>
      </w:r>
      <w:r w:rsidRPr="00771216">
        <w:rPr>
          <w:lang w:eastAsia="en-IN"/>
        </w:rPr>
        <w:t>.</w:t>
      </w:r>
      <w:r>
        <w:rPr>
          <w:lang w:eastAsia="en-IN"/>
        </w:rPr>
        <w:t xml:space="preserve"> Only then simultaneously or </w:t>
      </w:r>
      <w:r w:rsidR="00947646">
        <w:rPr>
          <w:lang w:eastAsia="en-IN"/>
        </w:rPr>
        <w:t>parallelly</w:t>
      </w:r>
      <w:r>
        <w:rPr>
          <w:lang w:eastAsia="en-IN"/>
        </w:rPr>
        <w:t xml:space="preserve"> two tasks are done.</w:t>
      </w:r>
      <w:r w:rsidRPr="00771216">
        <w:rPr>
          <w:lang w:eastAsia="en-IN"/>
        </w:rPr>
        <w:t xml:space="preserve"> </w:t>
      </w:r>
    </w:p>
    <w:p w14:paraId="05BBC150" w14:textId="6204AD39" w:rsidR="00771216" w:rsidRDefault="00771216" w:rsidP="00CB639B">
      <w:pPr>
        <w:pStyle w:val="NoSpacing"/>
        <w:ind w:firstLine="720"/>
        <w:rPr>
          <w:lang w:eastAsia="en-IN"/>
        </w:rPr>
      </w:pPr>
      <w:r w:rsidRPr="00771216">
        <w:rPr>
          <w:lang w:eastAsia="en-IN"/>
        </w:rPr>
        <w:t>When the number of threads in a process is less than or equal to the number of processors available, the operating system</w:t>
      </w:r>
      <w:r w:rsidR="003F6931">
        <w:rPr>
          <w:lang w:eastAsia="en-IN"/>
        </w:rPr>
        <w:t>’</w:t>
      </w:r>
      <w:r w:rsidRPr="00771216">
        <w:rPr>
          <w:lang w:eastAsia="en-IN"/>
        </w:rPr>
        <w:t>s thread support system ensures that each thread runs on a different processor. </w:t>
      </w:r>
    </w:p>
    <w:p w14:paraId="687656B8" w14:textId="5F1F1376" w:rsidR="008A0BB2" w:rsidRDefault="008A0BB2" w:rsidP="008A0BB2">
      <w:pPr>
        <w:pStyle w:val="NoSpacing"/>
        <w:rPr>
          <w:lang w:eastAsia="en-IN"/>
        </w:rPr>
      </w:pPr>
    </w:p>
    <w:p w14:paraId="463A8DFA" w14:textId="3393547D" w:rsidR="008A0BB2" w:rsidRDefault="008A0BB2" w:rsidP="008A0BB2">
      <w:pPr>
        <w:pStyle w:val="NoSpacing"/>
        <w:rPr>
          <w:lang w:eastAsia="en-IN"/>
        </w:rPr>
      </w:pPr>
      <w:r>
        <w:rPr>
          <w:lang w:eastAsia="en-IN"/>
        </w:rPr>
        <w:t>26) What is abstraction?</w:t>
      </w:r>
    </w:p>
    <w:p w14:paraId="361CFCB4" w14:textId="20DE67FD" w:rsidR="008A0BB2" w:rsidRDefault="008A0BB2" w:rsidP="008A0BB2">
      <w:pPr>
        <w:pStyle w:val="NoSpacing"/>
        <w:rPr>
          <w:lang w:eastAsia="en-IN"/>
        </w:rPr>
      </w:pPr>
      <w:r>
        <w:rPr>
          <w:lang w:eastAsia="en-IN"/>
        </w:rPr>
        <w:t>Ans. It hides the Implementation details. Now, we can achieve 100% abstraction ,creating incomplete methods by using Interfaces. We can also use Abstract class to create abstract incomplete methods.</w:t>
      </w:r>
    </w:p>
    <w:p w14:paraId="52856CF3" w14:textId="241D55D0" w:rsidR="00CB639B" w:rsidRPr="00CB639B" w:rsidRDefault="00CB639B" w:rsidP="00CB639B">
      <w:pPr>
        <w:pStyle w:val="NoSpacing"/>
        <w:rPr>
          <w:b/>
          <w:bCs/>
          <w:sz w:val="32"/>
          <w:szCs w:val="32"/>
          <w:lang w:eastAsia="en-IN"/>
        </w:rPr>
      </w:pPr>
      <w:r w:rsidRPr="00CB639B">
        <w:rPr>
          <w:b/>
          <w:bCs/>
          <w:sz w:val="32"/>
          <w:szCs w:val="32"/>
          <w:lang w:eastAsia="en-IN"/>
        </w:rPr>
        <w:t>EXPLAIN “System.out.println”?</w:t>
      </w:r>
    </w:p>
    <w:p w14:paraId="3A96FEDD" w14:textId="08C040DF" w:rsidR="00CB639B" w:rsidRPr="00CB639B" w:rsidRDefault="00CB639B" w:rsidP="00CB639B">
      <w:pPr>
        <w:pStyle w:val="NoSpacing"/>
        <w:rPr>
          <w:lang w:eastAsia="en-IN"/>
        </w:rPr>
      </w:pPr>
      <w:r w:rsidRPr="00CB639B">
        <w:rPr>
          <w:lang w:eastAsia="en-IN"/>
        </w:rPr>
        <w:t>Java </w:t>
      </w:r>
      <w:r w:rsidRPr="00CB639B">
        <w:rPr>
          <w:b/>
          <w:bCs/>
          <w:bdr w:val="none" w:sz="0" w:space="0" w:color="auto" w:frame="1"/>
          <w:lang w:eastAsia="en-IN"/>
        </w:rPr>
        <w:t>System.out.println()</w:t>
      </w:r>
      <w:r w:rsidRPr="00CB639B">
        <w:rPr>
          <w:lang w:eastAsia="en-IN"/>
        </w:rPr>
        <w:t> is used to print an argument that is passed to it. The statement can be broken into 3 parts which can be understood separately as:</w:t>
      </w:r>
    </w:p>
    <w:p w14:paraId="4DBC355B" w14:textId="77777777" w:rsidR="00CB639B" w:rsidRPr="00CB639B" w:rsidRDefault="00A11792" w:rsidP="00B503D0">
      <w:pPr>
        <w:pStyle w:val="NoSpacing"/>
        <w:numPr>
          <w:ilvl w:val="0"/>
          <w:numId w:val="1"/>
        </w:numPr>
        <w:rPr>
          <w:lang w:eastAsia="en-IN"/>
        </w:rPr>
      </w:pPr>
      <w:hyperlink r:id="rId14" w:history="1">
        <w:r w:rsidR="00CB639B" w:rsidRPr="00CB639B">
          <w:rPr>
            <w:color w:val="0000FF"/>
            <w:u w:val="single"/>
            <w:bdr w:val="none" w:sz="0" w:space="0" w:color="auto" w:frame="1"/>
            <w:lang w:eastAsia="en-IN"/>
          </w:rPr>
          <w:t>System</w:t>
        </w:r>
      </w:hyperlink>
      <w:r w:rsidR="00CB639B" w:rsidRPr="00CB639B">
        <w:rPr>
          <w:b/>
          <w:bCs/>
          <w:bdr w:val="none" w:sz="0" w:space="0" w:color="auto" w:frame="1"/>
          <w:lang w:eastAsia="en-IN"/>
        </w:rPr>
        <w:t>:</w:t>
      </w:r>
      <w:r w:rsidR="00CB639B" w:rsidRPr="00CB639B">
        <w:rPr>
          <w:lang w:eastAsia="en-IN"/>
        </w:rPr>
        <w:t> It is a final class defined in the </w:t>
      </w:r>
      <w:hyperlink r:id="rId15" w:history="1">
        <w:r w:rsidR="00CB639B" w:rsidRPr="00CB639B">
          <w:rPr>
            <w:color w:val="0000FF"/>
            <w:u w:val="single"/>
            <w:bdr w:val="none" w:sz="0" w:space="0" w:color="auto" w:frame="1"/>
            <w:lang w:eastAsia="en-IN"/>
          </w:rPr>
          <w:t>java.lang package</w:t>
        </w:r>
      </w:hyperlink>
      <w:r w:rsidR="00CB639B" w:rsidRPr="00CB639B">
        <w:rPr>
          <w:lang w:eastAsia="en-IN"/>
        </w:rPr>
        <w:t>.</w:t>
      </w:r>
    </w:p>
    <w:p w14:paraId="4857D26E" w14:textId="77777777" w:rsidR="00CB639B" w:rsidRPr="00CB639B" w:rsidRDefault="00CB639B" w:rsidP="00B503D0">
      <w:pPr>
        <w:pStyle w:val="NoSpacing"/>
        <w:numPr>
          <w:ilvl w:val="0"/>
          <w:numId w:val="1"/>
        </w:numPr>
        <w:rPr>
          <w:lang w:eastAsia="en-IN"/>
        </w:rPr>
      </w:pPr>
      <w:r w:rsidRPr="00CB639B">
        <w:rPr>
          <w:b/>
          <w:bCs/>
          <w:bdr w:val="none" w:sz="0" w:space="0" w:color="auto" w:frame="1"/>
          <w:lang w:eastAsia="en-IN"/>
        </w:rPr>
        <w:t>out:</w:t>
      </w:r>
      <w:r w:rsidRPr="00CB639B">
        <w:rPr>
          <w:lang w:eastAsia="en-IN"/>
        </w:rPr>
        <w:t> This is an instance of </w:t>
      </w:r>
      <w:proofErr w:type="spellStart"/>
      <w:r w:rsidR="003F2C2C">
        <w:fldChar w:fldCharType="begin"/>
      </w:r>
      <w:r w:rsidR="003F2C2C">
        <w:instrText xml:space="preserve"> HYPERLINK "https://www.geeksforgeeks.org/java-io-printstream-class-java-set-1/" </w:instrText>
      </w:r>
      <w:r w:rsidR="003F2C2C">
        <w:fldChar w:fldCharType="separate"/>
      </w:r>
      <w:r w:rsidRPr="00CB639B">
        <w:rPr>
          <w:color w:val="0000FF"/>
          <w:u w:val="single"/>
          <w:bdr w:val="none" w:sz="0" w:space="0" w:color="auto" w:frame="1"/>
          <w:lang w:eastAsia="en-IN"/>
        </w:rPr>
        <w:t>PrintStream</w:t>
      </w:r>
      <w:proofErr w:type="spellEnd"/>
      <w:r w:rsidRPr="00CB639B">
        <w:rPr>
          <w:color w:val="0000FF"/>
          <w:u w:val="single"/>
          <w:bdr w:val="none" w:sz="0" w:space="0" w:color="auto" w:frame="1"/>
          <w:lang w:eastAsia="en-IN"/>
        </w:rPr>
        <w:t> </w:t>
      </w:r>
      <w:r w:rsidR="003F2C2C">
        <w:rPr>
          <w:color w:val="0000FF"/>
          <w:u w:val="single"/>
          <w:bdr w:val="none" w:sz="0" w:space="0" w:color="auto" w:frame="1"/>
          <w:lang w:eastAsia="en-IN"/>
        </w:rPr>
        <w:fldChar w:fldCharType="end"/>
      </w:r>
      <w:r w:rsidRPr="00CB639B">
        <w:rPr>
          <w:lang w:eastAsia="en-IN"/>
        </w:rPr>
        <w:t>type, which is a public and static member field of the </w:t>
      </w:r>
      <w:hyperlink r:id="rId16" w:history="1">
        <w:r w:rsidRPr="00CB639B">
          <w:rPr>
            <w:color w:val="0000FF"/>
            <w:u w:val="single"/>
            <w:bdr w:val="none" w:sz="0" w:space="0" w:color="auto" w:frame="1"/>
            <w:lang w:eastAsia="en-IN"/>
          </w:rPr>
          <w:t>System class</w:t>
        </w:r>
      </w:hyperlink>
      <w:r w:rsidRPr="00CB639B">
        <w:rPr>
          <w:lang w:eastAsia="en-IN"/>
        </w:rPr>
        <w:t>.</w:t>
      </w:r>
    </w:p>
    <w:p w14:paraId="6C308ECA" w14:textId="77777777" w:rsidR="00CB639B" w:rsidRPr="00CB639B" w:rsidRDefault="00A11792" w:rsidP="00B503D0">
      <w:pPr>
        <w:pStyle w:val="NoSpacing"/>
        <w:numPr>
          <w:ilvl w:val="0"/>
          <w:numId w:val="1"/>
        </w:numPr>
        <w:rPr>
          <w:lang w:eastAsia="en-IN"/>
        </w:rPr>
      </w:pPr>
      <w:hyperlink r:id="rId17" w:history="1">
        <w:proofErr w:type="spellStart"/>
        <w:r w:rsidR="00CB639B" w:rsidRPr="00CB639B">
          <w:rPr>
            <w:color w:val="0000FF"/>
            <w:u w:val="single"/>
            <w:bdr w:val="none" w:sz="0" w:space="0" w:color="auto" w:frame="1"/>
            <w:lang w:eastAsia="en-IN"/>
          </w:rPr>
          <w:t>println</w:t>
        </w:r>
        <w:proofErr w:type="spellEnd"/>
        <w:r w:rsidR="00CB639B" w:rsidRPr="00CB639B">
          <w:rPr>
            <w:color w:val="0000FF"/>
            <w:u w:val="single"/>
            <w:bdr w:val="none" w:sz="0" w:space="0" w:color="auto" w:frame="1"/>
            <w:lang w:eastAsia="en-IN"/>
          </w:rPr>
          <w:t>()</w:t>
        </w:r>
      </w:hyperlink>
      <w:r w:rsidR="00CB639B" w:rsidRPr="00CB639B">
        <w:rPr>
          <w:b/>
          <w:bCs/>
          <w:bdr w:val="none" w:sz="0" w:space="0" w:color="auto" w:frame="1"/>
          <w:lang w:eastAsia="en-IN"/>
        </w:rPr>
        <w:t>:</w:t>
      </w:r>
      <w:r w:rsidR="00CB639B" w:rsidRPr="00CB639B">
        <w:rPr>
          <w:lang w:eastAsia="en-IN"/>
        </w:rPr>
        <w:t> As all instances of </w:t>
      </w:r>
      <w:proofErr w:type="spellStart"/>
      <w:r w:rsidR="003F2C2C">
        <w:fldChar w:fldCharType="begin"/>
      </w:r>
      <w:r w:rsidR="003F2C2C">
        <w:instrText xml:space="preserve"> HYPERLINK "https://www.geeksforgeeks.org/java-io-printstream-class-java-set-1/" </w:instrText>
      </w:r>
      <w:r w:rsidR="003F2C2C">
        <w:fldChar w:fldCharType="separate"/>
      </w:r>
      <w:r w:rsidR="00CB639B" w:rsidRPr="00CB639B">
        <w:rPr>
          <w:color w:val="0000FF"/>
          <w:u w:val="single"/>
          <w:bdr w:val="none" w:sz="0" w:space="0" w:color="auto" w:frame="1"/>
          <w:lang w:eastAsia="en-IN"/>
        </w:rPr>
        <w:t>PrintStream</w:t>
      </w:r>
      <w:proofErr w:type="spellEnd"/>
      <w:r w:rsidR="00CB639B" w:rsidRPr="00CB639B">
        <w:rPr>
          <w:color w:val="0000FF"/>
          <w:u w:val="single"/>
          <w:bdr w:val="none" w:sz="0" w:space="0" w:color="auto" w:frame="1"/>
          <w:lang w:eastAsia="en-IN"/>
        </w:rPr>
        <w:t xml:space="preserve"> class</w:t>
      </w:r>
      <w:r w:rsidR="003F2C2C">
        <w:rPr>
          <w:color w:val="0000FF"/>
          <w:u w:val="single"/>
          <w:bdr w:val="none" w:sz="0" w:space="0" w:color="auto" w:frame="1"/>
          <w:lang w:eastAsia="en-IN"/>
        </w:rPr>
        <w:fldChar w:fldCharType="end"/>
      </w:r>
      <w:r w:rsidR="00CB639B" w:rsidRPr="00CB639B">
        <w:rPr>
          <w:lang w:eastAsia="en-IN"/>
        </w:rPr>
        <w:t xml:space="preserve"> have a public method </w:t>
      </w:r>
      <w:proofErr w:type="spellStart"/>
      <w:r w:rsidR="00CB639B" w:rsidRPr="00CB639B">
        <w:rPr>
          <w:lang w:eastAsia="en-IN"/>
        </w:rPr>
        <w:t>println</w:t>
      </w:r>
      <w:proofErr w:type="spellEnd"/>
      <w:r w:rsidR="00CB639B" w:rsidRPr="00CB639B">
        <w:rPr>
          <w:lang w:eastAsia="en-IN"/>
        </w:rPr>
        <w:t xml:space="preserve">(), hence we can invoke the same on out as well. This is an upgraded version of print(). It prints any argument passed to it and adds a new line to the output. We can assume that </w:t>
      </w:r>
      <w:proofErr w:type="spellStart"/>
      <w:r w:rsidR="00CB639B" w:rsidRPr="00CB639B">
        <w:rPr>
          <w:lang w:eastAsia="en-IN"/>
        </w:rPr>
        <w:t>System.out</w:t>
      </w:r>
      <w:proofErr w:type="spellEnd"/>
      <w:r w:rsidR="00CB639B" w:rsidRPr="00CB639B">
        <w:rPr>
          <w:lang w:eastAsia="en-IN"/>
        </w:rPr>
        <w:t xml:space="preserve"> represents the Standard Output Stream.</w:t>
      </w:r>
    </w:p>
    <w:p w14:paraId="58B65E5D" w14:textId="52E2C851" w:rsidR="00771216" w:rsidRDefault="00D503E6" w:rsidP="00CB639B">
      <w:pPr>
        <w:pStyle w:val="NoSpacing"/>
      </w:pPr>
      <w:r>
        <w:rPr>
          <w:noProof/>
        </w:rPr>
        <w:drawing>
          <wp:inline distT="0" distB="0" distL="0" distR="0" wp14:anchorId="4BB9437E" wp14:editId="3DFF194D">
            <wp:extent cx="5185923" cy="198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6584" cy="2006966"/>
                    </a:xfrm>
                    <a:prstGeom prst="rect">
                      <a:avLst/>
                    </a:prstGeom>
                    <a:noFill/>
                    <a:ln>
                      <a:noFill/>
                    </a:ln>
                  </pic:spPr>
                </pic:pic>
              </a:graphicData>
            </a:graphic>
          </wp:inline>
        </w:drawing>
      </w:r>
    </w:p>
    <w:p w14:paraId="23492C13" w14:textId="6EE80E9A" w:rsidR="00F20320" w:rsidRDefault="00F20320" w:rsidP="00CB639B">
      <w:pPr>
        <w:ind w:left="1440" w:firstLine="720"/>
        <w:rPr>
          <w:b/>
          <w:color w:val="92D050"/>
          <w:sz w:val="36"/>
          <w:szCs w:val="36"/>
        </w:rPr>
      </w:pPr>
    </w:p>
    <w:p w14:paraId="3FED43A4" w14:textId="64EE13BF" w:rsidR="00262AC0" w:rsidRPr="00CB639B" w:rsidRDefault="00262AC0" w:rsidP="00CB639B">
      <w:pPr>
        <w:pStyle w:val="IntenseQuote"/>
        <w:rPr>
          <w:b/>
          <w:bCs/>
          <w:sz w:val="28"/>
          <w:szCs w:val="28"/>
        </w:rPr>
      </w:pPr>
      <w:r w:rsidRPr="00CB639B">
        <w:rPr>
          <w:b/>
          <w:bCs/>
          <w:sz w:val="28"/>
          <w:szCs w:val="28"/>
        </w:rPr>
        <w:t>THREADS:</w:t>
      </w:r>
    </w:p>
    <w:p w14:paraId="591C40A9" w14:textId="234FC65E" w:rsidR="00262AC0" w:rsidRDefault="00262AC0" w:rsidP="003F6931">
      <w:pPr>
        <w:pStyle w:val="BodyText"/>
      </w:pPr>
      <w:r>
        <w:t>Using t</w:t>
      </w:r>
      <w:r w:rsidR="00947646">
        <w:t>h</w:t>
      </w:r>
      <w:r>
        <w:t>reads means we cannot predict which thread will run, so any thread can execute</w:t>
      </w:r>
    </w:p>
    <w:p w14:paraId="13F5ABA9" w14:textId="35884DEC" w:rsidR="00EE439D" w:rsidRPr="00EE439D" w:rsidRDefault="00EE439D" w:rsidP="003F6931">
      <w:pPr>
        <w:pStyle w:val="BodyText"/>
        <w:rPr>
          <w:b/>
        </w:rPr>
      </w:pPr>
      <w:r w:rsidRPr="00EE439D">
        <w:rPr>
          <w:b/>
        </w:rPr>
        <w:t>Why main() method is public and static?</w:t>
      </w:r>
    </w:p>
    <w:p w14:paraId="4679CCD4" w14:textId="27236565" w:rsidR="00425A3A" w:rsidRDefault="00425A3A" w:rsidP="003F6931">
      <w:pPr>
        <w:pStyle w:val="BodyText"/>
      </w:pPr>
      <w:r>
        <w:t>Static methods belongs to the class and they are the first ones to be executed. So, main method is  something which is called by compiler first, even before creation of object. So, we declare static.</w:t>
      </w:r>
    </w:p>
    <w:p w14:paraId="05F6BC08" w14:textId="2C7AB3C8" w:rsidR="00425A3A" w:rsidRDefault="00425A3A" w:rsidP="003F6931">
      <w:pPr>
        <w:pStyle w:val="BodyText"/>
      </w:pPr>
      <w:r>
        <w:t>If we don’t declare a method static then, whenever we will create object, copy of the main method will be passed inside the object. But, we want main method only one time &amp; first time. So multiple copies of main method will cause wastage of memory.</w:t>
      </w:r>
    </w:p>
    <w:p w14:paraId="7A4FBF7F" w14:textId="2B8DC783" w:rsidR="009A19AA" w:rsidRDefault="009A19AA" w:rsidP="003F6931">
      <w:pPr>
        <w:pStyle w:val="Heading6"/>
      </w:pPr>
      <w:r>
        <w:lastRenderedPageBreak/>
        <w:t>ANONYMOUS CLASS:</w:t>
      </w:r>
    </w:p>
    <w:p w14:paraId="232E5ECD" w14:textId="39E25C93" w:rsidR="009A19AA" w:rsidRDefault="009A19AA" w:rsidP="003F6931">
      <w:pPr>
        <w:pStyle w:val="BodyText"/>
      </w:pPr>
      <w:r>
        <w:t xml:space="preserve">Anonymous class are that type of class which have no name. these classes are created inside another class. we denote anonymous class by writing flower brackets </w:t>
      </w:r>
      <w:r w:rsidR="003F6931">
        <w:t>“</w:t>
      </w:r>
      <w:r>
        <w:t>{ }</w:t>
      </w:r>
      <w:r w:rsidR="003F6931">
        <w:t>”</w:t>
      </w:r>
    </w:p>
    <w:p w14:paraId="44F799F7" w14:textId="77777777" w:rsidR="009A19AA" w:rsidRDefault="009A19AA" w:rsidP="003F6931">
      <w:pPr>
        <w:pStyle w:val="List"/>
      </w:pPr>
      <w:r>
        <w:t>2)</w:t>
      </w:r>
      <w:proofErr w:type="spellStart"/>
      <w:r>
        <w:t>Thead</w:t>
      </w:r>
      <w:proofErr w:type="spellEnd"/>
      <w:r>
        <w:t xml:space="preserve"> t1 = new Thread({ });</w:t>
      </w:r>
    </w:p>
    <w:p w14:paraId="69DA7B1C" w14:textId="77777777" w:rsidR="009A19AA" w:rsidRDefault="009A19AA" w:rsidP="003F6931">
      <w:pPr>
        <w:pStyle w:val="List"/>
      </w:pPr>
      <w:r>
        <w:t>here how will the anonymous class run or execute?</w:t>
      </w:r>
    </w:p>
    <w:p w14:paraId="7DB1CDF7" w14:textId="49223691" w:rsidR="009A19AA" w:rsidRDefault="009A19AA" w:rsidP="003F6931">
      <w:pPr>
        <w:pStyle w:val="BodyText"/>
      </w:pPr>
      <w:r>
        <w:t xml:space="preserve">Ans. Here when we will create thread object then Anonymous class is executed </w:t>
      </w:r>
      <w:proofErr w:type="spellStart"/>
      <w:r>
        <w:t>automatically.And</w:t>
      </w:r>
      <w:proofErr w:type="spellEnd"/>
      <w:r>
        <w:t xml:space="preserve"> then we w</w:t>
      </w:r>
      <w:r w:rsidR="00EE439D">
        <w:t>i</w:t>
      </w:r>
      <w:r>
        <w:t>ll get the .class file for this anonymous class.</w:t>
      </w:r>
    </w:p>
    <w:p w14:paraId="4F453FA4" w14:textId="10C7BF95" w:rsidR="009A19AA" w:rsidRDefault="009A19AA" w:rsidP="003F6931">
      <w:pPr>
        <w:pStyle w:val="BodyText"/>
      </w:pPr>
      <w:r>
        <w:t xml:space="preserve">3)Now we used to implement runnable interface for main class by  </w:t>
      </w:r>
      <w:proofErr w:type="spellStart"/>
      <w:r>
        <w:t>writting</w:t>
      </w:r>
      <w:proofErr w:type="spellEnd"/>
      <w:r>
        <w:t xml:space="preserve"> </w:t>
      </w:r>
      <w:r w:rsidR="003F6931">
        <w:t>“</w:t>
      </w:r>
      <w:r>
        <w:t>Class A implements Runnable</w:t>
      </w:r>
      <w:r w:rsidR="003F6931">
        <w:t>”</w:t>
      </w:r>
      <w:r>
        <w:t>.</w:t>
      </w:r>
    </w:p>
    <w:p w14:paraId="792BAA41" w14:textId="1579ECB9" w:rsidR="009A19AA" w:rsidRDefault="009A19AA" w:rsidP="003F6931">
      <w:pPr>
        <w:pStyle w:val="BodyText"/>
      </w:pPr>
      <w:r>
        <w:t>Now if we want to implement the same Runnable Interface for Anonymo</w:t>
      </w:r>
      <w:r w:rsidR="001E3AFF">
        <w:t>u</w:t>
      </w:r>
      <w:r>
        <w:t xml:space="preserve">s class also, then we write it like </w:t>
      </w:r>
      <w:r w:rsidR="003F6931">
        <w:t>“</w:t>
      </w:r>
      <w:r>
        <w:t xml:space="preserve">new Thread( </w:t>
      </w:r>
      <w:r w:rsidRPr="009A19AA">
        <w:rPr>
          <w:color w:val="00B0F0"/>
        </w:rPr>
        <w:t>new Runnable(){ }</w:t>
      </w:r>
      <w:r>
        <w:t xml:space="preserve">); </w:t>
      </w:r>
      <w:r w:rsidR="003F6931">
        <w:t>“</w:t>
      </w:r>
      <w:r>
        <w:t xml:space="preserve">. When we write this, that means we are implementing </w:t>
      </w:r>
      <w:r w:rsidRPr="009A19AA">
        <w:rPr>
          <w:color w:val="C45911" w:themeColor="accent2" w:themeShade="BF"/>
        </w:rPr>
        <w:t xml:space="preserve">Runnable Interface </w:t>
      </w:r>
      <w:r>
        <w:t xml:space="preserve">to the </w:t>
      </w:r>
      <w:r w:rsidRPr="009A19AA">
        <w:rPr>
          <w:color w:val="C45911" w:themeColor="accent2" w:themeShade="BF"/>
        </w:rPr>
        <w:t>Anonymous class</w:t>
      </w:r>
      <w:r>
        <w:t>.</w:t>
      </w:r>
      <w:r w:rsidR="00221A44">
        <w:t xml:space="preserve"> W</w:t>
      </w:r>
      <w:r>
        <w:t xml:space="preserve">e cannot use </w:t>
      </w:r>
      <w:r w:rsidR="00221A44">
        <w:t>“</w:t>
      </w:r>
      <w:r w:rsidRPr="00221A44">
        <w:rPr>
          <w:color w:val="C45911" w:themeColor="accent2" w:themeShade="BF"/>
        </w:rPr>
        <w:t>implements</w:t>
      </w:r>
      <w:r w:rsidR="00221A44">
        <w:rPr>
          <w:color w:val="C45911" w:themeColor="accent2" w:themeShade="BF"/>
        </w:rPr>
        <w:t>”</w:t>
      </w:r>
      <w:r w:rsidRPr="00221A44">
        <w:rPr>
          <w:color w:val="C45911" w:themeColor="accent2" w:themeShade="BF"/>
        </w:rPr>
        <w:t xml:space="preserve"> </w:t>
      </w:r>
      <w:r>
        <w:t xml:space="preserve">keyword </w:t>
      </w:r>
      <w:r w:rsidR="00221A44">
        <w:t>with Anonymous</w:t>
      </w:r>
      <w:r>
        <w:t>.</w:t>
      </w:r>
    </w:p>
    <w:p w14:paraId="65B8C3C8" w14:textId="469329C2" w:rsidR="00221A44" w:rsidRDefault="00F022BB" w:rsidP="003F6931">
      <w:pPr>
        <w:pStyle w:val="BodyText"/>
      </w:pPr>
      <w:r>
        <w:t>Now inside the curly brackets we cannot ke</w:t>
      </w:r>
      <w:r w:rsidR="00005E60">
        <w:t>ep</w:t>
      </w:r>
      <w:r>
        <w:t xml:space="preserve"> it empty, otherwise shows errors, because we have</w:t>
      </w:r>
      <w:r w:rsidR="00005E60">
        <w:t xml:space="preserve"> an incomplete </w:t>
      </w:r>
      <w:r w:rsidR="00005E60" w:rsidRPr="00005E60">
        <w:rPr>
          <w:color w:val="FF0000"/>
        </w:rPr>
        <w:t xml:space="preserve">run() </w:t>
      </w:r>
      <w:r w:rsidR="00005E60">
        <w:t xml:space="preserve">method inside </w:t>
      </w:r>
      <w:r w:rsidR="00005E60" w:rsidRPr="00005E60">
        <w:rPr>
          <w:color w:val="FF0000"/>
        </w:rPr>
        <w:t>Runnable Interface</w:t>
      </w:r>
      <w:r w:rsidR="00005E60">
        <w:t xml:space="preserve">, which has to be overrided with </w:t>
      </w:r>
      <w:r w:rsidR="00005E60" w:rsidRPr="00005E60">
        <w:rPr>
          <w:color w:val="4472C4" w:themeColor="accent1"/>
        </w:rPr>
        <w:t xml:space="preserve">@Override </w:t>
      </w:r>
      <w:r w:rsidR="00005E60">
        <w:t>Annotation</w:t>
      </w:r>
      <w:r>
        <w:t>.</w:t>
      </w:r>
    </w:p>
    <w:p w14:paraId="5F9B05A1" w14:textId="66194494" w:rsidR="00946AC9" w:rsidRDefault="00946AC9" w:rsidP="003F6931">
      <w:pPr>
        <w:pStyle w:val="Heading7"/>
      </w:pPr>
      <w:r w:rsidRPr="00946AC9">
        <w:t>Thre</w:t>
      </w:r>
      <w:r>
        <w:t>a</w:t>
      </w:r>
      <w:r w:rsidRPr="00946AC9">
        <w:t>d() - &gt;</w:t>
      </w:r>
      <w:r>
        <w:t xml:space="preserve"> </w:t>
      </w:r>
    </w:p>
    <w:p w14:paraId="1B9BDDF4" w14:textId="5505EE7D" w:rsidR="00946AC9" w:rsidRDefault="00946AC9" w:rsidP="003F6931">
      <w:pPr>
        <w:pStyle w:val="BodyText"/>
      </w:pPr>
      <w:r>
        <w:t>Here each thread gets its own module or run() method.</w:t>
      </w:r>
    </w:p>
    <w:p w14:paraId="459E8FAA" w14:textId="6158B4DD" w:rsidR="00946AC9" w:rsidRDefault="00946AC9" w:rsidP="003F6931">
      <w:pPr>
        <w:pStyle w:val="BodyText"/>
      </w:pPr>
      <w:r>
        <w:t>Now each th</w:t>
      </w:r>
      <w:r w:rsidR="006967DE">
        <w:t>r</w:t>
      </w:r>
      <w:r>
        <w:t>ead executes its run() method when it</w:t>
      </w:r>
      <w:r w:rsidR="003F6931">
        <w:t>’</w:t>
      </w:r>
      <w:r>
        <w:t>s chance comes</w:t>
      </w:r>
      <w:r w:rsidR="00A845AA">
        <w:t>,</w:t>
      </w:r>
      <w:r>
        <w:t xml:space="preserve"> but for small duration. So, each module is executed by </w:t>
      </w:r>
      <w:proofErr w:type="spellStart"/>
      <w:r>
        <w:t>it</w:t>
      </w:r>
      <w:r w:rsidR="003F6931">
        <w:t>’</w:t>
      </w:r>
      <w:r>
        <w:t>s</w:t>
      </w:r>
      <w:proofErr w:type="spellEnd"/>
      <w:r>
        <w:t xml:space="preserve"> own Threads for </w:t>
      </w:r>
      <w:proofErr w:type="spellStart"/>
      <w:r>
        <w:t>sometime</w:t>
      </w:r>
      <w:proofErr w:type="spellEnd"/>
      <w:r>
        <w:t xml:space="preserve"> and switches to the other. Her</w:t>
      </w:r>
      <w:r w:rsidR="00A845AA">
        <w:t>e</w:t>
      </w:r>
      <w:r>
        <w:t xml:space="preserve"> we cannot predict which thread will run first.</w:t>
      </w:r>
    </w:p>
    <w:p w14:paraId="61F33745" w14:textId="6A2E2B37" w:rsidR="00A845AA" w:rsidRDefault="00946AC9" w:rsidP="003F6931">
      <w:pPr>
        <w:pStyle w:val="BodyText"/>
      </w:pPr>
      <w:r w:rsidRPr="00946AC9">
        <w:rPr>
          <w:b/>
          <w:bCs/>
          <w:sz w:val="28"/>
          <w:szCs w:val="28"/>
        </w:rPr>
        <w:t>join() -&gt;</w:t>
      </w:r>
      <w:r>
        <w:t xml:space="preserve"> Earlier we cannot predict which thread runs first. So, to solve this problem we introduce join() method. Using join() method, we get a special power by which we can control which Thread will run first and </w:t>
      </w:r>
      <w:proofErr w:type="spellStart"/>
      <w:r>
        <w:t>and</w:t>
      </w:r>
      <w:proofErr w:type="spellEnd"/>
      <w:r>
        <w:t xml:space="preserve"> which Thread will run second. And  we can decide the order of those threads.</w:t>
      </w:r>
      <w:r w:rsidR="00665A17">
        <w:t xml:space="preserve"> </w:t>
      </w:r>
      <w:r w:rsidR="00A845AA">
        <w:t>To refer code, go to Eclipse-&gt;JoinInternalWorking.java</w:t>
      </w:r>
    </w:p>
    <w:p w14:paraId="3F98FA03" w14:textId="77777777" w:rsidR="00076870" w:rsidRDefault="00665A17" w:rsidP="003F6931">
      <w:pPr>
        <w:pStyle w:val="BodyText"/>
      </w:pPr>
      <w:proofErr w:type="spellStart"/>
      <w:r w:rsidRPr="00665A17">
        <w:rPr>
          <w:b/>
        </w:rPr>
        <w:t>synchronizable</w:t>
      </w:r>
      <w:proofErr w:type="spellEnd"/>
      <w:r w:rsidRPr="00665A17">
        <w:rPr>
          <w:b/>
        </w:rPr>
        <w:t>() -&gt;</w:t>
      </w:r>
      <w:r>
        <w:rPr>
          <w:b/>
        </w:rPr>
        <w:t xml:space="preserve"> </w:t>
      </w:r>
      <w:r w:rsidR="008211BB" w:rsidRPr="008211BB">
        <w:t>Earlier Thread can be executed in sorted order, but still</w:t>
      </w:r>
      <w:r w:rsidR="008211BB">
        <w:rPr>
          <w:b/>
        </w:rPr>
        <w:t xml:space="preserve"> </w:t>
      </w:r>
      <w:r w:rsidR="008211BB">
        <w:t xml:space="preserve">using join() also each task was not done completely. Switching between modules still exist. Now </w:t>
      </w:r>
      <w:r w:rsidR="005D24AD">
        <w:t xml:space="preserve">if we make a method </w:t>
      </w:r>
      <w:proofErr w:type="spellStart"/>
      <w:r w:rsidR="005D24AD">
        <w:t>synchronizable</w:t>
      </w:r>
      <w:proofErr w:type="spellEnd"/>
      <w:r w:rsidR="005D24AD">
        <w:t xml:space="preserve"> </w:t>
      </w:r>
      <w:r w:rsidR="00076870">
        <w:t xml:space="preserve">means the first thread to enter this block has to execute and complete all lines of code inside that method and then exit and make other threads to run. </w:t>
      </w:r>
    </w:p>
    <w:p w14:paraId="083CCEE0" w14:textId="6A24DB75" w:rsidR="00665A17" w:rsidRDefault="00076870" w:rsidP="00946AC9">
      <w:pPr>
        <w:rPr>
          <w:sz w:val="24"/>
          <w:szCs w:val="24"/>
        </w:rPr>
      </w:pPr>
      <w:r>
        <w:rPr>
          <w:sz w:val="24"/>
          <w:szCs w:val="24"/>
        </w:rPr>
        <w:t xml:space="preserve">We thus avoid data </w:t>
      </w:r>
      <w:proofErr w:type="spellStart"/>
      <w:r>
        <w:rPr>
          <w:sz w:val="24"/>
          <w:szCs w:val="24"/>
        </w:rPr>
        <w:t>corruption.How</w:t>
      </w:r>
      <w:proofErr w:type="spellEnd"/>
      <w:r>
        <w:rPr>
          <w:sz w:val="24"/>
          <w:szCs w:val="24"/>
        </w:rPr>
        <w:t xml:space="preserve">? </w:t>
      </w:r>
      <w:r w:rsidR="00B03D48">
        <w:rPr>
          <w:sz w:val="24"/>
          <w:szCs w:val="24"/>
        </w:rPr>
        <w:t xml:space="preserve">Earlier two threads, simultaneously fighting for executing a </w:t>
      </w:r>
      <w:proofErr w:type="spellStart"/>
      <w:r w:rsidR="00B03D48">
        <w:rPr>
          <w:sz w:val="24"/>
          <w:szCs w:val="24"/>
        </w:rPr>
        <w:t>non synchronized</w:t>
      </w:r>
      <w:proofErr w:type="spellEnd"/>
      <w:r w:rsidR="00B03D48">
        <w:rPr>
          <w:sz w:val="24"/>
          <w:szCs w:val="24"/>
        </w:rPr>
        <w:t xml:space="preserve"> methods sometime leads to data loss or corruption. But </w:t>
      </w:r>
      <w:r>
        <w:rPr>
          <w:sz w:val="24"/>
          <w:szCs w:val="24"/>
        </w:rPr>
        <w:t xml:space="preserve">   </w:t>
      </w:r>
      <w:proofErr w:type="spellStart"/>
      <w:r w:rsidR="008211BB">
        <w:rPr>
          <w:sz w:val="24"/>
          <w:szCs w:val="24"/>
        </w:rPr>
        <w:t>synchronizable</w:t>
      </w:r>
      <w:proofErr w:type="spellEnd"/>
      <w:r w:rsidR="00CA7460">
        <w:rPr>
          <w:sz w:val="24"/>
          <w:szCs w:val="24"/>
        </w:rPr>
        <w:t xml:space="preserve"> Method</w:t>
      </w:r>
      <w:r w:rsidR="008211BB">
        <w:rPr>
          <w:sz w:val="24"/>
          <w:szCs w:val="24"/>
        </w:rPr>
        <w:t xml:space="preserve"> </w:t>
      </w:r>
      <w:r w:rsidR="00B03D48">
        <w:rPr>
          <w:sz w:val="24"/>
          <w:szCs w:val="24"/>
        </w:rPr>
        <w:t xml:space="preserve">force the </w:t>
      </w:r>
      <w:r w:rsidR="008211BB">
        <w:rPr>
          <w:sz w:val="24"/>
          <w:szCs w:val="24"/>
        </w:rPr>
        <w:t xml:space="preserve">threads to execute </w:t>
      </w:r>
      <w:r w:rsidR="00CA7460">
        <w:rPr>
          <w:sz w:val="24"/>
          <w:szCs w:val="24"/>
        </w:rPr>
        <w:t>a</w:t>
      </w:r>
      <w:r w:rsidR="008211BB">
        <w:rPr>
          <w:sz w:val="24"/>
          <w:szCs w:val="24"/>
        </w:rPr>
        <w:t xml:space="preserve"> </w:t>
      </w:r>
      <w:r w:rsidR="00CA7460">
        <w:rPr>
          <w:sz w:val="24"/>
          <w:szCs w:val="24"/>
        </w:rPr>
        <w:t>method</w:t>
      </w:r>
      <w:r w:rsidR="00B03D48">
        <w:rPr>
          <w:sz w:val="24"/>
          <w:szCs w:val="24"/>
        </w:rPr>
        <w:t xml:space="preserve"> completely,</w:t>
      </w:r>
      <w:r w:rsidR="00CA7460">
        <w:rPr>
          <w:sz w:val="24"/>
          <w:szCs w:val="24"/>
        </w:rPr>
        <w:t xml:space="preserve"> called from inside </w:t>
      </w:r>
      <w:r w:rsidR="00E60146">
        <w:rPr>
          <w:sz w:val="24"/>
          <w:szCs w:val="24"/>
        </w:rPr>
        <w:t>‘run()’</w:t>
      </w:r>
      <w:r w:rsidR="008211BB">
        <w:rPr>
          <w:sz w:val="24"/>
          <w:szCs w:val="24"/>
        </w:rPr>
        <w:t xml:space="preserve"> </w:t>
      </w:r>
      <w:r w:rsidR="00E60146">
        <w:rPr>
          <w:sz w:val="24"/>
          <w:szCs w:val="24"/>
        </w:rPr>
        <w:t xml:space="preserve">and </w:t>
      </w:r>
      <w:r w:rsidR="001A5472">
        <w:rPr>
          <w:sz w:val="24"/>
          <w:szCs w:val="24"/>
        </w:rPr>
        <w:t xml:space="preserve">then </w:t>
      </w:r>
      <w:r w:rsidR="00E60146">
        <w:rPr>
          <w:sz w:val="24"/>
          <w:szCs w:val="24"/>
        </w:rPr>
        <w:t>next Thread starts executing.</w:t>
      </w:r>
      <w:r w:rsidR="008211BB">
        <w:rPr>
          <w:sz w:val="24"/>
          <w:szCs w:val="24"/>
        </w:rPr>
        <w:t xml:space="preserve"> </w:t>
      </w:r>
    </w:p>
    <w:p w14:paraId="59274610" w14:textId="718DE332" w:rsidR="001A5472" w:rsidRDefault="00B03D48" w:rsidP="00946AC9">
      <w:pPr>
        <w:rPr>
          <w:sz w:val="24"/>
          <w:szCs w:val="24"/>
        </w:rPr>
      </w:pPr>
      <w:r w:rsidRPr="00B03D48">
        <w:rPr>
          <w:b/>
          <w:sz w:val="24"/>
          <w:szCs w:val="24"/>
        </w:rPr>
        <w:t>Join() + synchronization Method -&gt;</w:t>
      </w:r>
      <w:r>
        <w:rPr>
          <w:sz w:val="24"/>
          <w:szCs w:val="24"/>
        </w:rPr>
        <w:t xml:space="preserve"> </w:t>
      </w:r>
      <w:r w:rsidR="001A5472">
        <w:rPr>
          <w:sz w:val="24"/>
          <w:szCs w:val="24"/>
        </w:rPr>
        <w:t xml:space="preserve">Using synchronization() we can </w:t>
      </w:r>
      <w:r w:rsidR="00813853">
        <w:rPr>
          <w:sz w:val="24"/>
          <w:szCs w:val="24"/>
        </w:rPr>
        <w:t>force any Thread to</w:t>
      </w:r>
      <w:r w:rsidR="001A5472">
        <w:rPr>
          <w:sz w:val="24"/>
          <w:szCs w:val="24"/>
        </w:rPr>
        <w:t xml:space="preserve"> run</w:t>
      </w:r>
      <w:r w:rsidR="00813853">
        <w:rPr>
          <w:sz w:val="24"/>
          <w:szCs w:val="24"/>
        </w:rPr>
        <w:t>()</w:t>
      </w:r>
      <w:r w:rsidR="001A5472">
        <w:rPr>
          <w:sz w:val="24"/>
          <w:szCs w:val="24"/>
        </w:rPr>
        <w:t xml:space="preserve"> completely</w:t>
      </w:r>
      <w:r w:rsidR="00813853">
        <w:rPr>
          <w:sz w:val="24"/>
          <w:szCs w:val="24"/>
        </w:rPr>
        <w:t>. But we cannot predict which Thread will enter the synchronized block first and starts executing. So, to control and decide that, we use join() + synchronize block together. Using join() we decide which thread will start first, and using synchronize block we force that Thread t</w:t>
      </w:r>
      <w:r>
        <w:rPr>
          <w:sz w:val="24"/>
          <w:szCs w:val="24"/>
        </w:rPr>
        <w:t>o</w:t>
      </w:r>
      <w:r w:rsidR="00813853">
        <w:rPr>
          <w:sz w:val="24"/>
          <w:szCs w:val="24"/>
        </w:rPr>
        <w:t xml:space="preserve"> execute the method completely</w:t>
      </w:r>
      <w:r>
        <w:rPr>
          <w:sz w:val="24"/>
          <w:szCs w:val="24"/>
        </w:rPr>
        <w:t>, and then next thread starts.</w:t>
      </w:r>
    </w:p>
    <w:p w14:paraId="6943705D" w14:textId="42102DE1" w:rsidR="00B02335" w:rsidRDefault="00B02335" w:rsidP="00946AC9">
      <w:pPr>
        <w:rPr>
          <w:sz w:val="24"/>
          <w:szCs w:val="24"/>
        </w:rPr>
      </w:pPr>
      <w:r w:rsidRPr="00B02335">
        <w:rPr>
          <w:b/>
          <w:sz w:val="24"/>
          <w:szCs w:val="24"/>
        </w:rPr>
        <w:t xml:space="preserve">Real  Life Example -&gt; </w:t>
      </w:r>
      <w:r>
        <w:rPr>
          <w:b/>
          <w:sz w:val="24"/>
          <w:szCs w:val="24"/>
        </w:rPr>
        <w:t>S</w:t>
      </w:r>
      <w:r>
        <w:rPr>
          <w:sz w:val="24"/>
          <w:szCs w:val="24"/>
        </w:rPr>
        <w:t>uppose we have a module or method balance(), where some value is stored in balance. Now we create two methods debit() and credit(). Now debit</w:t>
      </w:r>
      <w:r w:rsidR="00EE2CE3">
        <w:rPr>
          <w:sz w:val="24"/>
          <w:szCs w:val="24"/>
        </w:rPr>
        <w:t>()</w:t>
      </w:r>
      <w:r>
        <w:rPr>
          <w:sz w:val="24"/>
          <w:szCs w:val="24"/>
        </w:rPr>
        <w:t xml:space="preserve"> will</w:t>
      </w:r>
      <w:r w:rsidR="00EE2CE3">
        <w:rPr>
          <w:sz w:val="24"/>
          <w:szCs w:val="24"/>
        </w:rPr>
        <w:t xml:space="preserve"> decrease the balance and credit() method will increase the balance</w:t>
      </w:r>
      <w:r w:rsidR="00D072F5">
        <w:rPr>
          <w:sz w:val="24"/>
          <w:szCs w:val="24"/>
        </w:rPr>
        <w:t xml:space="preserve">. </w:t>
      </w:r>
    </w:p>
    <w:p w14:paraId="01BCEB8E" w14:textId="01DF4669" w:rsidR="00D072F5" w:rsidRDefault="00D072F5" w:rsidP="00946AC9">
      <w:pPr>
        <w:rPr>
          <w:sz w:val="24"/>
          <w:szCs w:val="24"/>
        </w:rPr>
      </w:pPr>
      <w:r>
        <w:rPr>
          <w:sz w:val="24"/>
          <w:szCs w:val="24"/>
        </w:rPr>
        <w:lastRenderedPageBreak/>
        <w:t>But if suppose we have balance zero. Now, if we use thread without synchronize + join(), then if debit() is first started by thread then it will decrease the balance to some negative values which will lead to data corruption.</w:t>
      </w:r>
    </w:p>
    <w:p w14:paraId="6D9CE808" w14:textId="741A7E4B" w:rsidR="00D072F5" w:rsidRDefault="00D072F5" w:rsidP="00946AC9">
      <w:pPr>
        <w:rPr>
          <w:sz w:val="24"/>
          <w:szCs w:val="24"/>
        </w:rPr>
      </w:pPr>
      <w:r>
        <w:rPr>
          <w:sz w:val="24"/>
          <w:szCs w:val="24"/>
        </w:rPr>
        <w:t>To solve that we first use join() method to make that Thread runs first which contains</w:t>
      </w:r>
      <w:r w:rsidR="00034E6B">
        <w:rPr>
          <w:sz w:val="24"/>
          <w:szCs w:val="24"/>
        </w:rPr>
        <w:t xml:space="preserve"> add() method. And now if add() method is declared synchronized then that method will be executed completely. And then second thread is made to run and debit() method inside it is executed.</w:t>
      </w:r>
      <w:r w:rsidR="006A642A">
        <w:rPr>
          <w:sz w:val="24"/>
          <w:szCs w:val="24"/>
        </w:rPr>
        <w:t xml:space="preserve"> </w:t>
      </w:r>
      <w:r w:rsidR="00034E6B">
        <w:rPr>
          <w:sz w:val="24"/>
          <w:szCs w:val="24"/>
        </w:rPr>
        <w:t xml:space="preserve">This debit() is also declared synchronised to make </w:t>
      </w:r>
      <w:r w:rsidR="007B0717">
        <w:rPr>
          <w:sz w:val="24"/>
          <w:szCs w:val="24"/>
        </w:rPr>
        <w:t>t</w:t>
      </w:r>
      <w:r w:rsidR="00034E6B">
        <w:rPr>
          <w:sz w:val="24"/>
          <w:szCs w:val="24"/>
        </w:rPr>
        <w:t>hat block run completely.</w:t>
      </w:r>
    </w:p>
    <w:p w14:paraId="7C19482B" w14:textId="40D5A389" w:rsidR="007B0717" w:rsidRDefault="007B0717" w:rsidP="00946AC9">
      <w:pPr>
        <w:rPr>
          <w:sz w:val="24"/>
          <w:szCs w:val="24"/>
        </w:rPr>
      </w:pPr>
      <w:r>
        <w:rPr>
          <w:sz w:val="24"/>
          <w:szCs w:val="24"/>
        </w:rPr>
        <w:t>Otherwise balance will not be credited or debited properly if not syn</w:t>
      </w:r>
      <w:r w:rsidR="00862CCD">
        <w:rPr>
          <w:sz w:val="24"/>
          <w:szCs w:val="24"/>
        </w:rPr>
        <w:t>c</w:t>
      </w:r>
      <w:r>
        <w:rPr>
          <w:sz w:val="24"/>
          <w:szCs w:val="24"/>
        </w:rPr>
        <w:t>hronised.</w:t>
      </w:r>
    </w:p>
    <w:p w14:paraId="5EEF9AEE" w14:textId="15CF1E47" w:rsidR="00D278E5" w:rsidRPr="000C572B" w:rsidRDefault="00D278E5" w:rsidP="003F6931">
      <w:pPr>
        <w:pStyle w:val="Heading7"/>
      </w:pPr>
      <w:r w:rsidRPr="000C572B">
        <w:t>Another example of Tea making Example by Pankaj Sir:-</w:t>
      </w:r>
    </w:p>
    <w:p w14:paraId="33F57249" w14:textId="0D534694" w:rsidR="00665A17" w:rsidRDefault="00D278E5" w:rsidP="003F6931">
      <w:pPr>
        <w:pStyle w:val="BodyText"/>
        <w:rPr>
          <w:shd w:val="clear" w:color="auto" w:fill="E8F2FE"/>
        </w:rPr>
      </w:pPr>
      <w:r>
        <w:rPr>
          <w:sz w:val="24"/>
          <w:szCs w:val="24"/>
        </w:rPr>
        <w:t xml:space="preserve">Sir told that if we use join() with Thread and operates on same module, then </w:t>
      </w:r>
      <w:r>
        <w:rPr>
          <w:shd w:val="clear" w:color="auto" w:fill="E8F2FE"/>
        </w:rPr>
        <w:t>the second thread starts from that place where first thread stopped executing.</w:t>
      </w:r>
    </w:p>
    <w:p w14:paraId="4EC743C7" w14:textId="07C74AA6" w:rsidR="00D278E5" w:rsidRDefault="00D278E5" w:rsidP="003F6931">
      <w:pPr>
        <w:pStyle w:val="BodyText"/>
        <w:rPr>
          <w:color w:val="000000"/>
          <w:shd w:val="clear" w:color="auto" w:fill="D4D4D4"/>
        </w:rPr>
      </w:pPr>
      <w:r>
        <w:t>So, thus sir</w:t>
      </w:r>
      <w:r w:rsidR="003F6931">
        <w:t>’</w:t>
      </w:r>
      <w:r>
        <w:t>s example of making tea is proved. Where tea is our same module and thread are two boys operating on the same module(tea). Now if 1</w:t>
      </w:r>
      <w:r w:rsidRPr="003F6931">
        <w:rPr>
          <w:vertAlign w:val="superscript"/>
        </w:rPr>
        <w:t>st</w:t>
      </w:r>
      <w:r>
        <w:t xml:space="preserve"> Thread started boiling the water and went two sleep mode-&gt; the 2</w:t>
      </w:r>
      <w:r w:rsidRPr="003F6931">
        <w:rPr>
          <w:vertAlign w:val="superscript"/>
        </w:rPr>
        <w:t>nd</w:t>
      </w:r>
      <w:r>
        <w:t xml:space="preserve"> Thread adds tea </w:t>
      </w:r>
      <w:r w:rsidR="000C572B">
        <w:rPr>
          <w:u w:val="single"/>
        </w:rPr>
        <w:t>leaves</w:t>
      </w:r>
      <w:r>
        <w:t xml:space="preserve"> and sugar and goes to sleep -&gt; Now 1</w:t>
      </w:r>
      <w:r w:rsidRPr="003F6931">
        <w:rPr>
          <w:vertAlign w:val="superscript"/>
        </w:rPr>
        <w:t>st</w:t>
      </w:r>
      <w:r>
        <w:t xml:space="preserve"> Thread wakes and adds milk to it and again sleeps. So, in this way, where 1</w:t>
      </w:r>
      <w:r w:rsidRPr="003F6931">
        <w:rPr>
          <w:vertAlign w:val="superscript"/>
        </w:rPr>
        <w:t>st</w:t>
      </w:r>
      <w:r>
        <w:t xml:space="preserve"> thread stopped working, 2</w:t>
      </w:r>
      <w:r w:rsidRPr="003F6931">
        <w:rPr>
          <w:vertAlign w:val="superscript"/>
        </w:rPr>
        <w:t>nd</w:t>
      </w:r>
      <w:r>
        <w:t xml:space="preserve"> Thread starts from there.</w:t>
      </w:r>
      <w:r w:rsidR="000C572B">
        <w:tab/>
      </w:r>
      <w:r w:rsidR="000C572B">
        <w:rPr>
          <w:b/>
        </w:rPr>
        <w:t xml:space="preserve">Refer to code : </w:t>
      </w:r>
      <w:r w:rsidR="000C572B">
        <w:rPr>
          <w:color w:val="000000"/>
          <w:shd w:val="clear" w:color="auto" w:fill="D4D4D4"/>
        </w:rPr>
        <w:t xml:space="preserve">TeajoinThreadsOperatesSameModuleAdd.java in </w:t>
      </w:r>
      <w:proofErr w:type="spellStart"/>
      <w:r w:rsidR="000C572B">
        <w:rPr>
          <w:color w:val="000000"/>
          <w:shd w:val="clear" w:color="auto" w:fill="D4D4D4"/>
        </w:rPr>
        <w:t>threadCodes</w:t>
      </w:r>
      <w:proofErr w:type="spellEnd"/>
      <w:r w:rsidR="000C572B">
        <w:rPr>
          <w:color w:val="000000"/>
          <w:shd w:val="clear" w:color="auto" w:fill="D4D4D4"/>
        </w:rPr>
        <w:t>,</w:t>
      </w:r>
    </w:p>
    <w:p w14:paraId="3AF9F5E7" w14:textId="56EFF0AD" w:rsidR="000C572B" w:rsidRDefault="000C572B" w:rsidP="003F6931">
      <w:pPr>
        <w:pStyle w:val="BodyText"/>
        <w:rPr>
          <w:shd w:val="clear" w:color="auto" w:fill="D4D4D4"/>
        </w:rPr>
      </w:pPr>
      <w:r>
        <w:rPr>
          <w:shd w:val="clear" w:color="auto" w:fill="D4D4D4"/>
        </w:rPr>
        <w:t xml:space="preserve">Where two Thread operated on same module balance(). </w:t>
      </w:r>
    </w:p>
    <w:p w14:paraId="4DF0FD48" w14:textId="449B328A" w:rsidR="000C572B" w:rsidRPr="003F6931" w:rsidRDefault="000C572B" w:rsidP="003F6931">
      <w:pPr>
        <w:pStyle w:val="BodyText"/>
        <w:rPr>
          <w:b/>
          <w:shd w:val="clear" w:color="auto" w:fill="D4D4D4"/>
        </w:rPr>
      </w:pPr>
      <w:r w:rsidRPr="003F6931">
        <w:rPr>
          <w:b/>
          <w:shd w:val="clear" w:color="auto" w:fill="D4D4D4"/>
        </w:rPr>
        <w:t xml:space="preserve">But sometime data corruption happens, as some </w:t>
      </w:r>
      <w:proofErr w:type="spellStart"/>
      <w:r w:rsidRPr="003F6931">
        <w:rPr>
          <w:b/>
          <w:shd w:val="clear" w:color="auto" w:fill="D4D4D4"/>
        </w:rPr>
        <w:t>datas</w:t>
      </w:r>
      <w:proofErr w:type="spellEnd"/>
      <w:r w:rsidRPr="003F6931">
        <w:rPr>
          <w:b/>
          <w:shd w:val="clear" w:color="auto" w:fill="D4D4D4"/>
        </w:rPr>
        <w:t xml:space="preserve"> are not printed or missed or interchanged. S that leads to data corruption. Thatswhy synchronized block is used  with join. </w:t>
      </w:r>
    </w:p>
    <w:p w14:paraId="10EEBD4A" w14:textId="76B1B5A6" w:rsidR="000C572B" w:rsidRPr="000C572B" w:rsidRDefault="000C572B" w:rsidP="003F6931">
      <w:pPr>
        <w:pStyle w:val="BodyText"/>
      </w:pPr>
      <w:r>
        <w:rPr>
          <w:shd w:val="clear" w:color="auto" w:fill="D4D4D4"/>
        </w:rPr>
        <w:t xml:space="preserve">Which means, one Thread(boy) makes is own tea first instead of waiting for other Thread to do the task. Ins simple word </w:t>
      </w:r>
      <w:proofErr w:type="spellStart"/>
      <w:r>
        <w:rPr>
          <w:shd w:val="clear" w:color="auto" w:fill="D4D4D4"/>
        </w:rPr>
        <w:t>self independent</w:t>
      </w:r>
      <w:proofErr w:type="spellEnd"/>
      <w:r>
        <w:rPr>
          <w:shd w:val="clear" w:color="auto" w:fill="D4D4D4"/>
        </w:rPr>
        <w:t>. Each Thread has to do its task or complete module independently.</w:t>
      </w:r>
    </w:p>
    <w:p w14:paraId="047C1EB1" w14:textId="77777777" w:rsidR="006D26F5" w:rsidRDefault="006D26F5" w:rsidP="003F6931">
      <w:pPr>
        <w:pStyle w:val="List"/>
      </w:pPr>
      <w:r>
        <w:t>notify()</w:t>
      </w:r>
    </w:p>
    <w:p w14:paraId="28B21464" w14:textId="77777777" w:rsidR="006D26F5" w:rsidRDefault="006D26F5" w:rsidP="003F6931">
      <w:pPr>
        <w:pStyle w:val="List"/>
      </w:pPr>
      <w:r>
        <w:t>notify all()</w:t>
      </w:r>
    </w:p>
    <w:p w14:paraId="52C4FA9F" w14:textId="77777777" w:rsidR="006D26F5" w:rsidRDefault="006D26F5" w:rsidP="006D26F5"/>
    <w:p w14:paraId="69CF8BBD" w14:textId="1C714718" w:rsidR="006D26F5" w:rsidRDefault="006D26F5" w:rsidP="003F6931">
      <w:pPr>
        <w:pStyle w:val="BodyText"/>
      </w:pPr>
      <w:r>
        <w:t>if I make the method s</w:t>
      </w:r>
      <w:r w:rsidR="008C41D2">
        <w:t>y</w:t>
      </w:r>
      <w:r>
        <w:t>nchronized means the complete method or block of that code is synchronised or t</w:t>
      </w:r>
      <w:r w:rsidR="008C41D2">
        <w:t>h</w:t>
      </w:r>
      <w:r>
        <w:t>is to be executed by thread.</w:t>
      </w:r>
    </w:p>
    <w:p w14:paraId="5A30B3AA" w14:textId="2D77AF76" w:rsidR="006D26F5" w:rsidRDefault="006D26F5" w:rsidP="003F6931">
      <w:pPr>
        <w:pStyle w:val="BodyText"/>
      </w:pPr>
      <w:r>
        <w:t xml:space="preserve">but </w:t>
      </w:r>
      <w:r w:rsidR="003F6931">
        <w:t>“</w:t>
      </w:r>
      <w:r>
        <w:t>Synchronize Block</w:t>
      </w:r>
      <w:r w:rsidR="003F6931">
        <w:t>”</w:t>
      </w:r>
      <w:r>
        <w:t xml:space="preserve"> means if inside a method if we want to make a small part of method to be synchronised, then we use Synchronise Block.</w:t>
      </w:r>
    </w:p>
    <w:p w14:paraId="7D23CA74" w14:textId="19E62B1B" w:rsidR="006D26F5" w:rsidRDefault="006D26F5" w:rsidP="003F6931">
      <w:pPr>
        <w:pStyle w:val="BodyText"/>
      </w:pPr>
      <w:r>
        <w:t>wait() is a method which belongs to Object class and it</w:t>
      </w:r>
      <w:r w:rsidR="003F6931">
        <w:t>’</w:t>
      </w:r>
      <w:r>
        <w:t>s kept inside that thread which we want to pause or wait. Now make the other Thread to run first and complete the execution, and then the thread containing the wait() method will start.</w:t>
      </w:r>
    </w:p>
    <w:p w14:paraId="4B075307" w14:textId="3D0C2F34" w:rsidR="006D26F5" w:rsidRDefault="006D26F5" w:rsidP="003F6931">
      <w:pPr>
        <w:pStyle w:val="BodyText"/>
      </w:pPr>
      <w:r>
        <w:t>When multiple wait() is declared for multiple Threads, then Notify() method randomly choose which Thread to resume first.</w:t>
      </w:r>
    </w:p>
    <w:p w14:paraId="177BAEBE" w14:textId="5461DAFF" w:rsidR="00877DD2" w:rsidRDefault="00877DD2" w:rsidP="003F6931">
      <w:pPr>
        <w:pStyle w:val="BodyText"/>
      </w:pPr>
      <w:r>
        <w:t>Wait() cause the Thread to sleep until notify() method is called.</w:t>
      </w:r>
    </w:p>
    <w:p w14:paraId="2852602B" w14:textId="77777777" w:rsidR="00F20320" w:rsidRDefault="00F20320" w:rsidP="00F20320">
      <w:pPr>
        <w:pStyle w:val="NoSpacing"/>
      </w:pPr>
    </w:p>
    <w:p w14:paraId="7B4029A9" w14:textId="77777777" w:rsidR="00F20320" w:rsidRPr="00F20320" w:rsidRDefault="00F20320" w:rsidP="00F20320">
      <w:pPr>
        <w:pStyle w:val="NoSpacing"/>
        <w:rPr>
          <w:b/>
          <w:bCs/>
          <w:sz w:val="28"/>
          <w:szCs w:val="28"/>
        </w:rPr>
      </w:pPr>
      <w:r w:rsidRPr="00F20320">
        <w:rPr>
          <w:b/>
          <w:bCs/>
          <w:sz w:val="28"/>
          <w:szCs w:val="28"/>
        </w:rPr>
        <w:t>INTER-SERVELET Communication. How do you perform that?</w:t>
      </w:r>
    </w:p>
    <w:p w14:paraId="7E6F17C7" w14:textId="2ECB451F" w:rsidR="00A13F28" w:rsidRDefault="00F20320" w:rsidP="003F6931">
      <w:pPr>
        <w:pStyle w:val="BodyText"/>
      </w:pPr>
      <w:r>
        <w:t>Ans.</w:t>
      </w:r>
      <w:r w:rsidR="00A13F28">
        <w:t xml:space="preserve"> This means Servlet 1 will communicate with servelet2 and return some data.</w:t>
      </w:r>
    </w:p>
    <w:p w14:paraId="4727799F" w14:textId="6C961629" w:rsidR="00682DD6" w:rsidRDefault="00682DD6" w:rsidP="003F6931">
      <w:pPr>
        <w:pStyle w:val="BodyText"/>
      </w:pPr>
      <w:proofErr w:type="spellStart"/>
      <w:r>
        <w:lastRenderedPageBreak/>
        <w:t>setAttribute</w:t>
      </w:r>
      <w:proofErr w:type="spellEnd"/>
      <w:r>
        <w:t>() -&gt;in java</w:t>
      </w:r>
      <w:r w:rsidR="005D7655">
        <w:t xml:space="preserve"> is used to set some values. </w:t>
      </w:r>
      <w:proofErr w:type="spellStart"/>
      <w:r w:rsidR="005D7655">
        <w:t>getAttribute</w:t>
      </w:r>
      <w:proofErr w:type="spellEnd"/>
      <w:r w:rsidR="005D7655">
        <w:t>() is used to get the values in the second Servlet.</w:t>
      </w:r>
    </w:p>
    <w:p w14:paraId="54DD2665" w14:textId="523D94C2" w:rsidR="00F0736D" w:rsidRDefault="00F0736D" w:rsidP="003F6931">
      <w:pPr>
        <w:pStyle w:val="BodyText"/>
      </w:pPr>
      <w:r>
        <w:t>Now again if we wat to go to 3</w:t>
      </w:r>
      <w:r w:rsidRPr="00F0736D">
        <w:rPr>
          <w:vertAlign w:val="superscript"/>
        </w:rPr>
        <w:t>rd</w:t>
      </w:r>
      <w:r>
        <w:t xml:space="preserve"> Servlet, then in second Servlet we have to set the value, and in 3</w:t>
      </w:r>
      <w:r w:rsidRPr="00F0736D">
        <w:rPr>
          <w:vertAlign w:val="superscript"/>
        </w:rPr>
        <w:t>rd</w:t>
      </w:r>
      <w:r>
        <w:t xml:space="preserve"> Servlet we get the values.</w:t>
      </w:r>
    </w:p>
    <w:p w14:paraId="314111BD" w14:textId="7FDD59D4" w:rsidR="00F20320" w:rsidRDefault="00A13F28" w:rsidP="003F6931">
      <w:pPr>
        <w:pStyle w:val="BodyText"/>
      </w:pPr>
      <w:r>
        <w:t>form -&gt; 1</w:t>
      </w:r>
      <w:r w:rsidRPr="00A13F28">
        <w:rPr>
          <w:vertAlign w:val="superscript"/>
        </w:rPr>
        <w:t>st</w:t>
      </w:r>
      <w:r>
        <w:t xml:space="preserve"> Servlet -&gt; 2</w:t>
      </w:r>
      <w:r w:rsidRPr="00A13F28">
        <w:rPr>
          <w:vertAlign w:val="superscript"/>
        </w:rPr>
        <w:t>nd</w:t>
      </w:r>
      <w:r>
        <w:t xml:space="preserve"> Servlet -&gt; final html page , get</w:t>
      </w:r>
      <w:r w:rsidR="004C37EE">
        <w:tab/>
      </w:r>
    </w:p>
    <w:p w14:paraId="4F940F8F" w14:textId="47B81F31" w:rsidR="006B56C2" w:rsidRPr="00197513" w:rsidRDefault="006B56C2" w:rsidP="003F6931">
      <w:pPr>
        <w:pStyle w:val="Heading3"/>
        <w:rPr>
          <w:b/>
        </w:rPr>
      </w:pPr>
      <w:r w:rsidRPr="00197513">
        <w:rPr>
          <w:b/>
        </w:rPr>
        <w:t>What is Prepared Statement?</w:t>
      </w:r>
    </w:p>
    <w:p w14:paraId="5A5130E4" w14:textId="3A85AA10" w:rsidR="004C37EE" w:rsidRDefault="004C37EE" w:rsidP="00B503D0">
      <w:pPr>
        <w:pStyle w:val="ListParagraph"/>
        <w:numPr>
          <w:ilvl w:val="0"/>
          <w:numId w:val="3"/>
        </w:numPr>
        <w:tabs>
          <w:tab w:val="left" w:pos="7576"/>
        </w:tabs>
      </w:pPr>
      <w:r>
        <w:t>Prepared statements are little faster in terms of execution when compared to our traditional approach using create statement.</w:t>
      </w:r>
    </w:p>
    <w:p w14:paraId="34D9EA46" w14:textId="0F9DCA1C" w:rsidR="00700537" w:rsidRDefault="00700537" w:rsidP="00B503D0">
      <w:pPr>
        <w:pStyle w:val="ListParagraph"/>
        <w:numPr>
          <w:ilvl w:val="0"/>
          <w:numId w:val="3"/>
        </w:numPr>
        <w:tabs>
          <w:tab w:val="left" w:pos="7576"/>
        </w:tabs>
      </w:pPr>
      <w:r>
        <w:t>Prepared statement prevents SQL injection attacks.</w:t>
      </w:r>
      <w:r w:rsidR="004972E7">
        <w:t xml:space="preserve"> </w:t>
      </w:r>
      <w:r>
        <w:t>How? by dividing the queries into two parts.</w:t>
      </w:r>
      <w:r w:rsidR="004972E7">
        <w:t xml:space="preserve"> </w:t>
      </w:r>
      <w:r>
        <w:t>First a query is set using “</w:t>
      </w:r>
      <w:proofErr w:type="spellStart"/>
      <w:r>
        <w:t>con.prepareStatemnt</w:t>
      </w:r>
      <w:proofErr w:type="spellEnd"/>
      <w:r>
        <w:t>(‘</w:t>
      </w:r>
      <w:proofErr w:type="spellStart"/>
      <w:r>
        <w:t>sql</w:t>
      </w:r>
      <w:proofErr w:type="spellEnd"/>
      <w:r>
        <w:t xml:space="preserve"> query with “?” in place of values’)”.  And the values ,like ‘</w:t>
      </w:r>
      <w:proofErr w:type="spellStart"/>
      <w:r>
        <w:t>email’,’city</w:t>
      </w:r>
      <w:proofErr w:type="spellEnd"/>
      <w:r>
        <w:t xml:space="preserve">’ , are </w:t>
      </w:r>
      <w:r w:rsidR="008B2849">
        <w:t xml:space="preserve">later </w:t>
      </w:r>
      <w:r>
        <w:t xml:space="preserve">set </w:t>
      </w:r>
      <w:r w:rsidR="008B2849">
        <w:t xml:space="preserve">dynamically </w:t>
      </w:r>
      <w:r>
        <w:t>from outside</w:t>
      </w:r>
      <w:r w:rsidR="008B2849">
        <w:t xml:space="preserve"> using ‘</w:t>
      </w:r>
      <w:proofErr w:type="spellStart"/>
      <w:r w:rsidR="008B2849">
        <w:t>setString</w:t>
      </w:r>
      <w:proofErr w:type="spellEnd"/>
      <w:r w:rsidR="008B2849">
        <w:t>()’ me</w:t>
      </w:r>
      <w:r w:rsidR="00294757">
        <w:t>t</w:t>
      </w:r>
      <w:r w:rsidR="008B2849">
        <w:t>hods.</w:t>
      </w:r>
      <w:r w:rsidR="00E756FE">
        <w:t xml:space="preserve"> So, as the values of queries are later set dynamically from inside the code but outside </w:t>
      </w:r>
      <w:proofErr w:type="spellStart"/>
      <w:r w:rsidR="00E756FE">
        <w:t>sql</w:t>
      </w:r>
      <w:proofErr w:type="spellEnd"/>
      <w:r w:rsidR="00E756FE">
        <w:t xml:space="preserve"> Query , using “</w:t>
      </w:r>
      <w:proofErr w:type="spellStart"/>
      <w:r w:rsidR="00E756FE">
        <w:t>getString</w:t>
      </w:r>
      <w:proofErr w:type="spellEnd"/>
      <w:r w:rsidR="00E756FE">
        <w:t xml:space="preserve">(int, String)” method . </w:t>
      </w:r>
      <w:proofErr w:type="spellStart"/>
      <w:r w:rsidR="00E756FE">
        <w:t>Sql</w:t>
      </w:r>
      <w:proofErr w:type="spellEnd"/>
      <w:r w:rsidR="00E756FE">
        <w:t xml:space="preserve"> Query is present inside </w:t>
      </w:r>
      <w:proofErr w:type="spellStart"/>
      <w:r w:rsidR="00E756FE">
        <w:t>PreparedStatement</w:t>
      </w:r>
      <w:proofErr w:type="spellEnd"/>
      <w:r w:rsidR="00E756FE">
        <w:t>(“</w:t>
      </w:r>
      <w:proofErr w:type="spellStart"/>
      <w:r w:rsidR="00E756FE">
        <w:t>sql</w:t>
      </w:r>
      <w:proofErr w:type="spellEnd"/>
      <w:r w:rsidR="00E756FE">
        <w:t xml:space="preserve"> query”) in form of argument. So, hackers cannot inject </w:t>
      </w:r>
      <w:proofErr w:type="spellStart"/>
      <w:r w:rsidR="00E756FE">
        <w:t>sql</w:t>
      </w:r>
      <w:proofErr w:type="spellEnd"/>
      <w:r w:rsidR="00E756FE">
        <w:t xml:space="preserve"> codes from URL, as they has to be set from inside JAV</w:t>
      </w:r>
      <w:r w:rsidR="000C40A9">
        <w:t>A</w:t>
      </w:r>
      <w:r w:rsidR="00E756FE">
        <w:t xml:space="preserve"> code, after declaring the pre-compiled query.</w:t>
      </w:r>
    </w:p>
    <w:p w14:paraId="52F9378B" w14:textId="202BFBA9" w:rsidR="008B2849" w:rsidRDefault="008B2849" w:rsidP="00B503D0">
      <w:pPr>
        <w:pStyle w:val="ListParagraph"/>
        <w:numPr>
          <w:ilvl w:val="0"/>
          <w:numId w:val="3"/>
        </w:numPr>
        <w:tabs>
          <w:tab w:val="left" w:pos="7576"/>
        </w:tabs>
      </w:pPr>
      <w:proofErr w:type="spellStart"/>
      <w:r>
        <w:t>setString</w:t>
      </w:r>
      <w:proofErr w:type="spellEnd"/>
      <w:r>
        <w:t>(</w:t>
      </w:r>
      <w:proofErr w:type="spellStart"/>
      <w:r>
        <w:t>int,String</w:t>
      </w:r>
      <w:proofErr w:type="spellEnd"/>
      <w:r>
        <w:t>);</w:t>
      </w:r>
      <w:r w:rsidR="00401823">
        <w:t>//here the first parameter is index where the value is to be placed In query.</w:t>
      </w:r>
    </w:p>
    <w:p w14:paraId="06CA2DAE" w14:textId="51817E57" w:rsidR="004C37EE" w:rsidRDefault="004C37EE" w:rsidP="00B503D0">
      <w:pPr>
        <w:pStyle w:val="ListParagraph"/>
        <w:numPr>
          <w:ilvl w:val="0"/>
          <w:numId w:val="3"/>
        </w:numPr>
        <w:tabs>
          <w:tab w:val="left" w:pos="7576"/>
        </w:tabs>
      </w:pPr>
      <w:r>
        <w:t>Values are dynamically injected into the memories.</w:t>
      </w:r>
    </w:p>
    <w:p w14:paraId="6FD8A924" w14:textId="72DDDC6F" w:rsidR="00255057" w:rsidRDefault="00255057" w:rsidP="00B503D0">
      <w:pPr>
        <w:pStyle w:val="ListParagraph"/>
        <w:numPr>
          <w:ilvl w:val="0"/>
          <w:numId w:val="3"/>
        </w:numPr>
        <w:tabs>
          <w:tab w:val="left" w:pos="7576"/>
        </w:tabs>
      </w:pPr>
      <w:proofErr w:type="spellStart"/>
      <w:r>
        <w:t>PrepareStatement</w:t>
      </w:r>
      <w:proofErr w:type="spellEnd"/>
      <w:r>
        <w:t xml:space="preserve"> is said to be pre-compiled. </w:t>
      </w:r>
      <w:r w:rsidR="00FF60BB">
        <w:t xml:space="preserve">Because </w:t>
      </w:r>
      <w:proofErr w:type="spellStart"/>
      <w:r w:rsidR="00FF60BB">
        <w:t>PrepareStatement</w:t>
      </w:r>
      <w:proofErr w:type="spellEnd"/>
      <w:r w:rsidR="00FF60BB">
        <w:t xml:space="preserve"> compiles the SQL statement only once in the first time when we run the file. Next time no compilation takes place, only runs directly. Compilation only </w:t>
      </w:r>
      <w:r w:rsidR="00805F62">
        <w:t xml:space="preserve">one </w:t>
      </w:r>
      <w:r w:rsidR="00FF60BB">
        <w:t>time</w:t>
      </w:r>
      <w:r w:rsidR="00805F62">
        <w:t>, runs multiple times. So time is saved which was earlier needed for every compilation.</w:t>
      </w:r>
    </w:p>
    <w:p w14:paraId="3C4917EA" w14:textId="2B6DF177" w:rsidR="00B33829" w:rsidRDefault="00B33829" w:rsidP="004C37EE">
      <w:pPr>
        <w:tabs>
          <w:tab w:val="left" w:pos="7576"/>
        </w:tabs>
      </w:pPr>
    </w:p>
    <w:p w14:paraId="33D53447" w14:textId="6556F004" w:rsidR="006651C1" w:rsidRPr="0016133B" w:rsidRDefault="006651C1" w:rsidP="003F6931">
      <w:pPr>
        <w:pStyle w:val="Heading6"/>
        <w:rPr>
          <w:b/>
          <w:color w:val="0070C0"/>
        </w:rPr>
      </w:pPr>
      <w:r w:rsidRPr="0016133B">
        <w:rPr>
          <w:b/>
          <w:color w:val="0070C0"/>
        </w:rPr>
        <w:t>JSP LIFECYCLE</w:t>
      </w:r>
    </w:p>
    <w:p w14:paraId="44349B5C" w14:textId="5342A6E3" w:rsidR="00E624F9" w:rsidRDefault="00E624F9" w:rsidP="003F6931">
      <w:pPr>
        <w:pStyle w:val="BodyText"/>
      </w:pPr>
      <w:r>
        <w:t xml:space="preserve">A </w:t>
      </w:r>
      <w:proofErr w:type="spellStart"/>
      <w:r>
        <w:t>jsp</w:t>
      </w:r>
      <w:proofErr w:type="spellEnd"/>
      <w:r>
        <w:t xml:space="preserve"> file consists of html and java code. Now tomcat reads the JSP file but picks only the JAVA code. The java code of JSP file is converted into a Servlet file behind the scene. Now, it means </w:t>
      </w:r>
      <w:proofErr w:type="spellStart"/>
      <w:r>
        <w:t>what ever</w:t>
      </w:r>
      <w:proofErr w:type="spellEnd"/>
      <w:r>
        <w:t xml:space="preserve"> code we run in a JSP file, everything gets converted into a Servlet. Then the Servlet has already 3 methods</w:t>
      </w:r>
      <w:r w:rsidR="005420C0">
        <w:t xml:space="preserve">: </w:t>
      </w:r>
      <w:proofErr w:type="spellStart"/>
      <w:r w:rsidR="005420C0">
        <w:t>init</w:t>
      </w:r>
      <w:proofErr w:type="spellEnd"/>
      <w:r w:rsidR="005420C0">
        <w:t>(), service(</w:t>
      </w:r>
      <w:proofErr w:type="spellStart"/>
      <w:r w:rsidR="005420C0">
        <w:t>doGet</w:t>
      </w:r>
      <w:proofErr w:type="spellEnd"/>
      <w:r w:rsidR="005420C0">
        <w:t xml:space="preserve">(), </w:t>
      </w:r>
      <w:proofErr w:type="spellStart"/>
      <w:r w:rsidR="005420C0">
        <w:t>doPost</w:t>
      </w:r>
      <w:proofErr w:type="spellEnd"/>
      <w:r w:rsidR="005420C0">
        <w:t xml:space="preserve">()), destroy(). </w:t>
      </w:r>
      <w:r>
        <w:t>_JSP(</w:t>
      </w:r>
      <w:proofErr w:type="spellStart"/>
      <w:r>
        <w:t>init</w:t>
      </w:r>
      <w:proofErr w:type="spellEnd"/>
      <w:r>
        <w:t>()) is executed first and It will run only once after tomcat is started. Then _</w:t>
      </w:r>
      <w:proofErr w:type="spellStart"/>
      <w:r>
        <w:t>jspServlet</w:t>
      </w:r>
      <w:proofErr w:type="spellEnd"/>
      <w:r>
        <w:t>() method runs. When finally _</w:t>
      </w:r>
      <w:proofErr w:type="spellStart"/>
      <w:r>
        <w:t>jspDestroy</w:t>
      </w:r>
      <w:proofErr w:type="spellEnd"/>
      <w:r>
        <w:t xml:space="preserve">() methods runs, then </w:t>
      </w:r>
      <w:proofErr w:type="spellStart"/>
      <w:r>
        <w:t>jsp</w:t>
      </w:r>
      <w:proofErr w:type="spellEnd"/>
      <w:r>
        <w:t xml:space="preserve"> lifecycle comes to an end.</w:t>
      </w:r>
    </w:p>
    <w:p w14:paraId="3F2D0DCC" w14:textId="2441838B" w:rsidR="006651C1" w:rsidRPr="0016133B" w:rsidRDefault="006651C1" w:rsidP="003F6931">
      <w:pPr>
        <w:pStyle w:val="Heading6"/>
        <w:rPr>
          <w:b/>
          <w:bCs/>
          <w:color w:val="00B050"/>
        </w:rPr>
      </w:pPr>
      <w:r w:rsidRPr="0016133B">
        <w:rPr>
          <w:b/>
          <w:bCs/>
          <w:color w:val="00B050"/>
        </w:rPr>
        <w:t>THREAD PRIORITY</w:t>
      </w:r>
    </w:p>
    <w:p w14:paraId="00602186" w14:textId="10D79DD4" w:rsidR="006651C1" w:rsidRPr="00BE70DD" w:rsidRDefault="009D3267" w:rsidP="003F6931">
      <w:pPr>
        <w:pStyle w:val="Heading3"/>
        <w:rPr>
          <w:b/>
          <w:bCs/>
        </w:rPr>
      </w:pPr>
      <w:r w:rsidRPr="00BE70DD">
        <w:rPr>
          <w:b/>
          <w:bCs/>
        </w:rPr>
        <w:t>Can we developer decide which thread will run first by using concept of priority?</w:t>
      </w:r>
    </w:p>
    <w:p w14:paraId="7DBE5950" w14:textId="03A05E7C" w:rsidR="00F074CF" w:rsidRDefault="009D3267" w:rsidP="003F6931">
      <w:pPr>
        <w:pStyle w:val="BodyText"/>
      </w:pPr>
      <w:proofErr w:type="spellStart"/>
      <w:r>
        <w:rPr>
          <w:b/>
        </w:rPr>
        <w:t>Ans</w:t>
      </w:r>
      <w:r w:rsidRPr="00C009C1">
        <w:t>.</w:t>
      </w:r>
      <w:r w:rsidR="00F074CF">
        <w:t>No</w:t>
      </w:r>
      <w:proofErr w:type="spellEnd"/>
      <w:r w:rsidR="00F074CF">
        <w:t>, we cannot decide. If we give a particular thread maximum priority, still we don’t have 100% chances that Thread will execute first. Among multiple Threads, the Thread with highest priority gets a chance to send a request to the Thread Scheduler. Now it depends on Thread Scheduler that it will execute it or execute some other Threads.</w:t>
      </w:r>
    </w:p>
    <w:p w14:paraId="0A754215" w14:textId="77777777" w:rsidR="00F074CF" w:rsidRDefault="00F074CF" w:rsidP="003F6931">
      <w:pPr>
        <w:pStyle w:val="BodyText"/>
      </w:pPr>
      <w:r>
        <w:t>Real-life example of Thread Priority: Now among multiple students(Thread) in our class, we have one topper who is very reputed among teachers and gets highest Priority. Now he went to principle(Thread Scheduler) and request for holidays. Though he is topper with highest priority, but still it depends on the principle that he will give holiday to him or to some other Students(Threads). NOW RELATE.</w:t>
      </w:r>
    </w:p>
    <w:p w14:paraId="4F74E862" w14:textId="77777777" w:rsidR="00F074CF" w:rsidRDefault="00F074CF" w:rsidP="003F6931">
      <w:pPr>
        <w:pStyle w:val="BodyText"/>
      </w:pPr>
      <w:r>
        <w:lastRenderedPageBreak/>
        <w:t xml:space="preserve">Thread-Priority: It decides which Thread is going to run first and which Thread will run later. If we set the priority then it is a request made to the Thread scheduler where there is no </w:t>
      </w:r>
      <w:proofErr w:type="spellStart"/>
      <w:r>
        <w:t>assurity</w:t>
      </w:r>
      <w:proofErr w:type="spellEnd"/>
      <w:r>
        <w:t xml:space="preserve"> that it will be processed and approved.</w:t>
      </w:r>
    </w:p>
    <w:p w14:paraId="7BB44E62" w14:textId="7CD4EA30" w:rsidR="00F074CF" w:rsidRDefault="00F074CF" w:rsidP="003F6931">
      <w:pPr>
        <w:pStyle w:val="BodyText"/>
        <w:rPr>
          <w:b/>
        </w:rPr>
      </w:pPr>
      <w:r>
        <w:t>The minimum Thread priority is one. Maximum priority of Thread is 10, and the normal Thread priority is 5. However we can set the Thread priority with a number anything between 1 to 10.</w:t>
      </w:r>
    </w:p>
    <w:p w14:paraId="0F292FD2" w14:textId="2055C361" w:rsidR="00F074CF" w:rsidRPr="00BE70DD" w:rsidRDefault="00F074CF" w:rsidP="003F6931">
      <w:pPr>
        <w:pStyle w:val="Heading6"/>
        <w:rPr>
          <w:b/>
        </w:rPr>
      </w:pPr>
      <w:r w:rsidRPr="00BE70DD">
        <w:rPr>
          <w:b/>
        </w:rPr>
        <w:t>THREAD NAMING CONVENTION:</w:t>
      </w:r>
    </w:p>
    <w:p w14:paraId="3AB72D68" w14:textId="214AE830" w:rsidR="00F074CF" w:rsidRDefault="00F074CF" w:rsidP="003F6931">
      <w:pPr>
        <w:pStyle w:val="BodyText"/>
      </w:pPr>
      <w:r>
        <w:rPr>
          <w:b/>
          <w:bCs/>
        </w:rPr>
        <w:t xml:space="preserve">Suppose </w:t>
      </w:r>
      <w:r w:rsidR="00CF69AD">
        <w:rPr>
          <w:bCs/>
        </w:rPr>
        <w:t>t</w:t>
      </w:r>
      <w:r w:rsidRPr="00CF69AD">
        <w:rPr>
          <w:bCs/>
        </w:rPr>
        <w:t>here are</w:t>
      </w:r>
      <w:r>
        <w:rPr>
          <w:b/>
          <w:bCs/>
        </w:rPr>
        <w:t xml:space="preserve"> </w:t>
      </w:r>
      <w:r>
        <w:t>two Threads , and one is used for adding and the other is used for subtracting</w:t>
      </w:r>
      <w:r w:rsidR="00CF69AD">
        <w:t xml:space="preserve"> the balance</w:t>
      </w:r>
      <w:r>
        <w:t>. Now while we run it, then we should know</w:t>
      </w:r>
      <w:r w:rsidRPr="00CF69AD">
        <w:rPr>
          <w:b/>
          <w:bCs/>
        </w:rPr>
        <w:t xml:space="preserve"> </w:t>
      </w:r>
      <w:r w:rsidR="00CF69AD" w:rsidRPr="00CF69AD">
        <w:rPr>
          <w:bCs/>
        </w:rPr>
        <w:t>the name of</w:t>
      </w:r>
      <w:r w:rsidR="00CF69AD">
        <w:rPr>
          <w:b/>
          <w:bCs/>
        </w:rPr>
        <w:t xml:space="preserve"> </w:t>
      </w:r>
      <w:r w:rsidRPr="00CF69AD">
        <w:rPr>
          <w:b/>
          <w:bCs/>
        </w:rPr>
        <w:t>which Thread is running</w:t>
      </w:r>
      <w:r>
        <w:t xml:space="preserve"> at that </w:t>
      </w:r>
      <w:r w:rsidRPr="00CF69AD">
        <w:rPr>
          <w:b/>
          <w:bCs/>
        </w:rPr>
        <w:t>time</w:t>
      </w:r>
      <w:r>
        <w:t xml:space="preserve"> and what </w:t>
      </w:r>
      <w:r w:rsidRPr="00CF69AD">
        <w:rPr>
          <w:b/>
          <w:bCs/>
        </w:rPr>
        <w:t>amount</w:t>
      </w:r>
      <w:r>
        <w:t xml:space="preserve"> is it deducting from the balance module.</w:t>
      </w:r>
    </w:p>
    <w:p w14:paraId="51BA42CB" w14:textId="1942FE2F" w:rsidR="00CF69AD" w:rsidRDefault="00CF69AD" w:rsidP="003F6931">
      <w:pPr>
        <w:pStyle w:val="BodyText"/>
      </w:pPr>
      <w:r>
        <w:t>So, we use t1.setName(</w:t>
      </w:r>
      <w:r w:rsidR="00877845">
        <w:t xml:space="preserve">“Adding Thread”), to set the name of thread, and now to get the name of thread and print it, we use, </w:t>
      </w:r>
      <w:proofErr w:type="spellStart"/>
      <w:r w:rsidR="00877845">
        <w:t>S.O.Pln</w:t>
      </w:r>
      <w:proofErr w:type="spellEnd"/>
      <w:r w:rsidR="00877845">
        <w:t>(t1.getName()).</w:t>
      </w:r>
      <w:r w:rsidR="00762536">
        <w:t xml:space="preserve"> </w:t>
      </w:r>
    </w:p>
    <w:p w14:paraId="3A1DFFE8" w14:textId="64EEAC04" w:rsidR="00BD2159" w:rsidRPr="0016133B" w:rsidRDefault="00BD2159" w:rsidP="003F6931">
      <w:pPr>
        <w:pStyle w:val="Heading6"/>
        <w:rPr>
          <w:b/>
          <w:bCs/>
          <w:color w:val="FF0000"/>
        </w:rPr>
      </w:pPr>
      <w:r w:rsidRPr="0016133B">
        <w:rPr>
          <w:b/>
          <w:bCs/>
          <w:color w:val="FF0000"/>
        </w:rPr>
        <w:t>THREAD POOL:</w:t>
      </w:r>
    </w:p>
    <w:p w14:paraId="334A0343" w14:textId="3E1A11F2" w:rsidR="006F3084" w:rsidRDefault="006F3084" w:rsidP="00F074CF">
      <w:pPr>
        <w:tabs>
          <w:tab w:val="left" w:pos="7576"/>
        </w:tabs>
        <w:rPr>
          <w:b/>
        </w:rPr>
      </w:pPr>
      <w:r>
        <w:rPr>
          <w:noProof/>
        </w:rPr>
        <w:drawing>
          <wp:inline distT="0" distB="0" distL="0" distR="0" wp14:anchorId="2EA5D73B" wp14:editId="7B721AD5">
            <wp:extent cx="4227195" cy="1798721"/>
            <wp:effectExtent l="0" t="0" r="1905" b="0"/>
            <wp:docPr id="3" name="Picture 3" descr="Processing streaming data with a thread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ing streaming data with a thread po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464" cy="1810750"/>
                    </a:xfrm>
                    <a:prstGeom prst="rect">
                      <a:avLst/>
                    </a:prstGeom>
                    <a:noFill/>
                    <a:ln>
                      <a:noFill/>
                    </a:ln>
                  </pic:spPr>
                </pic:pic>
              </a:graphicData>
            </a:graphic>
          </wp:inline>
        </w:drawing>
      </w:r>
      <w:r w:rsidR="00543C82">
        <w:rPr>
          <w:noProof/>
        </w:rPr>
        <w:drawing>
          <wp:inline distT="0" distB="0" distL="0" distR="0" wp14:anchorId="092F4570" wp14:editId="156202CA">
            <wp:extent cx="4024563" cy="2152015"/>
            <wp:effectExtent l="0" t="0" r="0" b="635"/>
            <wp:docPr id="6" name="Picture 6" descr="Java Thread Pool | Executor, ExecutorService, Exampl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Thread Pool | Executor, ExecutorService, Example - Scientech Eas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713" cy="2176158"/>
                    </a:xfrm>
                    <a:prstGeom prst="rect">
                      <a:avLst/>
                    </a:prstGeom>
                    <a:noFill/>
                    <a:ln>
                      <a:noFill/>
                    </a:ln>
                  </pic:spPr>
                </pic:pic>
              </a:graphicData>
            </a:graphic>
          </wp:inline>
        </w:drawing>
      </w:r>
    </w:p>
    <w:p w14:paraId="18B16213" w14:textId="1A71797E" w:rsidR="00BD2159" w:rsidRDefault="00BD2159" w:rsidP="003F6931">
      <w:pPr>
        <w:pStyle w:val="BodyText"/>
      </w:pPr>
      <w:r>
        <w:t>Here we have a pool of multiple Threads</w:t>
      </w:r>
      <w:r w:rsidR="00511347">
        <w:t xml:space="preserve"> containing </w:t>
      </w:r>
      <w:r w:rsidR="00511347" w:rsidRPr="00511347">
        <w:rPr>
          <w:b/>
        </w:rPr>
        <w:t>1000 Threads</w:t>
      </w:r>
      <w:r w:rsidR="00511347">
        <w:t xml:space="preserve"> suppose</w:t>
      </w:r>
      <w:r>
        <w:t>. Now I have a server where my application is hosted, suppose the application is “Naukri.com” which is hosted in the “Application Server”.</w:t>
      </w:r>
    </w:p>
    <w:p w14:paraId="67F4FBAB" w14:textId="0E4E88FB" w:rsidR="00BD2159" w:rsidRDefault="00BD2159" w:rsidP="003F6931">
      <w:pPr>
        <w:pStyle w:val="BodyText"/>
      </w:pPr>
      <w:r>
        <w:t>Now, suppose there are multiple Web Browsers which are opened in our local machine. Now, we will send some kind of Request from all these browsers to the application Server</w:t>
      </w:r>
      <w:r w:rsidR="006F3084">
        <w:t>(Naukri.com</w:t>
      </w:r>
      <w:r w:rsidR="00543C82">
        <w:t xml:space="preserve">) and then </w:t>
      </w:r>
      <w:r w:rsidR="00B56D22">
        <w:t xml:space="preserve">these requests enters a queue one by one and the first </w:t>
      </w:r>
      <w:r w:rsidR="00B56D22" w:rsidRPr="00B56D22">
        <w:rPr>
          <w:b/>
        </w:rPr>
        <w:t>request</w:t>
      </w:r>
      <w:r w:rsidR="00B56D22">
        <w:t xml:space="preserve"> to enter the queue is assigned with a Thread for executing the task</w:t>
      </w:r>
      <w:r w:rsidR="006F3084">
        <w:t>. Now</w:t>
      </w:r>
      <w:r w:rsidR="00B56D22">
        <w:t xml:space="preserve">, </w:t>
      </w:r>
      <w:r w:rsidR="00445B54">
        <w:t>every time</w:t>
      </w:r>
      <w:r w:rsidR="006F3084">
        <w:t xml:space="preserve"> server cleverly picks one </w:t>
      </w:r>
      <w:r w:rsidR="006F3084" w:rsidRPr="006F3084">
        <w:rPr>
          <w:b/>
        </w:rPr>
        <w:t>Thread</w:t>
      </w:r>
      <w:r w:rsidR="006F3084">
        <w:t xml:space="preserve"> from the </w:t>
      </w:r>
      <w:r w:rsidR="006F3084">
        <w:rPr>
          <w:b/>
        </w:rPr>
        <w:t>Thread Pool</w:t>
      </w:r>
      <w:r w:rsidR="006F3084">
        <w:t xml:space="preserve"> and assign that </w:t>
      </w:r>
      <w:r w:rsidR="006F3084">
        <w:rPr>
          <w:b/>
        </w:rPr>
        <w:t>Thread</w:t>
      </w:r>
      <w:r w:rsidR="006F3084">
        <w:t xml:space="preserve"> with one of the Browser request</w:t>
      </w:r>
      <w:r w:rsidR="00785C93">
        <w:t xml:space="preserve"> </w:t>
      </w:r>
      <w:r w:rsidR="00B56D22">
        <w:t>one by one</w:t>
      </w:r>
      <w:r w:rsidR="00445B54">
        <w:t xml:space="preserve"> to process the </w:t>
      </w:r>
      <w:r w:rsidR="00445B54">
        <w:rPr>
          <w:b/>
        </w:rPr>
        <w:t>Request</w:t>
      </w:r>
      <w:r w:rsidR="00B56D22">
        <w:t xml:space="preserve">. And after the Task is </w:t>
      </w:r>
      <w:r w:rsidR="00445B54">
        <w:t>completed,</w:t>
      </w:r>
      <w:r w:rsidR="00B56D22">
        <w:t xml:space="preserve"> these Threads are freed and returned back to the pool.</w:t>
      </w:r>
      <w:r w:rsidR="000F17DD">
        <w:t xml:space="preserve"> </w:t>
      </w:r>
      <w:r w:rsidR="00445B54">
        <w:t xml:space="preserve"> </w:t>
      </w:r>
    </w:p>
    <w:p w14:paraId="2DEDEEFF" w14:textId="56E03807" w:rsidR="004C6E3C" w:rsidRDefault="00511347" w:rsidP="003F6931">
      <w:pPr>
        <w:pStyle w:val="BodyText"/>
      </w:pPr>
      <w:r>
        <w:lastRenderedPageBreak/>
        <w:t xml:space="preserve">Here the </w:t>
      </w:r>
      <w:r w:rsidRPr="004C6E3C">
        <w:rPr>
          <w:b/>
        </w:rPr>
        <w:t>time taken</w:t>
      </w:r>
      <w:r>
        <w:t xml:space="preserve"> to create a Thread</w:t>
      </w:r>
      <w:r w:rsidR="004C6E3C">
        <w:t xml:space="preserve"> and destroy a Thread</w:t>
      </w:r>
      <w:r>
        <w:t xml:space="preserve"> is </w:t>
      </w:r>
      <w:r w:rsidRPr="004C6E3C">
        <w:rPr>
          <w:b/>
        </w:rPr>
        <w:t>saved</w:t>
      </w:r>
      <w:r>
        <w:t>, because the Thread is already created in the Thread Pool, and we just have to assign it to every Browser Request,</w:t>
      </w:r>
      <w:r w:rsidR="004C6E3C">
        <w:t xml:space="preserve"> and after its work is done, we just return it instead of destroying.</w:t>
      </w:r>
      <w:r w:rsidR="00E02A0A">
        <w:t xml:space="preserve"> And thus performance is improved.</w:t>
      </w:r>
    </w:p>
    <w:p w14:paraId="64BD2D1E" w14:textId="354B6D11" w:rsidR="00E02A0A" w:rsidRDefault="004C6E3C" w:rsidP="003F6931">
      <w:pPr>
        <w:pStyle w:val="BodyText"/>
      </w:pPr>
      <w:r>
        <w:t>Whenever we are dealing with servers, the best performance of the servers happens only when we keep switch on for a very long time.</w:t>
      </w:r>
      <w:r w:rsidR="00511347">
        <w:t xml:space="preserve"> </w:t>
      </w:r>
      <w:r w:rsidR="00E02A0A">
        <w:t>Because if we close the application</w:t>
      </w:r>
      <w:r w:rsidR="0051194B">
        <w:t xml:space="preserve"> Server, then</w:t>
      </w:r>
      <w:r w:rsidR="00E02A0A">
        <w:t xml:space="preserve"> all the</w:t>
      </w:r>
      <w:r w:rsidR="0051194B">
        <w:t xml:space="preserve"> threads in Thr</w:t>
      </w:r>
      <w:r w:rsidR="00D91905">
        <w:t>ea</w:t>
      </w:r>
      <w:r w:rsidR="0051194B">
        <w:t xml:space="preserve">d Pool are killed. </w:t>
      </w:r>
      <w:r w:rsidR="00E33A86">
        <w:t>No</w:t>
      </w:r>
      <w:r w:rsidR="0051194B">
        <w:t xml:space="preserve">w when we will start our Server again, then all these Threads of Thread Pool are again created and loaded into Thread Pool for handling Request. So, </w:t>
      </w:r>
      <w:proofErr w:type="spellStart"/>
      <w:r w:rsidR="0051194B">
        <w:t>its</w:t>
      </w:r>
      <w:proofErr w:type="spellEnd"/>
      <w:r w:rsidR="0051194B">
        <w:t xml:space="preserve"> best not to </w:t>
      </w:r>
      <w:r w:rsidR="004442E9">
        <w:t xml:space="preserve">close </w:t>
      </w:r>
      <w:r w:rsidR="0051194B">
        <w:t>server much.</w:t>
      </w:r>
    </w:p>
    <w:p w14:paraId="7A16BB35" w14:textId="498B90FC" w:rsidR="004442E9" w:rsidRDefault="004442E9" w:rsidP="003F6931">
      <w:pPr>
        <w:pStyle w:val="BodyText"/>
      </w:pPr>
      <w:r>
        <w:t xml:space="preserve">A Thread pool has 1000 Threads means it can handle 1000 </w:t>
      </w:r>
      <w:proofErr w:type="spellStart"/>
      <w:r>
        <w:t>reqest</w:t>
      </w:r>
      <w:r w:rsidR="00D8001E">
        <w:t>s</w:t>
      </w:r>
      <w:proofErr w:type="spellEnd"/>
      <w:r>
        <w:t xml:space="preserve"> at a time</w:t>
      </w:r>
      <w:r w:rsidR="00D8001E">
        <w:t xml:space="preserve"> not more </w:t>
      </w:r>
      <w:proofErr w:type="spellStart"/>
      <w:r w:rsidR="00D8001E">
        <w:t>then</w:t>
      </w:r>
      <w:proofErr w:type="spellEnd"/>
      <w:r w:rsidR="00D8001E">
        <w:t xml:space="preserve"> that</w:t>
      </w:r>
      <w:r>
        <w:t>, like “</w:t>
      </w:r>
      <w:r>
        <w:rPr>
          <w:b/>
        </w:rPr>
        <w:t>ZOMATO”</w:t>
      </w:r>
      <w:r>
        <w:t xml:space="preserve"> a booking app, where Thousand users can request for booking meals at a time. It cannot handle more </w:t>
      </w:r>
      <w:proofErr w:type="spellStart"/>
      <w:r>
        <w:t>then</w:t>
      </w:r>
      <w:proofErr w:type="spellEnd"/>
      <w:r>
        <w:t xml:space="preserve"> 1000 request, otherwise it will show “The Server is too busy, please connect after sometime” and if I don’t do that and still make request, then the Server might crash.</w:t>
      </w:r>
    </w:p>
    <w:p w14:paraId="0C15DBF3" w14:textId="568ED0DE" w:rsidR="004442E9" w:rsidRDefault="004442E9" w:rsidP="003F6931">
      <w:pPr>
        <w:pStyle w:val="BodyText"/>
      </w:pPr>
      <w:r>
        <w:t xml:space="preserve">Thus another advantage of Thread is we can control the no. of Threads in the application Server depending on the user visit rate to the site. Like </w:t>
      </w:r>
      <w:r>
        <w:rPr>
          <w:b/>
        </w:rPr>
        <w:t>ZOMATO  Application</w:t>
      </w:r>
      <w:r w:rsidR="00D8001E">
        <w:rPr>
          <w:b/>
        </w:rPr>
        <w:t xml:space="preserve"> </w:t>
      </w:r>
      <w:r>
        <w:rPr>
          <w:b/>
        </w:rPr>
        <w:t>will have more request</w:t>
      </w:r>
      <w:r w:rsidR="00D8001E">
        <w:rPr>
          <w:b/>
        </w:rPr>
        <w:t>s</w:t>
      </w:r>
      <w:r>
        <w:rPr>
          <w:b/>
        </w:rPr>
        <w:t xml:space="preserve"> as compare to any government application</w:t>
      </w:r>
      <w:r w:rsidR="00D8001E">
        <w:rPr>
          <w:b/>
        </w:rPr>
        <w:t xml:space="preserve">. </w:t>
      </w:r>
      <w:r w:rsidR="00D8001E">
        <w:t xml:space="preserve"> So, more Threads in ZOMATO then Government application.</w:t>
      </w:r>
    </w:p>
    <w:p w14:paraId="728BDD6C" w14:textId="382D3DBE" w:rsidR="00E020C2" w:rsidRDefault="00E86F6D" w:rsidP="003F6931">
      <w:pPr>
        <w:pStyle w:val="BodyText"/>
      </w:pPr>
      <w:r>
        <w:rPr>
          <w:b/>
        </w:rPr>
        <w:t>Adv</w:t>
      </w:r>
      <w:r w:rsidR="00E020C2">
        <w:rPr>
          <w:b/>
        </w:rPr>
        <w:t>an</w:t>
      </w:r>
      <w:r>
        <w:rPr>
          <w:b/>
        </w:rPr>
        <w:t>t</w:t>
      </w:r>
      <w:r w:rsidR="00E020C2">
        <w:rPr>
          <w:b/>
        </w:rPr>
        <w:t>a</w:t>
      </w:r>
      <w:r>
        <w:rPr>
          <w:b/>
        </w:rPr>
        <w:t xml:space="preserve">ge: </w:t>
      </w:r>
      <w:r w:rsidR="00683B32">
        <w:t xml:space="preserve">We use </w:t>
      </w:r>
      <w:r w:rsidR="00AD7D90">
        <w:t>Thread pools when we need to limit the number of threads running in your application at the same time.</w:t>
      </w:r>
      <w:r>
        <w:t xml:space="preserve"> So if Naukri Server need only 1000 Threads in Thread Pool, then there is no use of </w:t>
      </w:r>
      <w:r w:rsidR="00E020C2">
        <w:t>creating</w:t>
      </w:r>
      <w:r>
        <w:t xml:space="preserve"> infinite Threads </w:t>
      </w:r>
      <w:r w:rsidR="00E020C2">
        <w:t xml:space="preserve">in </w:t>
      </w:r>
      <w:r w:rsidR="00E020C2">
        <w:rPr>
          <w:b/>
        </w:rPr>
        <w:t xml:space="preserve">Thread </w:t>
      </w:r>
      <w:r w:rsidR="00E020C2" w:rsidRPr="00E020C2">
        <w:t>Pool</w:t>
      </w:r>
      <w:r w:rsidR="00E020C2">
        <w:t xml:space="preserve"> </w:t>
      </w:r>
      <w:r w:rsidRPr="00E020C2">
        <w:t>when</w:t>
      </w:r>
      <w:r>
        <w:t xml:space="preserve"> we know how many Threads our </w:t>
      </w:r>
      <w:r w:rsidR="00E020C2">
        <w:rPr>
          <w:b/>
        </w:rPr>
        <w:t xml:space="preserve">Application </w:t>
      </w:r>
      <w:r w:rsidR="00E020C2" w:rsidRPr="003351C8">
        <w:rPr>
          <w:b/>
        </w:rPr>
        <w:t>Server</w:t>
      </w:r>
      <w:r w:rsidR="00E020C2">
        <w:t xml:space="preserve"> </w:t>
      </w:r>
      <w:proofErr w:type="spellStart"/>
      <w:r>
        <w:t>needs.</w:t>
      </w:r>
      <w:r w:rsidR="003351C8">
        <w:t>And</w:t>
      </w:r>
      <w:proofErr w:type="spellEnd"/>
      <w:r w:rsidR="003351C8">
        <w:t xml:space="preserve"> also</w:t>
      </w:r>
      <w:r>
        <w:t xml:space="preserve"> creating huge amount of</w:t>
      </w:r>
      <w:r w:rsidR="003351C8">
        <w:t xml:space="preserve"> excess</w:t>
      </w:r>
      <w:r>
        <w:t xml:space="preserve"> threads also takes time.</w:t>
      </w:r>
      <w:r w:rsidR="00E020C2">
        <w:t xml:space="preserve"> So, this is </w:t>
      </w:r>
      <w:r w:rsidR="00E020C2">
        <w:rPr>
          <w:b/>
        </w:rPr>
        <w:t>another Advantage of Thread Pool</w:t>
      </w:r>
      <w:r w:rsidR="00E020C2">
        <w:t xml:space="preserve">, that we can control the no. of </w:t>
      </w:r>
      <w:r w:rsidR="00E020C2">
        <w:rPr>
          <w:b/>
        </w:rPr>
        <w:t xml:space="preserve">Threads </w:t>
      </w:r>
      <w:r w:rsidR="00E020C2">
        <w:t xml:space="preserve"> and create only that amount of Threads that will be needed by Application Server of </w:t>
      </w:r>
      <w:r w:rsidR="00E020C2">
        <w:rPr>
          <w:b/>
        </w:rPr>
        <w:t>Naukri</w:t>
      </w:r>
      <w:r w:rsidR="00E020C2">
        <w:t>.</w:t>
      </w:r>
      <w:r w:rsidR="00AD7D90">
        <w:t xml:space="preserve"> </w:t>
      </w:r>
    </w:p>
    <w:p w14:paraId="73126F90" w14:textId="78A10B54" w:rsidR="00683B32" w:rsidRDefault="00E020C2" w:rsidP="003F6931">
      <w:pPr>
        <w:pStyle w:val="BodyText"/>
      </w:pPr>
      <w:r>
        <w:rPr>
          <w:b/>
        </w:rPr>
        <w:t>Another Advantage is</w:t>
      </w:r>
      <w:r>
        <w:t xml:space="preserve"> it</w:t>
      </w:r>
      <w:r w:rsidR="00AD7D90">
        <w:t xml:space="preserve"> will help us to improve the performance of your </w:t>
      </w:r>
      <w:proofErr w:type="spellStart"/>
      <w:r w:rsidR="00AD7D90">
        <w:t>application,i.e</w:t>
      </w:r>
      <w:proofErr w:type="spellEnd"/>
      <w:r w:rsidR="00AD7D90">
        <w:t xml:space="preserve">, instead of </w:t>
      </w:r>
      <w:r w:rsidR="00683B32">
        <w:t>starting</w:t>
      </w:r>
      <w:r w:rsidR="00AD7D90">
        <w:t xml:space="preserve"> a new Thread for every tasks to execute concurrently, the tasks can be </w:t>
      </w:r>
      <w:r w:rsidR="00683B32">
        <w:t>assigned to Threads fetched from the</w:t>
      </w:r>
      <w:r w:rsidR="00AD7D90">
        <w:t xml:space="preserve"> </w:t>
      </w:r>
      <w:r w:rsidR="00683B32">
        <w:t>Thread</w:t>
      </w:r>
      <w:r w:rsidR="00AD7D90">
        <w:t xml:space="preserve"> pool. </w:t>
      </w:r>
    </w:p>
    <w:p w14:paraId="308D6B90" w14:textId="2E106F12" w:rsidR="00683B32" w:rsidRDefault="00AD7D90" w:rsidP="003F6931">
      <w:pPr>
        <w:pStyle w:val="BodyTextFirstIndent"/>
      </w:pPr>
      <w:r>
        <w:t xml:space="preserve">A </w:t>
      </w:r>
      <w:r w:rsidRPr="00302FBC">
        <w:rPr>
          <w:b/>
        </w:rPr>
        <w:t>thread pool</w:t>
      </w:r>
      <w:r>
        <w:t xml:space="preserve"> contains a collection of </w:t>
      </w:r>
      <w:r w:rsidRPr="00302FBC">
        <w:rPr>
          <w:b/>
        </w:rPr>
        <w:t>Threads</w:t>
      </w:r>
      <w:r>
        <w:t xml:space="preserve">. As soon as, the </w:t>
      </w:r>
      <w:r w:rsidRPr="00302FBC">
        <w:rPr>
          <w:b/>
        </w:rPr>
        <w:t>pool</w:t>
      </w:r>
      <w:r>
        <w:t xml:space="preserve"> has any </w:t>
      </w:r>
      <w:r w:rsidRPr="00302FBC">
        <w:rPr>
          <w:b/>
        </w:rPr>
        <w:t>idle Threads</w:t>
      </w:r>
      <w:r>
        <w:t xml:space="preserve">, the tasks is assigned to one of them and executed. </w:t>
      </w:r>
    </w:p>
    <w:p w14:paraId="3FEFC245" w14:textId="4781CB39" w:rsidR="00AD7D90" w:rsidRDefault="00AD7D90" w:rsidP="003F6931">
      <w:pPr>
        <w:pStyle w:val="BodyTextFirstIndent"/>
      </w:pPr>
      <w:r>
        <w:t>Thread pool are often used in Servers. Each conn</w:t>
      </w:r>
      <w:r w:rsidR="00683B32">
        <w:t>e</w:t>
      </w:r>
      <w:r>
        <w:t xml:space="preserve">ction arriving at the server via the network </w:t>
      </w:r>
      <w:r w:rsidR="00302FBC">
        <w:t xml:space="preserve"> </w:t>
      </w:r>
      <w:r w:rsidR="00302FBC">
        <w:rPr>
          <w:b/>
        </w:rPr>
        <w:t xml:space="preserve">Http </w:t>
      </w:r>
      <w:r>
        <w:t xml:space="preserve">is wrapped as a task and is passed on to </w:t>
      </w:r>
      <w:r w:rsidR="00683B32">
        <w:t xml:space="preserve">Thread </w:t>
      </w:r>
      <w:r>
        <w:t xml:space="preserve">Pool. The </w:t>
      </w:r>
      <w:r w:rsidR="00683B32">
        <w:t xml:space="preserve">Threads </w:t>
      </w:r>
      <w:r>
        <w:t>in the Thread pool will process the  request on the connections concurrently</w:t>
      </w:r>
      <w:r w:rsidR="00302FBC">
        <w:t xml:space="preserve"> assigning a Thread to every request</w:t>
      </w:r>
      <w:r>
        <w:t xml:space="preserve">. This is how we can use existing </w:t>
      </w:r>
      <w:r w:rsidR="00683B32">
        <w:t xml:space="preserve">Thread </w:t>
      </w:r>
      <w:r>
        <w:t xml:space="preserve">instead of creating a new </w:t>
      </w:r>
      <w:r w:rsidR="00683B32">
        <w:t xml:space="preserve">Thread </w:t>
      </w:r>
      <w:r>
        <w:t>and ther</w:t>
      </w:r>
      <w:r w:rsidR="00683B32">
        <w:t>e</w:t>
      </w:r>
      <w:r>
        <w:t>by improve the performance in terms of Execution.</w:t>
      </w:r>
    </w:p>
    <w:p w14:paraId="2C5C3686" w14:textId="77777777" w:rsidR="007D7247" w:rsidRDefault="007D7247" w:rsidP="007D724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 Scheduler in Java</w:t>
      </w:r>
    </w:p>
    <w:p w14:paraId="68A48459" w14:textId="77777777" w:rsidR="007D7247" w:rsidRDefault="007D7247" w:rsidP="007D7247">
      <w:pPr>
        <w:pStyle w:val="NormalWeb"/>
        <w:shd w:val="clear" w:color="auto" w:fill="FFFFFF"/>
        <w:jc w:val="both"/>
        <w:rPr>
          <w:rFonts w:ascii="Segoe UI" w:hAnsi="Segoe UI" w:cs="Segoe UI"/>
          <w:color w:val="333333"/>
        </w:rPr>
      </w:pPr>
      <w:r>
        <w:rPr>
          <w:rFonts w:ascii="Segoe UI" w:hAnsi="Segoe UI" w:cs="Segoe UI"/>
          <w:color w:val="333333"/>
        </w:rPr>
        <w:t>A component of Java that decides which thread to run or execute and which thread to wait is called a </w:t>
      </w:r>
      <w:r>
        <w:rPr>
          <w:rStyle w:val="Strong"/>
          <w:rFonts w:ascii="Segoe UI" w:hAnsi="Segoe UI" w:cs="Segoe UI"/>
          <w:color w:val="333333"/>
        </w:rPr>
        <w:t>thread scheduler in Java</w:t>
      </w:r>
      <w:r>
        <w:rPr>
          <w:rFonts w:ascii="Segoe UI" w:hAnsi="Segoe UI" w:cs="Segoe UI"/>
          <w:color w:val="333333"/>
        </w:rPr>
        <w:t>.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i.e. </w:t>
      </w:r>
      <w:r>
        <w:rPr>
          <w:rStyle w:val="Strong"/>
          <w:rFonts w:ascii="Segoe UI" w:hAnsi="Segoe UI" w:cs="Segoe UI"/>
          <w:color w:val="333333"/>
        </w:rPr>
        <w:t>Priority</w:t>
      </w:r>
      <w:r>
        <w:rPr>
          <w:rFonts w:ascii="Segoe UI" w:hAnsi="Segoe UI" w:cs="Segoe UI"/>
          <w:color w:val="333333"/>
        </w:rPr>
        <w:t> and </w:t>
      </w:r>
      <w:r>
        <w:rPr>
          <w:rStyle w:val="Strong"/>
          <w:rFonts w:ascii="Segoe UI" w:hAnsi="Segoe UI" w:cs="Segoe UI"/>
          <w:color w:val="333333"/>
        </w:rPr>
        <w:t>Time of arrival</w:t>
      </w:r>
      <w:r>
        <w:rPr>
          <w:rFonts w:ascii="Segoe UI" w:hAnsi="Segoe UI" w:cs="Segoe UI"/>
          <w:color w:val="333333"/>
        </w:rPr>
        <w:t>.</w:t>
      </w:r>
    </w:p>
    <w:p w14:paraId="0A764A17" w14:textId="77777777" w:rsidR="007D7247" w:rsidRDefault="007D7247" w:rsidP="007D724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Priority:</w:t>
      </w:r>
      <w:r>
        <w:rPr>
          <w:rFonts w:ascii="Segoe UI" w:hAnsi="Segoe UI" w:cs="Segoe UI"/>
          <w:color w:val="333333"/>
        </w:rPr>
        <w:t> Priority of each thread lies between 1 to 10. If a thread has a higher priority, it means that thread has got a better chance of getting picked up by the thread scheduler.</w:t>
      </w:r>
    </w:p>
    <w:p w14:paraId="7704FC37" w14:textId="77777777" w:rsidR="007D7247" w:rsidRDefault="007D7247" w:rsidP="007D7247">
      <w:pPr>
        <w:pStyle w:val="NormalWeb"/>
        <w:shd w:val="clear" w:color="auto" w:fill="FFFFFF"/>
        <w:jc w:val="both"/>
        <w:rPr>
          <w:rFonts w:ascii="Segoe UI" w:hAnsi="Segoe UI" w:cs="Segoe UI"/>
          <w:color w:val="333333"/>
        </w:rPr>
      </w:pPr>
      <w:r>
        <w:rPr>
          <w:rStyle w:val="Strong"/>
          <w:rFonts w:ascii="Segoe UI" w:hAnsi="Segoe UI" w:cs="Segoe UI"/>
          <w:color w:val="333333"/>
        </w:rPr>
        <w:t>Time of Arrival:</w:t>
      </w:r>
      <w:r>
        <w:rPr>
          <w:rFonts w:ascii="Segoe UI" w:hAnsi="Segoe UI" w:cs="Segoe UI"/>
          <w:color w:val="333333"/>
        </w:rPr>
        <w:t> Suppose two threads of the same priority enter the runnable state, then priority cannot be the factor to pick a thread from these two threads. In such a case, </w:t>
      </w:r>
      <w:r>
        <w:rPr>
          <w:rStyle w:val="Strong"/>
          <w:rFonts w:ascii="Segoe UI" w:hAnsi="Segoe UI" w:cs="Segoe UI"/>
          <w:color w:val="333333"/>
        </w:rPr>
        <w:t>arrival time</w:t>
      </w:r>
      <w:r>
        <w:rPr>
          <w:rFonts w:ascii="Segoe UI" w:hAnsi="Segoe UI" w:cs="Segoe UI"/>
          <w:color w:val="333333"/>
        </w:rPr>
        <w:t> of thread is considered by the thread scheduler. A thread that arrived first gets the preference over the other threads.</w:t>
      </w:r>
    </w:p>
    <w:p w14:paraId="73081A28" w14:textId="52A9134D" w:rsidR="007A0573" w:rsidRPr="00861ACC" w:rsidRDefault="00BE70DD" w:rsidP="003F6931">
      <w:pPr>
        <w:pStyle w:val="Heading8"/>
        <w:rPr>
          <w:b/>
          <w:bCs/>
        </w:rPr>
      </w:pPr>
      <w:r>
        <w:rPr>
          <w:rStyle w:val="Strong"/>
          <w:rFonts w:ascii="Lato" w:hAnsi="Lato"/>
          <w:b w:val="0"/>
          <w:bCs w:val="0"/>
          <w:color w:val="222222"/>
          <w:sz w:val="32"/>
          <w:szCs w:val="32"/>
        </w:rPr>
        <w:t>Wh</w:t>
      </w:r>
      <w:r w:rsidR="007A0573" w:rsidRPr="00861ACC">
        <w:rPr>
          <w:rStyle w:val="Strong"/>
          <w:rFonts w:ascii="Lato" w:hAnsi="Lato"/>
          <w:b w:val="0"/>
          <w:bCs w:val="0"/>
          <w:color w:val="222222"/>
          <w:sz w:val="32"/>
          <w:szCs w:val="32"/>
        </w:rPr>
        <w:t>at is a thread?</w:t>
      </w:r>
      <w:r w:rsidR="007A0573" w:rsidRPr="00861ACC">
        <w:rPr>
          <w:b/>
          <w:bCs/>
        </w:rPr>
        <w:t> </w:t>
      </w:r>
    </w:p>
    <w:p w14:paraId="1B578E27" w14:textId="0A1C4557" w:rsidR="00D8001E" w:rsidRDefault="007A0573" w:rsidP="003F6931">
      <w:pPr>
        <w:pStyle w:val="BodyText"/>
      </w:pPr>
      <w:r w:rsidRPr="00861ACC">
        <w:t>Ans. A </w:t>
      </w:r>
      <w:r w:rsidRPr="00861ACC">
        <w:rPr>
          <w:rStyle w:val="Strong"/>
          <w:rFonts w:ascii="Arial Nova Light" w:hAnsi="Arial Nova Light"/>
          <w:color w:val="222222"/>
          <w:sz w:val="24"/>
          <w:szCs w:val="24"/>
        </w:rPr>
        <w:t>thread</w:t>
      </w:r>
      <w:r w:rsidRPr="00861ACC">
        <w:t> is a basic execution unit which has its </w:t>
      </w:r>
      <w:r w:rsidRPr="00861ACC">
        <w:rPr>
          <w:rStyle w:val="Strong"/>
          <w:rFonts w:ascii="Arial Nova Light" w:hAnsi="Arial Nova Light"/>
          <w:color w:val="222222"/>
          <w:sz w:val="24"/>
          <w:szCs w:val="24"/>
        </w:rPr>
        <w:t>own program counter, set of the register, stack</w:t>
      </w:r>
      <w:r w:rsidRPr="00861ACC">
        <w:t> but it shares the code, data, and file of the process to which it belongs</w:t>
      </w:r>
      <w:r w:rsidR="00861ACC">
        <w:t>.</w:t>
      </w:r>
    </w:p>
    <w:p w14:paraId="439BEBB2" w14:textId="4E3A6608" w:rsidR="00AB4777" w:rsidRPr="00882F39" w:rsidRDefault="00AB4777" w:rsidP="003F6931">
      <w:pPr>
        <w:pStyle w:val="Heading9"/>
        <w:rPr>
          <w:rFonts w:ascii="Arial Rounded MT Bold" w:hAnsi="Arial Rounded MT Bold"/>
          <w:b/>
          <w:bCs/>
          <w:sz w:val="32"/>
          <w:szCs w:val="32"/>
        </w:rPr>
      </w:pPr>
      <w:r w:rsidRPr="00882F39">
        <w:rPr>
          <w:rFonts w:ascii="Arial Rounded MT Bold" w:hAnsi="Arial Rounded MT Bold"/>
          <w:b/>
          <w:bCs/>
          <w:sz w:val="32"/>
          <w:szCs w:val="32"/>
        </w:rPr>
        <w:t>ENUMS:</w:t>
      </w:r>
    </w:p>
    <w:p w14:paraId="5B4A7A7E" w14:textId="77777777" w:rsidR="007C25DB" w:rsidRPr="00EA2859" w:rsidRDefault="00AB4777" w:rsidP="007C25DB">
      <w:pPr>
        <w:pStyle w:val="ListParagraph"/>
        <w:tabs>
          <w:tab w:val="left" w:pos="7576"/>
        </w:tabs>
        <w:rPr>
          <w:rFonts w:ascii="Lato" w:hAnsi="Lato"/>
          <w:color w:val="222222"/>
        </w:rPr>
      </w:pPr>
      <w:r w:rsidRPr="00EA2859">
        <w:rPr>
          <w:rFonts w:ascii="Lato" w:hAnsi="Lato"/>
          <w:color w:val="222222"/>
        </w:rPr>
        <w:t xml:space="preserve">Enums </w:t>
      </w:r>
      <w:r w:rsidR="001261FA" w:rsidRPr="00EA2859">
        <w:rPr>
          <w:rFonts w:ascii="Lato" w:hAnsi="Lato"/>
          <w:color w:val="222222"/>
        </w:rPr>
        <w:t xml:space="preserve">is  a special type of class and keyword too, </w:t>
      </w:r>
      <w:r w:rsidRPr="00EA2859">
        <w:rPr>
          <w:rFonts w:ascii="Lato" w:hAnsi="Lato"/>
          <w:color w:val="222222"/>
        </w:rPr>
        <w:t>are collection of consta</w:t>
      </w:r>
      <w:r w:rsidRPr="00EA2859">
        <w:rPr>
          <w:rFonts w:ascii="Lato" w:hAnsi="Lato"/>
        </w:rPr>
        <w:t>nts.</w:t>
      </w:r>
      <w:r w:rsidR="00923800" w:rsidRPr="00EA2859">
        <w:rPr>
          <w:rFonts w:ascii="Lato" w:hAnsi="Lato"/>
        </w:rPr>
        <w:t xml:space="preserve"> In Java, we can also add variables, methods and constructors to it.</w:t>
      </w:r>
    </w:p>
    <w:p w14:paraId="31692C21" w14:textId="3DEB8B4B" w:rsidR="00AB4777" w:rsidRDefault="007C25DB" w:rsidP="007C25DB">
      <w:pPr>
        <w:pStyle w:val="ListParagraph"/>
        <w:tabs>
          <w:tab w:val="left" w:pos="7576"/>
        </w:tabs>
        <w:rPr>
          <w:rFonts w:ascii="Lato" w:hAnsi="Lato"/>
          <w:color w:val="222222"/>
        </w:rPr>
      </w:pPr>
      <w:r w:rsidRPr="00EA2859">
        <w:rPr>
          <w:rFonts w:ascii="Lato" w:hAnsi="Lato"/>
          <w:color w:val="222222"/>
        </w:rPr>
        <w:t xml:space="preserve">We don’t use </w:t>
      </w:r>
      <w:r>
        <w:rPr>
          <w:rFonts w:ascii="Lato" w:hAnsi="Lato"/>
          <w:color w:val="222222"/>
        </w:rPr>
        <w:t>E</w:t>
      </w:r>
      <w:r w:rsidRPr="00EA2859">
        <w:rPr>
          <w:rFonts w:ascii="Lato" w:hAnsi="Lato"/>
          <w:color w:val="222222"/>
        </w:rPr>
        <w:t>nums much, but there are some built-in features where Enums is used.</w:t>
      </w:r>
    </w:p>
    <w:p w14:paraId="4DFCB03E" w14:textId="139EFB30" w:rsidR="00EA2859" w:rsidRPr="00ED2790" w:rsidRDefault="00EA2859" w:rsidP="00B503D0">
      <w:pPr>
        <w:pStyle w:val="ListParagraph"/>
        <w:numPr>
          <w:ilvl w:val="0"/>
          <w:numId w:val="4"/>
        </w:numPr>
        <w:rPr>
          <w:rFonts w:ascii="Lato" w:eastAsia="Times New Roman" w:hAnsi="Lato"/>
          <w:lang w:eastAsia="en-IN"/>
        </w:rPr>
      </w:pPr>
      <w:r w:rsidRPr="00EA2859">
        <w:rPr>
          <w:rFonts w:ascii="Lato" w:hAnsi="Lato"/>
        </w:rPr>
        <w:t xml:space="preserve">Enum declaration can be done outside a Class or inside a Class but not inside </w:t>
      </w:r>
      <w:r w:rsidRPr="00EA2859">
        <w:rPr>
          <w:rFonts w:ascii="Lato" w:eastAsia="Times New Roman" w:hAnsi="Lato"/>
          <w:lang w:eastAsia="en-IN"/>
        </w:rPr>
        <w:t>a Method. </w:t>
      </w:r>
    </w:p>
    <w:p w14:paraId="63B8E510" w14:textId="3CDBE770" w:rsidR="001261FA" w:rsidRPr="00EA2859" w:rsidRDefault="000E7018" w:rsidP="00B503D0">
      <w:pPr>
        <w:pStyle w:val="ListParagraph"/>
        <w:numPr>
          <w:ilvl w:val="0"/>
          <w:numId w:val="4"/>
        </w:numPr>
        <w:tabs>
          <w:tab w:val="left" w:pos="7576"/>
        </w:tabs>
        <w:rPr>
          <w:rFonts w:ascii="Lato" w:hAnsi="Lato"/>
          <w:color w:val="222222"/>
        </w:rPr>
      </w:pPr>
      <w:r w:rsidRPr="00EA2859">
        <w:rPr>
          <w:rFonts w:ascii="Lato" w:hAnsi="Lato"/>
          <w:color w:val="222222"/>
        </w:rPr>
        <w:t>In Enum first line should be having all the constants or fixed values, and then we can have constructors or methods.</w:t>
      </w:r>
    </w:p>
    <w:p w14:paraId="2C7B121D" w14:textId="59EBB035" w:rsidR="00D41280" w:rsidRDefault="00D41280" w:rsidP="00B503D0">
      <w:pPr>
        <w:pStyle w:val="ListParagraph"/>
        <w:numPr>
          <w:ilvl w:val="0"/>
          <w:numId w:val="4"/>
        </w:numPr>
        <w:tabs>
          <w:tab w:val="left" w:pos="7576"/>
        </w:tabs>
        <w:rPr>
          <w:rFonts w:ascii="Lato" w:hAnsi="Lato"/>
          <w:color w:val="222222"/>
        </w:rPr>
      </w:pPr>
      <w:r w:rsidRPr="00EA2859">
        <w:rPr>
          <w:rFonts w:ascii="Lato" w:hAnsi="Lato"/>
          <w:color w:val="222222"/>
        </w:rPr>
        <w:t>Enum in java are type safe.</w:t>
      </w:r>
    </w:p>
    <w:p w14:paraId="41D3B686" w14:textId="1A05E746" w:rsidR="00B104CD" w:rsidRPr="00EA2859" w:rsidRDefault="00B104CD" w:rsidP="00B503D0">
      <w:pPr>
        <w:pStyle w:val="ListParagraph"/>
        <w:numPr>
          <w:ilvl w:val="0"/>
          <w:numId w:val="4"/>
        </w:numPr>
        <w:tabs>
          <w:tab w:val="left" w:pos="7576"/>
        </w:tabs>
        <w:rPr>
          <w:rFonts w:ascii="Lato" w:hAnsi="Lato"/>
          <w:color w:val="222222"/>
        </w:rPr>
      </w:pPr>
      <w:r>
        <w:rPr>
          <w:rFonts w:ascii="Lato" w:hAnsi="Lato"/>
          <w:color w:val="222222"/>
        </w:rPr>
        <w:t>Enum can contain main methods, but cannot be used to create Objects.</w:t>
      </w:r>
    </w:p>
    <w:p w14:paraId="10E458CF" w14:textId="49BB9E44" w:rsidR="00D41280" w:rsidRPr="00EA2859" w:rsidRDefault="00D41280" w:rsidP="00B503D0">
      <w:pPr>
        <w:pStyle w:val="ListParagraph"/>
        <w:numPr>
          <w:ilvl w:val="0"/>
          <w:numId w:val="4"/>
        </w:numPr>
        <w:tabs>
          <w:tab w:val="left" w:pos="7576"/>
        </w:tabs>
        <w:rPr>
          <w:rFonts w:ascii="Lato" w:hAnsi="Lato"/>
          <w:color w:val="222222"/>
        </w:rPr>
      </w:pPr>
      <w:r w:rsidRPr="00EA2859">
        <w:rPr>
          <w:rFonts w:ascii="Lato" w:hAnsi="Lato"/>
          <w:color w:val="222222"/>
        </w:rPr>
        <w:t>You can define Constructor in Java En</w:t>
      </w:r>
      <w:r w:rsidRPr="00F416CE">
        <w:rPr>
          <w:rStyle w:val="Heading5Char"/>
          <w:color w:val="000000" w:themeColor="text1"/>
        </w:rPr>
        <w:t>um</w:t>
      </w:r>
      <w:r w:rsidRPr="00EA2859">
        <w:rPr>
          <w:rFonts w:ascii="Lato" w:hAnsi="Lato"/>
          <w:color w:val="222222"/>
        </w:rPr>
        <w:t>.</w:t>
      </w:r>
    </w:p>
    <w:p w14:paraId="3DB375CA" w14:textId="34BD6DBA" w:rsidR="00D41280" w:rsidRPr="00EA2859" w:rsidRDefault="00D41280" w:rsidP="00B503D0">
      <w:pPr>
        <w:pStyle w:val="ListParagraph"/>
        <w:numPr>
          <w:ilvl w:val="0"/>
          <w:numId w:val="4"/>
        </w:numPr>
        <w:tabs>
          <w:tab w:val="left" w:pos="7576"/>
        </w:tabs>
        <w:rPr>
          <w:rFonts w:ascii="Lato" w:hAnsi="Lato"/>
          <w:color w:val="222222"/>
        </w:rPr>
      </w:pPr>
      <w:r w:rsidRPr="00EA2859">
        <w:rPr>
          <w:rFonts w:ascii="Lato" w:hAnsi="Lato"/>
          <w:color w:val="222222"/>
        </w:rPr>
        <w:t>Enum constants are implicitly static and final.</w:t>
      </w:r>
    </w:p>
    <w:p w14:paraId="62274931" w14:textId="56BE851C" w:rsidR="00D41280" w:rsidRPr="00EA2859" w:rsidRDefault="00D41280" w:rsidP="00B503D0">
      <w:pPr>
        <w:pStyle w:val="ListParagraph"/>
        <w:numPr>
          <w:ilvl w:val="0"/>
          <w:numId w:val="4"/>
        </w:numPr>
        <w:tabs>
          <w:tab w:val="left" w:pos="7576"/>
        </w:tabs>
        <w:rPr>
          <w:rFonts w:ascii="Lato" w:hAnsi="Lato"/>
          <w:color w:val="222222"/>
        </w:rPr>
      </w:pPr>
      <w:r w:rsidRPr="00EA2859">
        <w:rPr>
          <w:rFonts w:ascii="Lato" w:hAnsi="Lato"/>
          <w:color w:val="222222"/>
        </w:rPr>
        <w:t>Enum can implement Interface in Java.</w:t>
      </w:r>
    </w:p>
    <w:p w14:paraId="6605566A" w14:textId="35EFCF69" w:rsidR="00D41280" w:rsidRPr="00EA2859" w:rsidRDefault="00D41280" w:rsidP="00B503D0">
      <w:pPr>
        <w:pStyle w:val="ListParagraph"/>
        <w:numPr>
          <w:ilvl w:val="0"/>
          <w:numId w:val="4"/>
        </w:numPr>
        <w:tabs>
          <w:tab w:val="left" w:pos="7576"/>
        </w:tabs>
        <w:rPr>
          <w:rFonts w:ascii="Lato" w:hAnsi="Lato"/>
          <w:color w:val="222222"/>
        </w:rPr>
      </w:pPr>
      <w:r w:rsidRPr="00EA2859">
        <w:rPr>
          <w:rFonts w:ascii="Lato" w:hAnsi="Lato"/>
          <w:color w:val="222222"/>
        </w:rPr>
        <w:t xml:space="preserve">Enum has implicit values() method which return all </w:t>
      </w:r>
      <w:r w:rsidR="00F416CE">
        <w:rPr>
          <w:rFonts w:ascii="Lato" w:hAnsi="Lato"/>
          <w:color w:val="222222"/>
        </w:rPr>
        <w:t>E</w:t>
      </w:r>
      <w:r w:rsidRPr="00EA2859">
        <w:rPr>
          <w:rFonts w:ascii="Lato" w:hAnsi="Lato"/>
          <w:color w:val="222222"/>
        </w:rPr>
        <w:t>num constants in array.</w:t>
      </w:r>
    </w:p>
    <w:p w14:paraId="68F3EE85" w14:textId="6A4795FB" w:rsidR="00D41280" w:rsidRPr="00EA2859" w:rsidRDefault="00D41280" w:rsidP="00B503D0">
      <w:pPr>
        <w:pStyle w:val="ListParagraph"/>
        <w:numPr>
          <w:ilvl w:val="0"/>
          <w:numId w:val="4"/>
        </w:numPr>
        <w:tabs>
          <w:tab w:val="left" w:pos="7576"/>
        </w:tabs>
        <w:rPr>
          <w:rFonts w:ascii="Lato" w:hAnsi="Lato"/>
          <w:color w:val="222222"/>
        </w:rPr>
      </w:pPr>
      <w:r w:rsidRPr="00EA2859">
        <w:rPr>
          <w:rFonts w:ascii="Lato" w:hAnsi="Lato"/>
          <w:color w:val="222222"/>
        </w:rPr>
        <w:t>You can use Enum in switch case like int, String data type.</w:t>
      </w:r>
    </w:p>
    <w:p w14:paraId="5751B325" w14:textId="078F8D4A" w:rsidR="00D41280" w:rsidRPr="00EA2859" w:rsidRDefault="00D41280" w:rsidP="00B503D0">
      <w:pPr>
        <w:pStyle w:val="ListParagraph"/>
        <w:numPr>
          <w:ilvl w:val="0"/>
          <w:numId w:val="4"/>
        </w:numPr>
        <w:tabs>
          <w:tab w:val="left" w:pos="7576"/>
        </w:tabs>
      </w:pPr>
      <w:r w:rsidRPr="00EA2859">
        <w:rPr>
          <w:rFonts w:ascii="Lato" w:hAnsi="Lato"/>
          <w:color w:val="222222"/>
        </w:rPr>
        <w:t>You can compare two Enum constant using both == and equals() method</w:t>
      </w:r>
      <w:r w:rsidR="00923800" w:rsidRPr="00EA2859">
        <w:rPr>
          <w:rFonts w:ascii="Lato" w:hAnsi="Lato"/>
          <w:color w:val="222222"/>
        </w:rPr>
        <w:t>.</w:t>
      </w:r>
    </w:p>
    <w:p w14:paraId="635F44BE" w14:textId="77777777" w:rsidR="00EA2859" w:rsidRPr="00BE70DD" w:rsidRDefault="00EA2859" w:rsidP="003F6931">
      <w:pPr>
        <w:pStyle w:val="Heading9"/>
        <w:rPr>
          <w:b/>
        </w:rPr>
      </w:pPr>
      <w:r w:rsidRPr="00BE70DD">
        <w:rPr>
          <w:b/>
        </w:rPr>
        <w:t>Use-&gt;</w:t>
      </w:r>
    </w:p>
    <w:p w14:paraId="059568A8" w14:textId="00CEC765" w:rsidR="00F416CE" w:rsidRDefault="00F416CE" w:rsidP="00B503D0">
      <w:pPr>
        <w:pStyle w:val="ListParagraph"/>
        <w:numPr>
          <w:ilvl w:val="0"/>
          <w:numId w:val="4"/>
        </w:numPr>
        <w:rPr>
          <w:rFonts w:ascii="Lato" w:hAnsi="Lato"/>
        </w:rPr>
      </w:pPr>
      <w:r w:rsidRPr="00EA2859">
        <w:rPr>
          <w:rFonts w:ascii="Lato" w:hAnsi="Lato"/>
        </w:rPr>
        <w:t>We use Enum when we create some dropdown or calend</w:t>
      </w:r>
      <w:r>
        <w:rPr>
          <w:rFonts w:ascii="Lato" w:hAnsi="Lato"/>
        </w:rPr>
        <w:t>a</w:t>
      </w:r>
      <w:r w:rsidRPr="00EA2859">
        <w:rPr>
          <w:rFonts w:ascii="Lato" w:hAnsi="Lato"/>
        </w:rPr>
        <w:t>r</w:t>
      </w:r>
      <w:r w:rsidR="00ED2790">
        <w:rPr>
          <w:rFonts w:ascii="Lato" w:hAnsi="Lato"/>
        </w:rPr>
        <w:t xml:space="preserve"> or some other menu</w:t>
      </w:r>
      <w:r w:rsidRPr="00EA2859">
        <w:rPr>
          <w:rFonts w:ascii="Lato" w:hAnsi="Lato"/>
        </w:rPr>
        <w:t xml:space="preserve"> </w:t>
      </w:r>
      <w:r w:rsidR="00ED2790">
        <w:rPr>
          <w:rFonts w:ascii="Lato" w:hAnsi="Lato"/>
        </w:rPr>
        <w:t xml:space="preserve">in our website </w:t>
      </w:r>
      <w:r w:rsidRPr="00EA2859">
        <w:rPr>
          <w:rFonts w:ascii="Lato" w:hAnsi="Lato"/>
        </w:rPr>
        <w:t>where values will be constant or fixed after compilation, and will not change.</w:t>
      </w:r>
    </w:p>
    <w:p w14:paraId="17C41927" w14:textId="77777777" w:rsidR="00882F39" w:rsidRPr="00EA2859" w:rsidRDefault="00882F39" w:rsidP="00882F39">
      <w:pPr>
        <w:pStyle w:val="ListParagraph"/>
        <w:rPr>
          <w:rFonts w:ascii="Lato" w:hAnsi="Lato"/>
        </w:rPr>
      </w:pPr>
    </w:p>
    <w:p w14:paraId="482BD547" w14:textId="7A4D457D" w:rsidR="00303E32" w:rsidRPr="00882F39" w:rsidRDefault="00303E32" w:rsidP="003F6931">
      <w:pPr>
        <w:pStyle w:val="Heading9"/>
        <w:rPr>
          <w:rFonts w:ascii="Arial Rounded MT Bold" w:hAnsi="Arial Rounded MT Bold"/>
          <w:b/>
          <w:sz w:val="32"/>
          <w:szCs w:val="32"/>
        </w:rPr>
      </w:pPr>
      <w:r w:rsidRPr="00882F39">
        <w:rPr>
          <w:rFonts w:ascii="Arial Rounded MT Bold" w:hAnsi="Arial Rounded MT Bold"/>
          <w:b/>
          <w:sz w:val="32"/>
          <w:szCs w:val="32"/>
        </w:rPr>
        <w:t>WRAPPER CLASSES</w:t>
      </w:r>
    </w:p>
    <w:p w14:paraId="35C3E2C2" w14:textId="731EB0F1" w:rsidR="003304B9" w:rsidRDefault="00D11DE3" w:rsidP="003F6931">
      <w:pPr>
        <w:pStyle w:val="List2"/>
      </w:pPr>
      <w:r>
        <w:t xml:space="preserve">Primitive </w:t>
      </w:r>
      <w:proofErr w:type="spellStart"/>
      <w:r w:rsidR="003304B9">
        <w:t>DataType</w:t>
      </w:r>
      <w:proofErr w:type="spellEnd"/>
      <w:r w:rsidR="003304B9">
        <w:t xml:space="preserve">  -&gt;  Wrapper class of the Data type</w:t>
      </w:r>
    </w:p>
    <w:p w14:paraId="016FC7E5" w14:textId="6954C3E8" w:rsidR="00303E32" w:rsidRDefault="003304B9" w:rsidP="00303E32">
      <w:pPr>
        <w:tabs>
          <w:tab w:val="left" w:pos="7576"/>
        </w:tabs>
        <w:ind w:left="360"/>
        <w:rPr>
          <w:bCs/>
          <w:color w:val="000000" w:themeColor="text1"/>
          <w:sz w:val="24"/>
          <w:szCs w:val="24"/>
        </w:rPr>
      </w:pPr>
      <w:r>
        <w:rPr>
          <w:bCs/>
          <w:color w:val="000000" w:themeColor="text1"/>
          <w:sz w:val="24"/>
          <w:szCs w:val="24"/>
        </w:rPr>
        <w:t>byte           -&gt;  Byte</w:t>
      </w:r>
    </w:p>
    <w:p w14:paraId="58B50FC8" w14:textId="73EC939D" w:rsidR="003304B9" w:rsidRDefault="003304B9" w:rsidP="00303E32">
      <w:pPr>
        <w:tabs>
          <w:tab w:val="left" w:pos="7576"/>
        </w:tabs>
        <w:ind w:left="360"/>
        <w:rPr>
          <w:bCs/>
          <w:color w:val="000000" w:themeColor="text1"/>
          <w:sz w:val="24"/>
          <w:szCs w:val="24"/>
        </w:rPr>
      </w:pPr>
      <w:r>
        <w:rPr>
          <w:bCs/>
          <w:color w:val="000000" w:themeColor="text1"/>
          <w:sz w:val="24"/>
          <w:szCs w:val="24"/>
        </w:rPr>
        <w:t>short          -&gt;  Short</w:t>
      </w:r>
    </w:p>
    <w:p w14:paraId="71956E3A" w14:textId="55E7E34C" w:rsidR="003304B9" w:rsidRDefault="003304B9" w:rsidP="00303E32">
      <w:pPr>
        <w:tabs>
          <w:tab w:val="left" w:pos="7576"/>
        </w:tabs>
        <w:ind w:left="360"/>
        <w:rPr>
          <w:bCs/>
          <w:color w:val="000000" w:themeColor="text1"/>
          <w:sz w:val="24"/>
          <w:szCs w:val="24"/>
        </w:rPr>
      </w:pPr>
      <w:r>
        <w:rPr>
          <w:bCs/>
          <w:color w:val="000000" w:themeColor="text1"/>
          <w:sz w:val="24"/>
          <w:szCs w:val="24"/>
        </w:rPr>
        <w:t>int              -&gt;  Integer</w:t>
      </w:r>
    </w:p>
    <w:p w14:paraId="6498954F" w14:textId="501E167F" w:rsidR="003304B9" w:rsidRDefault="003304B9" w:rsidP="00303E32">
      <w:pPr>
        <w:tabs>
          <w:tab w:val="left" w:pos="7576"/>
        </w:tabs>
        <w:ind w:left="360"/>
        <w:rPr>
          <w:bCs/>
          <w:color w:val="000000" w:themeColor="text1"/>
          <w:sz w:val="24"/>
          <w:szCs w:val="24"/>
        </w:rPr>
      </w:pPr>
      <w:r>
        <w:rPr>
          <w:bCs/>
          <w:color w:val="000000" w:themeColor="text1"/>
          <w:sz w:val="24"/>
          <w:szCs w:val="24"/>
        </w:rPr>
        <w:t>long           -&gt;  Long</w:t>
      </w:r>
    </w:p>
    <w:p w14:paraId="2D51DDBB" w14:textId="164E1EE1" w:rsidR="00624C74" w:rsidRDefault="00624C74" w:rsidP="003F6931">
      <w:pPr>
        <w:pStyle w:val="BodyTextFirstIndent2"/>
      </w:pPr>
      <w:r>
        <w:t xml:space="preserve">There are 2 ways I can store the data, </w:t>
      </w:r>
      <w:r w:rsidR="00AF68E5">
        <w:t>ways are:-</w:t>
      </w:r>
    </w:p>
    <w:p w14:paraId="20513068" w14:textId="4457A76E" w:rsidR="00624C74" w:rsidRDefault="00AF68E5" w:rsidP="003F6931">
      <w:pPr>
        <w:pStyle w:val="BodyTextFirstIndent2"/>
      </w:pPr>
      <w:r>
        <w:t>i</w:t>
      </w:r>
      <w:r w:rsidR="00624C74">
        <w:t>)I can use the datatype to store the data. Ex. Int x = 10</w:t>
      </w:r>
      <w:r>
        <w:t>.</w:t>
      </w:r>
    </w:p>
    <w:p w14:paraId="2FEBE476" w14:textId="74C6AB50" w:rsidR="00AF68E5" w:rsidRDefault="00AF68E5" w:rsidP="003F6931">
      <w:pPr>
        <w:pStyle w:val="BodyTextFirstIndent2"/>
      </w:pPr>
      <w:r>
        <w:lastRenderedPageBreak/>
        <w:t xml:space="preserve">ii) we </w:t>
      </w:r>
      <w:r w:rsidR="004E2DD5">
        <w:t>c</w:t>
      </w:r>
      <w:r>
        <w:t>an store the data using Wrapper class. Ex. Integer i =1;</w:t>
      </w:r>
    </w:p>
    <w:p w14:paraId="73B1A173" w14:textId="1DE2674F" w:rsidR="00E74D8E" w:rsidRPr="00BE70DD" w:rsidRDefault="00E74D8E" w:rsidP="003F6931">
      <w:pPr>
        <w:pStyle w:val="Heading8"/>
        <w:rPr>
          <w:b/>
          <w:bCs/>
          <w:sz w:val="28"/>
          <w:szCs w:val="28"/>
        </w:rPr>
      </w:pPr>
      <w:r w:rsidRPr="00BE70DD">
        <w:rPr>
          <w:b/>
          <w:bCs/>
          <w:sz w:val="28"/>
          <w:szCs w:val="28"/>
        </w:rPr>
        <w:t>Important Points of Wrapper class</w:t>
      </w:r>
    </w:p>
    <w:p w14:paraId="5DC9C26B" w14:textId="2A96786B" w:rsidR="00AF68E5" w:rsidRPr="00E74D8E" w:rsidRDefault="003F4419" w:rsidP="00B503D0">
      <w:pPr>
        <w:pStyle w:val="ListParagraph"/>
        <w:numPr>
          <w:ilvl w:val="0"/>
          <w:numId w:val="5"/>
        </w:numPr>
        <w:tabs>
          <w:tab w:val="left" w:pos="7576"/>
        </w:tabs>
        <w:rPr>
          <w:bCs/>
          <w:color w:val="000000" w:themeColor="text1"/>
          <w:sz w:val="24"/>
          <w:szCs w:val="24"/>
        </w:rPr>
      </w:pPr>
      <w:r w:rsidRPr="00E74D8E">
        <w:rPr>
          <w:b/>
          <w:bCs/>
          <w:color w:val="000000" w:themeColor="text1"/>
          <w:sz w:val="24"/>
          <w:szCs w:val="24"/>
        </w:rPr>
        <w:t>Wrapper classes</w:t>
      </w:r>
      <w:r w:rsidRPr="00E74D8E">
        <w:rPr>
          <w:bCs/>
          <w:color w:val="000000" w:themeColor="text1"/>
          <w:sz w:val="24"/>
          <w:szCs w:val="24"/>
        </w:rPr>
        <w:t xml:space="preserve"> helps to </w:t>
      </w:r>
      <w:r w:rsidRPr="00E74D8E">
        <w:rPr>
          <w:b/>
          <w:bCs/>
          <w:color w:val="000000" w:themeColor="text1"/>
          <w:sz w:val="24"/>
          <w:szCs w:val="24"/>
        </w:rPr>
        <w:t>store</w:t>
      </w:r>
      <w:r w:rsidRPr="00E74D8E">
        <w:rPr>
          <w:bCs/>
          <w:color w:val="000000" w:themeColor="text1"/>
          <w:sz w:val="24"/>
          <w:szCs w:val="24"/>
        </w:rPr>
        <w:t xml:space="preserve"> the </w:t>
      </w:r>
      <w:r w:rsidRPr="00E74D8E">
        <w:rPr>
          <w:b/>
          <w:bCs/>
          <w:color w:val="000000" w:themeColor="text1"/>
          <w:sz w:val="24"/>
          <w:szCs w:val="24"/>
        </w:rPr>
        <w:t>values or literals</w:t>
      </w:r>
      <w:r w:rsidRPr="00E74D8E">
        <w:rPr>
          <w:bCs/>
          <w:color w:val="000000" w:themeColor="text1"/>
          <w:sz w:val="24"/>
          <w:szCs w:val="24"/>
        </w:rPr>
        <w:t xml:space="preserve"> inside the </w:t>
      </w:r>
      <w:r w:rsidRPr="00E74D8E">
        <w:rPr>
          <w:b/>
          <w:bCs/>
          <w:color w:val="000000" w:themeColor="text1"/>
          <w:sz w:val="24"/>
          <w:szCs w:val="24"/>
        </w:rPr>
        <w:t>Object</w:t>
      </w:r>
      <w:r w:rsidRPr="00E74D8E">
        <w:rPr>
          <w:bCs/>
          <w:color w:val="000000" w:themeColor="text1"/>
          <w:sz w:val="24"/>
          <w:szCs w:val="24"/>
        </w:rPr>
        <w:t>.</w:t>
      </w:r>
      <w:r w:rsidR="009A7C23" w:rsidRPr="00E74D8E">
        <w:rPr>
          <w:bCs/>
          <w:color w:val="000000" w:themeColor="text1"/>
          <w:sz w:val="24"/>
          <w:szCs w:val="24"/>
        </w:rPr>
        <w:t xml:space="preserve"> </w:t>
      </w:r>
      <w:r w:rsidRPr="00E74D8E">
        <w:rPr>
          <w:bCs/>
          <w:color w:val="000000" w:themeColor="text1"/>
          <w:sz w:val="24"/>
          <w:szCs w:val="24"/>
        </w:rPr>
        <w:t>This</w:t>
      </w:r>
      <w:r w:rsidR="00AF68E5" w:rsidRPr="00E74D8E">
        <w:rPr>
          <w:bCs/>
          <w:color w:val="000000" w:themeColor="text1"/>
          <w:sz w:val="24"/>
          <w:szCs w:val="24"/>
        </w:rPr>
        <w:t xml:space="preserve"> </w:t>
      </w:r>
      <w:r w:rsidR="00AF68E5" w:rsidRPr="00E74D8E">
        <w:rPr>
          <w:b/>
          <w:bCs/>
          <w:color w:val="000000" w:themeColor="text1"/>
          <w:sz w:val="24"/>
          <w:szCs w:val="24"/>
        </w:rPr>
        <w:t>class</w:t>
      </w:r>
      <w:r w:rsidRPr="00E74D8E">
        <w:rPr>
          <w:b/>
          <w:bCs/>
          <w:color w:val="000000" w:themeColor="text1"/>
          <w:sz w:val="24"/>
          <w:szCs w:val="24"/>
        </w:rPr>
        <w:t>es</w:t>
      </w:r>
      <w:r w:rsidR="00AF68E5" w:rsidRPr="00E74D8E">
        <w:rPr>
          <w:bCs/>
          <w:color w:val="000000" w:themeColor="text1"/>
          <w:sz w:val="24"/>
          <w:szCs w:val="24"/>
        </w:rPr>
        <w:t xml:space="preserve"> has  lot of </w:t>
      </w:r>
      <w:r w:rsidR="00AF68E5" w:rsidRPr="00E74D8E">
        <w:rPr>
          <w:b/>
          <w:bCs/>
          <w:color w:val="000000" w:themeColor="text1"/>
          <w:sz w:val="24"/>
          <w:szCs w:val="24"/>
        </w:rPr>
        <w:t xml:space="preserve">built in </w:t>
      </w:r>
      <w:r w:rsidR="00AF68E5" w:rsidRPr="00E74D8E">
        <w:rPr>
          <w:bCs/>
          <w:color w:val="000000" w:themeColor="text1"/>
          <w:sz w:val="24"/>
          <w:szCs w:val="24"/>
        </w:rPr>
        <w:t>meth</w:t>
      </w:r>
      <w:r w:rsidR="00331F9D" w:rsidRPr="00E74D8E">
        <w:rPr>
          <w:bCs/>
          <w:color w:val="000000" w:themeColor="text1"/>
          <w:sz w:val="24"/>
          <w:szCs w:val="24"/>
        </w:rPr>
        <w:t xml:space="preserve">ods. And this </w:t>
      </w:r>
      <w:r w:rsidR="00331F9D" w:rsidRPr="00E74D8E">
        <w:rPr>
          <w:b/>
          <w:bCs/>
          <w:color w:val="000000" w:themeColor="text1"/>
          <w:sz w:val="24"/>
          <w:szCs w:val="24"/>
        </w:rPr>
        <w:t>built in</w:t>
      </w:r>
      <w:r w:rsidR="00331F9D" w:rsidRPr="00E74D8E">
        <w:rPr>
          <w:bCs/>
          <w:color w:val="000000" w:themeColor="text1"/>
          <w:sz w:val="24"/>
          <w:szCs w:val="24"/>
        </w:rPr>
        <w:t xml:space="preserve"> methods that the </w:t>
      </w:r>
      <w:r w:rsidR="009A7C23" w:rsidRPr="00E74D8E">
        <w:rPr>
          <w:b/>
          <w:bCs/>
          <w:color w:val="000000" w:themeColor="text1"/>
          <w:sz w:val="24"/>
          <w:szCs w:val="24"/>
        </w:rPr>
        <w:t>I</w:t>
      </w:r>
      <w:r w:rsidR="00331F9D" w:rsidRPr="00E74D8E">
        <w:rPr>
          <w:b/>
          <w:bCs/>
          <w:color w:val="000000" w:themeColor="text1"/>
          <w:sz w:val="24"/>
          <w:szCs w:val="24"/>
        </w:rPr>
        <w:t>nteger class</w:t>
      </w:r>
      <w:r w:rsidR="00331F9D" w:rsidRPr="00E74D8E">
        <w:rPr>
          <w:bCs/>
          <w:color w:val="000000" w:themeColor="text1"/>
          <w:sz w:val="24"/>
          <w:szCs w:val="24"/>
        </w:rPr>
        <w:t xml:space="preserve"> has got, will help to </w:t>
      </w:r>
      <w:r w:rsidR="00331F9D" w:rsidRPr="00E74D8E">
        <w:rPr>
          <w:b/>
          <w:bCs/>
          <w:color w:val="000000" w:themeColor="text1"/>
          <w:sz w:val="24"/>
          <w:szCs w:val="24"/>
        </w:rPr>
        <w:t>manipulate</w:t>
      </w:r>
      <w:r w:rsidR="00331F9D" w:rsidRPr="00E74D8E">
        <w:rPr>
          <w:bCs/>
          <w:color w:val="000000" w:themeColor="text1"/>
          <w:sz w:val="24"/>
          <w:szCs w:val="24"/>
        </w:rPr>
        <w:t xml:space="preserve"> </w:t>
      </w:r>
      <w:r w:rsidR="00B870D7">
        <w:rPr>
          <w:bCs/>
          <w:color w:val="000000" w:themeColor="text1"/>
          <w:sz w:val="24"/>
          <w:szCs w:val="24"/>
        </w:rPr>
        <w:t xml:space="preserve"> or </w:t>
      </w:r>
      <w:r w:rsidR="00B870D7">
        <w:rPr>
          <w:b/>
          <w:bCs/>
          <w:color w:val="000000" w:themeColor="text1"/>
          <w:sz w:val="24"/>
          <w:szCs w:val="24"/>
        </w:rPr>
        <w:t xml:space="preserve">modify </w:t>
      </w:r>
      <w:r w:rsidR="00331F9D" w:rsidRPr="00E74D8E">
        <w:rPr>
          <w:bCs/>
          <w:color w:val="000000" w:themeColor="text1"/>
          <w:sz w:val="24"/>
          <w:szCs w:val="24"/>
        </w:rPr>
        <w:t>the data quiet easily.</w:t>
      </w:r>
    </w:p>
    <w:p w14:paraId="18BF6E72" w14:textId="04FA75B2" w:rsidR="00245ED8" w:rsidRPr="00E74D8E" w:rsidRDefault="00245ED8" w:rsidP="00B503D0">
      <w:pPr>
        <w:pStyle w:val="ListParagraph"/>
        <w:numPr>
          <w:ilvl w:val="0"/>
          <w:numId w:val="5"/>
        </w:numPr>
        <w:tabs>
          <w:tab w:val="left" w:pos="7576"/>
        </w:tabs>
        <w:rPr>
          <w:bCs/>
          <w:color w:val="000000" w:themeColor="text1"/>
          <w:sz w:val="24"/>
          <w:szCs w:val="24"/>
        </w:rPr>
      </w:pPr>
      <w:r w:rsidRPr="00E74D8E">
        <w:rPr>
          <w:b/>
          <w:bCs/>
          <w:color w:val="000000" w:themeColor="text1"/>
          <w:sz w:val="24"/>
          <w:szCs w:val="24"/>
        </w:rPr>
        <w:t>Primitive data types</w:t>
      </w:r>
      <w:r w:rsidRPr="00E74D8E">
        <w:rPr>
          <w:bCs/>
          <w:color w:val="000000" w:themeColor="text1"/>
          <w:sz w:val="24"/>
          <w:szCs w:val="24"/>
        </w:rPr>
        <w:t xml:space="preserve"> cannot be </w:t>
      </w:r>
      <w:r w:rsidRPr="00E74D8E">
        <w:rPr>
          <w:b/>
          <w:bCs/>
          <w:color w:val="000000" w:themeColor="text1"/>
          <w:sz w:val="24"/>
          <w:szCs w:val="24"/>
        </w:rPr>
        <w:t>converted</w:t>
      </w:r>
      <w:r w:rsidRPr="00E74D8E">
        <w:rPr>
          <w:bCs/>
          <w:color w:val="000000" w:themeColor="text1"/>
          <w:sz w:val="24"/>
          <w:szCs w:val="24"/>
        </w:rPr>
        <w:t xml:space="preserve"> to </w:t>
      </w:r>
      <w:r w:rsidRPr="00E74D8E">
        <w:rPr>
          <w:b/>
          <w:bCs/>
          <w:color w:val="000000" w:themeColor="text1"/>
          <w:sz w:val="24"/>
          <w:szCs w:val="24"/>
        </w:rPr>
        <w:t>objects</w:t>
      </w:r>
      <w:r w:rsidRPr="00E74D8E">
        <w:rPr>
          <w:bCs/>
          <w:color w:val="000000" w:themeColor="text1"/>
          <w:sz w:val="24"/>
          <w:szCs w:val="24"/>
        </w:rPr>
        <w:t xml:space="preserve">. So these </w:t>
      </w:r>
      <w:r w:rsidRPr="00E74D8E">
        <w:rPr>
          <w:b/>
          <w:bCs/>
          <w:color w:val="000000" w:themeColor="text1"/>
          <w:sz w:val="24"/>
          <w:szCs w:val="24"/>
        </w:rPr>
        <w:t>primitive data-types</w:t>
      </w:r>
      <w:r w:rsidRPr="00E74D8E">
        <w:rPr>
          <w:bCs/>
          <w:color w:val="000000" w:themeColor="text1"/>
          <w:sz w:val="24"/>
          <w:szCs w:val="24"/>
        </w:rPr>
        <w:t xml:space="preserve"> like </w:t>
      </w:r>
      <w:r w:rsidRPr="00E74D8E">
        <w:rPr>
          <w:b/>
          <w:bCs/>
          <w:color w:val="000000" w:themeColor="text1"/>
          <w:sz w:val="24"/>
          <w:szCs w:val="24"/>
        </w:rPr>
        <w:t>int, long</w:t>
      </w:r>
      <w:r w:rsidRPr="00E74D8E">
        <w:rPr>
          <w:bCs/>
          <w:color w:val="000000" w:themeColor="text1"/>
          <w:sz w:val="24"/>
          <w:szCs w:val="24"/>
        </w:rPr>
        <w:t xml:space="preserve"> are needed to be </w:t>
      </w:r>
      <w:r w:rsidRPr="00E74D8E">
        <w:rPr>
          <w:b/>
          <w:bCs/>
          <w:color w:val="000000" w:themeColor="text1"/>
          <w:sz w:val="24"/>
          <w:szCs w:val="24"/>
        </w:rPr>
        <w:t>converted</w:t>
      </w:r>
      <w:r w:rsidRPr="00E74D8E">
        <w:rPr>
          <w:bCs/>
          <w:color w:val="000000" w:themeColor="text1"/>
          <w:sz w:val="24"/>
          <w:szCs w:val="24"/>
        </w:rPr>
        <w:t xml:space="preserve"> to Objects to perform some </w:t>
      </w:r>
      <w:r w:rsidRPr="00E74D8E">
        <w:rPr>
          <w:b/>
          <w:bCs/>
          <w:color w:val="000000" w:themeColor="text1"/>
          <w:sz w:val="24"/>
          <w:szCs w:val="24"/>
        </w:rPr>
        <w:t>special operations</w:t>
      </w:r>
      <w:r w:rsidRPr="00E74D8E">
        <w:rPr>
          <w:bCs/>
          <w:color w:val="000000" w:themeColor="text1"/>
          <w:sz w:val="24"/>
          <w:szCs w:val="24"/>
        </w:rPr>
        <w:t xml:space="preserve"> like, </w:t>
      </w:r>
    </w:p>
    <w:p w14:paraId="4FF37D9B" w14:textId="07EB3DEF" w:rsidR="00245ED8" w:rsidRPr="00E74D8E" w:rsidRDefault="00245ED8" w:rsidP="00B503D0">
      <w:pPr>
        <w:pStyle w:val="ListParagraph"/>
        <w:numPr>
          <w:ilvl w:val="0"/>
          <w:numId w:val="5"/>
        </w:numPr>
        <w:tabs>
          <w:tab w:val="left" w:pos="7576"/>
        </w:tabs>
        <w:rPr>
          <w:bCs/>
          <w:color w:val="000000" w:themeColor="text1"/>
          <w:sz w:val="24"/>
          <w:szCs w:val="24"/>
        </w:rPr>
      </w:pPr>
      <w:r w:rsidRPr="00E74D8E">
        <w:rPr>
          <w:bCs/>
          <w:color w:val="000000" w:themeColor="text1"/>
          <w:sz w:val="24"/>
          <w:szCs w:val="24"/>
        </w:rPr>
        <w:t>I)</w:t>
      </w:r>
      <w:r w:rsidRPr="00E74D8E">
        <w:rPr>
          <w:b/>
          <w:bCs/>
          <w:color w:val="000000" w:themeColor="text1"/>
          <w:sz w:val="24"/>
          <w:szCs w:val="24"/>
        </w:rPr>
        <w:t>Storing</w:t>
      </w:r>
      <w:r w:rsidRPr="00E74D8E">
        <w:rPr>
          <w:bCs/>
          <w:color w:val="000000" w:themeColor="text1"/>
          <w:sz w:val="24"/>
          <w:szCs w:val="24"/>
        </w:rPr>
        <w:t xml:space="preserve"> the primitive data types in </w:t>
      </w:r>
      <w:r w:rsidRPr="00E74D8E">
        <w:rPr>
          <w:b/>
          <w:bCs/>
          <w:color w:val="000000" w:themeColor="text1"/>
          <w:sz w:val="24"/>
          <w:szCs w:val="24"/>
        </w:rPr>
        <w:t>collection</w:t>
      </w:r>
      <w:r w:rsidRPr="00E74D8E">
        <w:rPr>
          <w:bCs/>
          <w:color w:val="000000" w:themeColor="text1"/>
          <w:sz w:val="24"/>
          <w:szCs w:val="24"/>
        </w:rPr>
        <w:t xml:space="preserve">. But we know </w:t>
      </w:r>
      <w:r w:rsidRPr="00E74D8E">
        <w:rPr>
          <w:b/>
          <w:bCs/>
          <w:color w:val="000000" w:themeColor="text1"/>
          <w:sz w:val="24"/>
          <w:szCs w:val="24"/>
        </w:rPr>
        <w:t>Primitive data types</w:t>
      </w:r>
      <w:r w:rsidRPr="00E74D8E">
        <w:rPr>
          <w:bCs/>
          <w:color w:val="000000" w:themeColor="text1"/>
          <w:sz w:val="24"/>
          <w:szCs w:val="24"/>
        </w:rPr>
        <w:t xml:space="preserve"> cannot be stored in </w:t>
      </w:r>
      <w:r w:rsidRPr="00E74D8E">
        <w:rPr>
          <w:b/>
          <w:bCs/>
          <w:color w:val="000000" w:themeColor="text1"/>
          <w:sz w:val="24"/>
          <w:szCs w:val="24"/>
        </w:rPr>
        <w:t>collection</w:t>
      </w:r>
      <w:r w:rsidR="00CD6CFA" w:rsidRPr="00E74D8E">
        <w:rPr>
          <w:bCs/>
          <w:color w:val="000000" w:themeColor="text1"/>
          <w:sz w:val="24"/>
          <w:szCs w:val="24"/>
        </w:rPr>
        <w:t xml:space="preserve">. So </w:t>
      </w:r>
      <w:r w:rsidR="009A7C23" w:rsidRPr="00E74D8E">
        <w:rPr>
          <w:bCs/>
          <w:color w:val="000000" w:themeColor="text1"/>
          <w:sz w:val="24"/>
          <w:szCs w:val="24"/>
        </w:rPr>
        <w:t>that why</w:t>
      </w:r>
      <w:r w:rsidR="00CD6CFA" w:rsidRPr="00E74D8E">
        <w:rPr>
          <w:bCs/>
          <w:color w:val="000000" w:themeColor="text1"/>
          <w:sz w:val="24"/>
          <w:szCs w:val="24"/>
        </w:rPr>
        <w:t xml:space="preserve"> they are to be </w:t>
      </w:r>
      <w:r w:rsidR="00CD6CFA" w:rsidRPr="00E74D8E">
        <w:rPr>
          <w:b/>
          <w:bCs/>
          <w:color w:val="000000" w:themeColor="text1"/>
          <w:sz w:val="24"/>
          <w:szCs w:val="24"/>
        </w:rPr>
        <w:t>converted</w:t>
      </w:r>
      <w:r w:rsidR="00CD6CFA" w:rsidRPr="00E74D8E">
        <w:rPr>
          <w:bCs/>
          <w:color w:val="000000" w:themeColor="text1"/>
          <w:sz w:val="24"/>
          <w:szCs w:val="24"/>
        </w:rPr>
        <w:t xml:space="preserve"> to </w:t>
      </w:r>
      <w:r w:rsidR="00CD6CFA" w:rsidRPr="00E74D8E">
        <w:rPr>
          <w:b/>
          <w:bCs/>
          <w:color w:val="000000" w:themeColor="text1"/>
          <w:sz w:val="24"/>
          <w:szCs w:val="24"/>
        </w:rPr>
        <w:t>Objects</w:t>
      </w:r>
      <w:r w:rsidR="00CD6CFA" w:rsidRPr="00E74D8E">
        <w:rPr>
          <w:bCs/>
          <w:color w:val="000000" w:themeColor="text1"/>
          <w:sz w:val="24"/>
          <w:szCs w:val="24"/>
        </w:rPr>
        <w:t xml:space="preserve"> first using </w:t>
      </w:r>
      <w:r w:rsidR="00CD6CFA" w:rsidRPr="00E74D8E">
        <w:rPr>
          <w:b/>
          <w:bCs/>
          <w:color w:val="000000" w:themeColor="text1"/>
          <w:sz w:val="24"/>
          <w:szCs w:val="24"/>
        </w:rPr>
        <w:t>Wrapper Class</w:t>
      </w:r>
      <w:r w:rsidR="00CD6CFA" w:rsidRPr="00E74D8E">
        <w:rPr>
          <w:bCs/>
          <w:color w:val="000000" w:themeColor="text1"/>
          <w:sz w:val="24"/>
          <w:szCs w:val="24"/>
        </w:rPr>
        <w:t xml:space="preserve">. And </w:t>
      </w:r>
      <w:r w:rsidR="00696ED0">
        <w:rPr>
          <w:bCs/>
          <w:color w:val="000000" w:themeColor="text1"/>
          <w:sz w:val="24"/>
          <w:szCs w:val="24"/>
        </w:rPr>
        <w:t xml:space="preserve">then </w:t>
      </w:r>
      <w:r w:rsidR="00CD6CFA" w:rsidRPr="00E74D8E">
        <w:rPr>
          <w:bCs/>
          <w:color w:val="000000" w:themeColor="text1"/>
          <w:sz w:val="24"/>
          <w:szCs w:val="24"/>
        </w:rPr>
        <w:t xml:space="preserve">they can be </w:t>
      </w:r>
      <w:r w:rsidR="00CD6CFA" w:rsidRPr="00E74D8E">
        <w:rPr>
          <w:b/>
          <w:bCs/>
          <w:color w:val="000000" w:themeColor="text1"/>
          <w:sz w:val="24"/>
          <w:szCs w:val="24"/>
        </w:rPr>
        <w:t>stored</w:t>
      </w:r>
      <w:r w:rsidR="00CD6CFA" w:rsidRPr="00E74D8E">
        <w:rPr>
          <w:bCs/>
          <w:color w:val="000000" w:themeColor="text1"/>
          <w:sz w:val="24"/>
          <w:szCs w:val="24"/>
        </w:rPr>
        <w:t xml:space="preserve"> inside </w:t>
      </w:r>
      <w:r w:rsidR="00CD6CFA" w:rsidRPr="00E74D8E">
        <w:rPr>
          <w:b/>
          <w:bCs/>
          <w:color w:val="000000" w:themeColor="text1"/>
          <w:sz w:val="24"/>
          <w:szCs w:val="24"/>
        </w:rPr>
        <w:t>Collection</w:t>
      </w:r>
      <w:r w:rsidR="00CD6CFA" w:rsidRPr="00E74D8E">
        <w:rPr>
          <w:bCs/>
          <w:color w:val="000000" w:themeColor="text1"/>
          <w:sz w:val="24"/>
          <w:szCs w:val="24"/>
        </w:rPr>
        <w:t>.</w:t>
      </w:r>
    </w:p>
    <w:p w14:paraId="58443075" w14:textId="3EF6F64C" w:rsidR="00CD6CFA" w:rsidRDefault="00CD6CFA" w:rsidP="00B503D0">
      <w:pPr>
        <w:pStyle w:val="ListParagraph"/>
        <w:numPr>
          <w:ilvl w:val="0"/>
          <w:numId w:val="5"/>
        </w:numPr>
        <w:tabs>
          <w:tab w:val="left" w:pos="7576"/>
        </w:tabs>
        <w:rPr>
          <w:bCs/>
          <w:color w:val="000000" w:themeColor="text1"/>
          <w:sz w:val="24"/>
          <w:szCs w:val="24"/>
        </w:rPr>
      </w:pPr>
      <w:r w:rsidRPr="00E74D8E">
        <w:rPr>
          <w:bCs/>
          <w:color w:val="000000" w:themeColor="text1"/>
          <w:sz w:val="24"/>
          <w:szCs w:val="24"/>
        </w:rPr>
        <w:t>ii)</w:t>
      </w:r>
      <w:r w:rsidR="009A7C23" w:rsidRPr="00E74D8E">
        <w:rPr>
          <w:b/>
          <w:bCs/>
          <w:color w:val="000000" w:themeColor="text1"/>
          <w:sz w:val="24"/>
          <w:szCs w:val="24"/>
        </w:rPr>
        <w:t>In</w:t>
      </w:r>
      <w:r w:rsidRPr="00E74D8E">
        <w:rPr>
          <w:bCs/>
          <w:color w:val="000000" w:themeColor="text1"/>
          <w:sz w:val="24"/>
          <w:szCs w:val="24"/>
        </w:rPr>
        <w:t xml:space="preserve"> </w:t>
      </w:r>
      <w:r w:rsidRPr="00E74D8E">
        <w:rPr>
          <w:b/>
          <w:bCs/>
          <w:color w:val="000000" w:themeColor="text1"/>
          <w:sz w:val="24"/>
          <w:szCs w:val="24"/>
        </w:rPr>
        <w:t>Serialization</w:t>
      </w:r>
      <w:r w:rsidRPr="00E74D8E">
        <w:rPr>
          <w:bCs/>
          <w:color w:val="000000" w:themeColor="text1"/>
          <w:sz w:val="24"/>
          <w:szCs w:val="24"/>
        </w:rPr>
        <w:t xml:space="preserve">, we know only </w:t>
      </w:r>
      <w:r w:rsidRPr="00E74D8E">
        <w:rPr>
          <w:b/>
          <w:bCs/>
          <w:color w:val="000000" w:themeColor="text1"/>
          <w:sz w:val="24"/>
          <w:szCs w:val="24"/>
        </w:rPr>
        <w:t>objects</w:t>
      </w:r>
      <w:r w:rsidRPr="00E74D8E">
        <w:rPr>
          <w:bCs/>
          <w:color w:val="000000" w:themeColor="text1"/>
          <w:sz w:val="24"/>
          <w:szCs w:val="24"/>
        </w:rPr>
        <w:t xml:space="preserve"> can be </w:t>
      </w:r>
      <w:r w:rsidRPr="00E74D8E">
        <w:rPr>
          <w:b/>
          <w:bCs/>
          <w:color w:val="000000" w:themeColor="text1"/>
          <w:sz w:val="24"/>
          <w:szCs w:val="24"/>
        </w:rPr>
        <w:t>serialised</w:t>
      </w:r>
      <w:r w:rsidRPr="00E74D8E">
        <w:rPr>
          <w:bCs/>
          <w:color w:val="000000" w:themeColor="text1"/>
          <w:sz w:val="24"/>
          <w:szCs w:val="24"/>
        </w:rPr>
        <w:t xml:space="preserve">. Now if we use </w:t>
      </w:r>
      <w:r w:rsidRPr="00E74D8E">
        <w:rPr>
          <w:b/>
          <w:bCs/>
          <w:color w:val="000000" w:themeColor="text1"/>
          <w:sz w:val="24"/>
          <w:szCs w:val="24"/>
        </w:rPr>
        <w:t>Primitive data types</w:t>
      </w:r>
      <w:r w:rsidRPr="00E74D8E">
        <w:rPr>
          <w:bCs/>
          <w:color w:val="000000" w:themeColor="text1"/>
          <w:sz w:val="24"/>
          <w:szCs w:val="24"/>
        </w:rPr>
        <w:t xml:space="preserve"> then it </w:t>
      </w:r>
      <w:proofErr w:type="spellStart"/>
      <w:r w:rsidRPr="00E74D8E">
        <w:rPr>
          <w:bCs/>
          <w:color w:val="000000" w:themeColor="text1"/>
          <w:sz w:val="24"/>
          <w:szCs w:val="24"/>
        </w:rPr>
        <w:t>wouldn’be</w:t>
      </w:r>
      <w:proofErr w:type="spellEnd"/>
      <w:r w:rsidRPr="00E74D8E">
        <w:rPr>
          <w:bCs/>
          <w:color w:val="000000" w:themeColor="text1"/>
          <w:sz w:val="24"/>
          <w:szCs w:val="24"/>
        </w:rPr>
        <w:t xml:space="preserve"> possible to </w:t>
      </w:r>
      <w:r w:rsidRPr="00E74D8E">
        <w:rPr>
          <w:b/>
          <w:bCs/>
          <w:color w:val="000000" w:themeColor="text1"/>
          <w:sz w:val="24"/>
          <w:szCs w:val="24"/>
        </w:rPr>
        <w:t>use</w:t>
      </w:r>
      <w:r w:rsidRPr="00E74D8E">
        <w:rPr>
          <w:bCs/>
          <w:color w:val="000000" w:themeColor="text1"/>
          <w:sz w:val="24"/>
          <w:szCs w:val="24"/>
        </w:rPr>
        <w:t xml:space="preserve"> for </w:t>
      </w:r>
      <w:r w:rsidRPr="00E74D8E">
        <w:rPr>
          <w:b/>
          <w:bCs/>
          <w:color w:val="000000" w:themeColor="text1"/>
          <w:sz w:val="24"/>
          <w:szCs w:val="24"/>
        </w:rPr>
        <w:t>serialization</w:t>
      </w:r>
      <w:r w:rsidRPr="00E74D8E">
        <w:rPr>
          <w:bCs/>
          <w:color w:val="000000" w:themeColor="text1"/>
          <w:sz w:val="24"/>
          <w:szCs w:val="24"/>
        </w:rPr>
        <w:t xml:space="preserve">. So </w:t>
      </w:r>
      <w:r w:rsidR="00696ED0">
        <w:rPr>
          <w:bCs/>
          <w:color w:val="000000" w:themeColor="text1"/>
          <w:sz w:val="24"/>
          <w:szCs w:val="24"/>
        </w:rPr>
        <w:t>now</w:t>
      </w:r>
      <w:r w:rsidRPr="00E74D8E">
        <w:rPr>
          <w:bCs/>
          <w:color w:val="000000" w:themeColor="text1"/>
          <w:sz w:val="24"/>
          <w:szCs w:val="24"/>
        </w:rPr>
        <w:t xml:space="preserve"> </w:t>
      </w:r>
      <w:r w:rsidRPr="00E74D8E">
        <w:rPr>
          <w:b/>
          <w:bCs/>
          <w:color w:val="000000" w:themeColor="text1"/>
          <w:sz w:val="24"/>
          <w:szCs w:val="24"/>
        </w:rPr>
        <w:t>primitive data</w:t>
      </w:r>
      <w:r w:rsidR="009713C1" w:rsidRPr="00E74D8E">
        <w:rPr>
          <w:b/>
          <w:bCs/>
          <w:color w:val="000000" w:themeColor="text1"/>
          <w:sz w:val="24"/>
          <w:szCs w:val="24"/>
        </w:rPr>
        <w:t xml:space="preserve"> </w:t>
      </w:r>
      <w:r w:rsidRPr="00E74D8E">
        <w:rPr>
          <w:b/>
          <w:bCs/>
          <w:color w:val="000000" w:themeColor="text1"/>
          <w:sz w:val="24"/>
          <w:szCs w:val="24"/>
        </w:rPr>
        <w:t>type</w:t>
      </w:r>
      <w:r w:rsidRPr="00E74D8E">
        <w:rPr>
          <w:bCs/>
          <w:color w:val="000000" w:themeColor="text1"/>
          <w:sz w:val="24"/>
          <w:szCs w:val="24"/>
        </w:rPr>
        <w:t xml:space="preserve"> is </w:t>
      </w:r>
      <w:r w:rsidRPr="00E74D8E">
        <w:rPr>
          <w:b/>
          <w:bCs/>
          <w:color w:val="000000" w:themeColor="text1"/>
          <w:sz w:val="24"/>
          <w:szCs w:val="24"/>
        </w:rPr>
        <w:t>converted</w:t>
      </w:r>
      <w:r w:rsidRPr="00E74D8E">
        <w:rPr>
          <w:bCs/>
          <w:color w:val="000000" w:themeColor="text1"/>
          <w:sz w:val="24"/>
          <w:szCs w:val="24"/>
        </w:rPr>
        <w:t xml:space="preserve"> into </w:t>
      </w:r>
      <w:r w:rsidRPr="00E74D8E">
        <w:rPr>
          <w:b/>
          <w:bCs/>
          <w:color w:val="000000" w:themeColor="text1"/>
          <w:sz w:val="24"/>
          <w:szCs w:val="24"/>
        </w:rPr>
        <w:t>object</w:t>
      </w:r>
      <w:r w:rsidRPr="00E74D8E">
        <w:rPr>
          <w:bCs/>
          <w:color w:val="000000" w:themeColor="text1"/>
          <w:sz w:val="24"/>
          <w:szCs w:val="24"/>
        </w:rPr>
        <w:t xml:space="preserve"> using </w:t>
      </w:r>
      <w:r w:rsidRPr="00E74D8E">
        <w:rPr>
          <w:b/>
          <w:bCs/>
          <w:color w:val="000000" w:themeColor="text1"/>
          <w:sz w:val="24"/>
          <w:szCs w:val="24"/>
        </w:rPr>
        <w:t>Wrapper Class</w:t>
      </w:r>
      <w:r w:rsidRPr="00E74D8E">
        <w:rPr>
          <w:bCs/>
          <w:color w:val="000000" w:themeColor="text1"/>
          <w:sz w:val="24"/>
          <w:szCs w:val="24"/>
        </w:rPr>
        <w:t xml:space="preserve">. Then we </w:t>
      </w:r>
      <w:r w:rsidRPr="00E74D8E">
        <w:rPr>
          <w:b/>
          <w:bCs/>
          <w:color w:val="000000" w:themeColor="text1"/>
          <w:sz w:val="24"/>
          <w:szCs w:val="24"/>
        </w:rPr>
        <w:t>use</w:t>
      </w:r>
      <w:r w:rsidRPr="00E74D8E">
        <w:rPr>
          <w:bCs/>
          <w:color w:val="000000" w:themeColor="text1"/>
          <w:sz w:val="24"/>
          <w:szCs w:val="24"/>
        </w:rPr>
        <w:t xml:space="preserve"> it for </w:t>
      </w:r>
      <w:r w:rsidRPr="00E74D8E">
        <w:rPr>
          <w:b/>
          <w:bCs/>
          <w:color w:val="000000" w:themeColor="text1"/>
          <w:sz w:val="24"/>
          <w:szCs w:val="24"/>
        </w:rPr>
        <w:t>Serialization</w:t>
      </w:r>
      <w:r w:rsidRPr="00E74D8E">
        <w:rPr>
          <w:bCs/>
          <w:color w:val="000000" w:themeColor="text1"/>
          <w:sz w:val="24"/>
          <w:szCs w:val="24"/>
        </w:rPr>
        <w:t>.</w:t>
      </w:r>
    </w:p>
    <w:p w14:paraId="2353A3EB" w14:textId="3AC8E46B" w:rsidR="007869D1" w:rsidRPr="007869D1" w:rsidRDefault="007869D1" w:rsidP="00B503D0">
      <w:pPr>
        <w:pStyle w:val="ListParagraph"/>
        <w:numPr>
          <w:ilvl w:val="0"/>
          <w:numId w:val="5"/>
        </w:numPr>
        <w:tabs>
          <w:tab w:val="left" w:pos="7576"/>
        </w:tabs>
        <w:rPr>
          <w:b/>
          <w:bCs/>
          <w:color w:val="000000" w:themeColor="text1"/>
          <w:sz w:val="24"/>
          <w:szCs w:val="24"/>
        </w:rPr>
      </w:pPr>
      <w:r w:rsidRPr="007869D1">
        <w:rPr>
          <w:b/>
          <w:bCs/>
          <w:color w:val="000000" w:themeColor="text1"/>
          <w:sz w:val="24"/>
          <w:szCs w:val="24"/>
        </w:rPr>
        <w:t>String</w:t>
      </w:r>
      <w:r>
        <w:rPr>
          <w:b/>
          <w:bCs/>
          <w:color w:val="000000" w:themeColor="text1"/>
          <w:sz w:val="24"/>
          <w:szCs w:val="24"/>
        </w:rPr>
        <w:t xml:space="preserve"> </w:t>
      </w:r>
      <w:r>
        <w:rPr>
          <w:bCs/>
          <w:color w:val="000000" w:themeColor="text1"/>
          <w:sz w:val="24"/>
          <w:szCs w:val="24"/>
        </w:rPr>
        <w:t xml:space="preserve">is a class, and not a </w:t>
      </w:r>
      <w:r w:rsidRPr="00FF7BEB">
        <w:rPr>
          <w:b/>
          <w:bCs/>
          <w:color w:val="000000" w:themeColor="text1"/>
          <w:sz w:val="24"/>
          <w:szCs w:val="24"/>
        </w:rPr>
        <w:t>data type</w:t>
      </w:r>
      <w:r>
        <w:rPr>
          <w:bCs/>
          <w:color w:val="000000" w:themeColor="text1"/>
          <w:sz w:val="24"/>
          <w:szCs w:val="24"/>
        </w:rPr>
        <w:t xml:space="preserve">, so </w:t>
      </w:r>
      <w:proofErr w:type="spellStart"/>
      <w:r>
        <w:rPr>
          <w:bCs/>
          <w:color w:val="000000" w:themeColor="text1"/>
          <w:sz w:val="24"/>
          <w:szCs w:val="24"/>
        </w:rPr>
        <w:t>its</w:t>
      </w:r>
      <w:proofErr w:type="spellEnd"/>
      <w:r>
        <w:rPr>
          <w:bCs/>
          <w:color w:val="000000" w:themeColor="text1"/>
          <w:sz w:val="24"/>
          <w:szCs w:val="24"/>
        </w:rPr>
        <w:t xml:space="preserve"> </w:t>
      </w:r>
      <w:r w:rsidRPr="00FF7BEB">
        <w:rPr>
          <w:b/>
          <w:bCs/>
          <w:color w:val="000000" w:themeColor="text1"/>
          <w:sz w:val="24"/>
          <w:szCs w:val="24"/>
        </w:rPr>
        <w:t>not a part</w:t>
      </w:r>
      <w:r>
        <w:rPr>
          <w:bCs/>
          <w:color w:val="000000" w:themeColor="text1"/>
          <w:sz w:val="24"/>
          <w:szCs w:val="24"/>
        </w:rPr>
        <w:t xml:space="preserve"> of </w:t>
      </w:r>
      <w:r w:rsidRPr="00FF7BEB">
        <w:rPr>
          <w:b/>
          <w:bCs/>
          <w:color w:val="000000" w:themeColor="text1"/>
          <w:sz w:val="24"/>
          <w:szCs w:val="24"/>
        </w:rPr>
        <w:t>Wrapper class</w:t>
      </w:r>
      <w:r>
        <w:rPr>
          <w:bCs/>
          <w:color w:val="000000" w:themeColor="text1"/>
          <w:sz w:val="24"/>
          <w:szCs w:val="24"/>
        </w:rPr>
        <w:t xml:space="preserve">, but </w:t>
      </w:r>
      <w:r w:rsidRPr="00FF7BEB">
        <w:rPr>
          <w:b/>
          <w:bCs/>
          <w:color w:val="000000" w:themeColor="text1"/>
          <w:sz w:val="24"/>
          <w:szCs w:val="24"/>
        </w:rPr>
        <w:t>String</w:t>
      </w:r>
      <w:r>
        <w:rPr>
          <w:bCs/>
          <w:color w:val="000000" w:themeColor="text1"/>
          <w:sz w:val="24"/>
          <w:szCs w:val="24"/>
        </w:rPr>
        <w:t xml:space="preserve"> </w:t>
      </w:r>
      <w:r w:rsidR="00FF7BEB">
        <w:rPr>
          <w:bCs/>
          <w:color w:val="000000" w:themeColor="text1"/>
          <w:sz w:val="24"/>
          <w:szCs w:val="24"/>
        </w:rPr>
        <w:t xml:space="preserve">has same </w:t>
      </w:r>
      <w:r w:rsidR="00FF7BEB" w:rsidRPr="00FF7BEB">
        <w:rPr>
          <w:b/>
          <w:bCs/>
          <w:color w:val="000000" w:themeColor="text1"/>
          <w:sz w:val="24"/>
          <w:szCs w:val="24"/>
        </w:rPr>
        <w:t>functionalities</w:t>
      </w:r>
      <w:r w:rsidR="00FF7BEB">
        <w:rPr>
          <w:bCs/>
          <w:color w:val="000000" w:themeColor="text1"/>
          <w:sz w:val="24"/>
          <w:szCs w:val="24"/>
        </w:rPr>
        <w:t xml:space="preserve"> as that of </w:t>
      </w:r>
      <w:proofErr w:type="spellStart"/>
      <w:r w:rsidR="00FF7BEB" w:rsidRPr="00FF7BEB">
        <w:rPr>
          <w:b/>
          <w:bCs/>
          <w:color w:val="000000" w:themeColor="text1"/>
          <w:sz w:val="24"/>
          <w:szCs w:val="24"/>
        </w:rPr>
        <w:t>WrapperClass</w:t>
      </w:r>
      <w:proofErr w:type="spellEnd"/>
      <w:r w:rsidR="00FF7BEB">
        <w:rPr>
          <w:bCs/>
          <w:color w:val="000000" w:themeColor="text1"/>
          <w:sz w:val="24"/>
          <w:szCs w:val="24"/>
        </w:rPr>
        <w:t xml:space="preserve">. It is used to </w:t>
      </w:r>
      <w:r w:rsidR="00FF7BEB" w:rsidRPr="00FF7BEB">
        <w:rPr>
          <w:b/>
          <w:bCs/>
          <w:color w:val="000000" w:themeColor="text1"/>
          <w:sz w:val="24"/>
          <w:szCs w:val="24"/>
        </w:rPr>
        <w:t>create</w:t>
      </w:r>
      <w:r w:rsidR="00FF7BEB">
        <w:rPr>
          <w:bCs/>
          <w:color w:val="000000" w:themeColor="text1"/>
          <w:sz w:val="24"/>
          <w:szCs w:val="24"/>
        </w:rPr>
        <w:t xml:space="preserve"> </w:t>
      </w:r>
      <w:r w:rsidR="00FF7BEB" w:rsidRPr="00FF7BEB">
        <w:rPr>
          <w:b/>
          <w:bCs/>
          <w:color w:val="000000" w:themeColor="text1"/>
          <w:sz w:val="24"/>
          <w:szCs w:val="24"/>
        </w:rPr>
        <w:t>objects</w:t>
      </w:r>
      <w:r w:rsidR="00FF7BEB">
        <w:rPr>
          <w:bCs/>
          <w:color w:val="000000" w:themeColor="text1"/>
          <w:sz w:val="24"/>
          <w:szCs w:val="24"/>
        </w:rPr>
        <w:t xml:space="preserve"> as well as </w:t>
      </w:r>
      <w:r w:rsidR="00FF7BEB" w:rsidRPr="00FF7BEB">
        <w:rPr>
          <w:b/>
          <w:bCs/>
          <w:color w:val="000000" w:themeColor="text1"/>
          <w:sz w:val="24"/>
          <w:szCs w:val="24"/>
        </w:rPr>
        <w:t>String Literals</w:t>
      </w:r>
      <w:r w:rsidR="00FF7BEB">
        <w:rPr>
          <w:bCs/>
          <w:color w:val="000000" w:themeColor="text1"/>
          <w:sz w:val="24"/>
          <w:szCs w:val="24"/>
        </w:rPr>
        <w:t xml:space="preserve"> and store </w:t>
      </w:r>
      <w:r w:rsidR="00FF7BEB" w:rsidRPr="00FF7BEB">
        <w:rPr>
          <w:b/>
          <w:bCs/>
          <w:color w:val="000000" w:themeColor="text1"/>
          <w:sz w:val="24"/>
          <w:szCs w:val="24"/>
        </w:rPr>
        <w:t>values</w:t>
      </w:r>
      <w:r w:rsidR="00FF7BEB">
        <w:rPr>
          <w:bCs/>
          <w:color w:val="000000" w:themeColor="text1"/>
          <w:sz w:val="24"/>
          <w:szCs w:val="24"/>
        </w:rPr>
        <w:t xml:space="preserve"> inside them just like Wrapper class do.</w:t>
      </w:r>
    </w:p>
    <w:p w14:paraId="464FFE08" w14:textId="3BA2A1F6" w:rsidR="00741955" w:rsidRPr="00E74D8E" w:rsidRDefault="00741955" w:rsidP="00B503D0">
      <w:pPr>
        <w:pStyle w:val="ListParagraph"/>
        <w:numPr>
          <w:ilvl w:val="0"/>
          <w:numId w:val="5"/>
        </w:numPr>
        <w:tabs>
          <w:tab w:val="left" w:pos="7576"/>
        </w:tabs>
        <w:rPr>
          <w:bCs/>
          <w:color w:val="000000" w:themeColor="text1"/>
          <w:sz w:val="24"/>
          <w:szCs w:val="24"/>
        </w:rPr>
      </w:pPr>
      <w:proofErr w:type="spellStart"/>
      <w:r w:rsidRPr="00E74D8E">
        <w:rPr>
          <w:b/>
          <w:bCs/>
          <w:color w:val="000000" w:themeColor="text1"/>
          <w:sz w:val="24"/>
          <w:szCs w:val="24"/>
        </w:rPr>
        <w:t>Integer.MAX_VALUE</w:t>
      </w:r>
      <w:proofErr w:type="spellEnd"/>
      <w:r w:rsidRPr="00E74D8E">
        <w:rPr>
          <w:bCs/>
          <w:color w:val="000000" w:themeColor="text1"/>
          <w:sz w:val="24"/>
          <w:szCs w:val="24"/>
        </w:rPr>
        <w:t xml:space="preserve">-&gt; gives the maximum value we can store in the </w:t>
      </w:r>
      <w:proofErr w:type="spellStart"/>
      <w:r w:rsidRPr="00E74D8E">
        <w:rPr>
          <w:bCs/>
          <w:color w:val="000000" w:themeColor="text1"/>
          <w:sz w:val="24"/>
          <w:szCs w:val="24"/>
        </w:rPr>
        <w:t>Integer.In</w:t>
      </w:r>
      <w:proofErr w:type="spellEnd"/>
      <w:r w:rsidRPr="00E74D8E">
        <w:rPr>
          <w:bCs/>
          <w:color w:val="000000" w:themeColor="text1"/>
          <w:sz w:val="24"/>
          <w:szCs w:val="24"/>
        </w:rPr>
        <w:t xml:space="preserve"> one word it gives the range of Integer.</w:t>
      </w:r>
      <w:r w:rsidR="00E74D8E" w:rsidRPr="00E74D8E">
        <w:rPr>
          <w:bCs/>
          <w:color w:val="000000" w:themeColor="text1"/>
          <w:sz w:val="24"/>
          <w:szCs w:val="24"/>
        </w:rPr>
        <w:t xml:space="preserve"> </w:t>
      </w:r>
      <w:r w:rsidR="00E74D8E" w:rsidRPr="00E74D8E">
        <w:rPr>
          <w:b/>
          <w:bCs/>
          <w:color w:val="000000" w:themeColor="text1"/>
          <w:sz w:val="24"/>
          <w:szCs w:val="24"/>
        </w:rPr>
        <w:t>Integer</w:t>
      </w:r>
      <w:r w:rsidR="00E74D8E" w:rsidRPr="00E74D8E">
        <w:rPr>
          <w:bCs/>
          <w:color w:val="000000" w:themeColor="text1"/>
          <w:sz w:val="24"/>
          <w:szCs w:val="24"/>
        </w:rPr>
        <w:t xml:space="preserve"> is </w:t>
      </w:r>
      <w:r w:rsidR="00E74D8E" w:rsidRPr="00E74D8E">
        <w:rPr>
          <w:b/>
          <w:bCs/>
          <w:color w:val="000000" w:themeColor="text1"/>
          <w:sz w:val="24"/>
          <w:szCs w:val="24"/>
        </w:rPr>
        <w:t>class</w:t>
      </w:r>
      <w:r w:rsidR="00E74D8E" w:rsidRPr="00E74D8E">
        <w:rPr>
          <w:bCs/>
          <w:color w:val="000000" w:themeColor="text1"/>
          <w:sz w:val="24"/>
          <w:szCs w:val="24"/>
        </w:rPr>
        <w:t>, and “</w:t>
      </w:r>
      <w:r w:rsidR="00E74D8E" w:rsidRPr="00E74D8E">
        <w:rPr>
          <w:b/>
          <w:bCs/>
          <w:color w:val="000000" w:themeColor="text1"/>
          <w:sz w:val="24"/>
          <w:szCs w:val="24"/>
        </w:rPr>
        <w:t xml:space="preserve">MAX_VALUE” </w:t>
      </w:r>
      <w:r w:rsidR="00E74D8E" w:rsidRPr="00E74D8E">
        <w:rPr>
          <w:bCs/>
          <w:color w:val="000000" w:themeColor="text1"/>
          <w:sz w:val="24"/>
          <w:szCs w:val="24"/>
        </w:rPr>
        <w:t xml:space="preserve">is a </w:t>
      </w:r>
      <w:r w:rsidR="00E74D8E" w:rsidRPr="00E74D8E">
        <w:rPr>
          <w:b/>
          <w:bCs/>
          <w:color w:val="000000" w:themeColor="text1"/>
          <w:sz w:val="24"/>
          <w:szCs w:val="24"/>
        </w:rPr>
        <w:t>non-static</w:t>
      </w:r>
      <w:r w:rsidR="00E74D8E" w:rsidRPr="00E74D8E">
        <w:rPr>
          <w:bCs/>
          <w:color w:val="000000" w:themeColor="text1"/>
          <w:sz w:val="24"/>
          <w:szCs w:val="24"/>
        </w:rPr>
        <w:t xml:space="preserve"> member.</w:t>
      </w:r>
    </w:p>
    <w:p w14:paraId="17EB775F" w14:textId="3459946A" w:rsidR="00F133A1" w:rsidRPr="00E74D8E" w:rsidRDefault="00F133A1" w:rsidP="00B503D0">
      <w:pPr>
        <w:pStyle w:val="ListParagraph"/>
        <w:numPr>
          <w:ilvl w:val="0"/>
          <w:numId w:val="5"/>
        </w:numPr>
        <w:tabs>
          <w:tab w:val="left" w:pos="7576"/>
        </w:tabs>
        <w:rPr>
          <w:b/>
          <w:bCs/>
          <w:color w:val="000000" w:themeColor="text1"/>
          <w:sz w:val="24"/>
          <w:szCs w:val="24"/>
        </w:rPr>
      </w:pPr>
      <w:r w:rsidRPr="00E74D8E">
        <w:rPr>
          <w:bCs/>
          <w:color w:val="000000" w:themeColor="text1"/>
          <w:sz w:val="24"/>
          <w:szCs w:val="24"/>
        </w:rPr>
        <w:t xml:space="preserve">If we want to </w:t>
      </w:r>
      <w:r w:rsidRPr="00E74D8E">
        <w:rPr>
          <w:b/>
          <w:bCs/>
          <w:color w:val="000000" w:themeColor="text1"/>
          <w:sz w:val="24"/>
          <w:szCs w:val="24"/>
        </w:rPr>
        <w:t>convert</w:t>
      </w:r>
      <w:r w:rsidRPr="00E74D8E">
        <w:rPr>
          <w:bCs/>
          <w:color w:val="000000" w:themeColor="text1"/>
          <w:sz w:val="24"/>
          <w:szCs w:val="24"/>
        </w:rPr>
        <w:t xml:space="preserve"> any other </w:t>
      </w:r>
      <w:r w:rsidRPr="00E74D8E">
        <w:rPr>
          <w:b/>
          <w:bCs/>
          <w:color w:val="000000" w:themeColor="text1"/>
          <w:sz w:val="24"/>
          <w:szCs w:val="24"/>
        </w:rPr>
        <w:t>primitive data type (here int)</w:t>
      </w:r>
      <w:r w:rsidRPr="00E74D8E">
        <w:rPr>
          <w:bCs/>
          <w:color w:val="000000" w:themeColor="text1"/>
          <w:sz w:val="24"/>
          <w:szCs w:val="24"/>
        </w:rPr>
        <w:t xml:space="preserve"> to </w:t>
      </w:r>
      <w:r w:rsidRPr="00E74D8E">
        <w:rPr>
          <w:b/>
          <w:bCs/>
          <w:color w:val="000000" w:themeColor="text1"/>
          <w:sz w:val="24"/>
          <w:szCs w:val="24"/>
        </w:rPr>
        <w:t>String Object</w:t>
      </w:r>
      <w:r w:rsidRPr="00E74D8E">
        <w:rPr>
          <w:bCs/>
          <w:color w:val="000000" w:themeColor="text1"/>
          <w:sz w:val="24"/>
          <w:szCs w:val="24"/>
        </w:rPr>
        <w:t xml:space="preserve">, we use </w:t>
      </w:r>
      <w:proofErr w:type="spellStart"/>
      <w:r w:rsidRPr="00E74D8E">
        <w:rPr>
          <w:b/>
          <w:bCs/>
          <w:color w:val="000000" w:themeColor="text1"/>
          <w:sz w:val="24"/>
          <w:szCs w:val="24"/>
        </w:rPr>
        <w:t>Integer.parseInt</w:t>
      </w:r>
      <w:proofErr w:type="spellEnd"/>
      <w:r w:rsidRPr="00E74D8E">
        <w:rPr>
          <w:b/>
          <w:bCs/>
          <w:color w:val="000000" w:themeColor="text1"/>
          <w:sz w:val="24"/>
          <w:szCs w:val="24"/>
        </w:rPr>
        <w:t>(String s)</w:t>
      </w:r>
      <w:r w:rsidRPr="00E74D8E">
        <w:rPr>
          <w:bCs/>
          <w:color w:val="000000" w:themeColor="text1"/>
          <w:sz w:val="24"/>
          <w:szCs w:val="24"/>
        </w:rPr>
        <w:t xml:space="preserve"> </w:t>
      </w:r>
      <w:r w:rsidR="00E74D8E" w:rsidRPr="00E74D8E">
        <w:rPr>
          <w:bCs/>
          <w:color w:val="000000" w:themeColor="text1"/>
          <w:sz w:val="24"/>
          <w:szCs w:val="24"/>
        </w:rPr>
        <w:t>or</w:t>
      </w:r>
      <w:r w:rsidRPr="00E74D8E">
        <w:rPr>
          <w:b/>
          <w:bCs/>
          <w:color w:val="000000" w:themeColor="text1"/>
          <w:sz w:val="24"/>
          <w:szCs w:val="24"/>
        </w:rPr>
        <w:t xml:space="preserve"> Float</w:t>
      </w:r>
      <w:r w:rsidRPr="00E74D8E">
        <w:rPr>
          <w:bCs/>
          <w:color w:val="000000" w:themeColor="text1"/>
          <w:sz w:val="24"/>
          <w:szCs w:val="24"/>
        </w:rPr>
        <w:t xml:space="preserve"> to </w:t>
      </w:r>
      <w:r w:rsidRPr="00E74D8E">
        <w:rPr>
          <w:b/>
          <w:bCs/>
          <w:color w:val="000000" w:themeColor="text1"/>
          <w:sz w:val="24"/>
          <w:szCs w:val="24"/>
        </w:rPr>
        <w:t>String</w:t>
      </w:r>
      <w:r w:rsidRPr="00E74D8E">
        <w:rPr>
          <w:bCs/>
          <w:color w:val="000000" w:themeColor="text1"/>
          <w:sz w:val="24"/>
          <w:szCs w:val="24"/>
        </w:rPr>
        <w:t xml:space="preserve"> by using “</w:t>
      </w:r>
      <w:proofErr w:type="spellStart"/>
      <w:r w:rsidRPr="00E74D8E">
        <w:rPr>
          <w:b/>
          <w:bCs/>
          <w:color w:val="000000" w:themeColor="text1"/>
          <w:sz w:val="24"/>
          <w:szCs w:val="24"/>
        </w:rPr>
        <w:t>Float.parseFloat</w:t>
      </w:r>
      <w:proofErr w:type="spellEnd"/>
      <w:r w:rsidRPr="00E74D8E">
        <w:rPr>
          <w:b/>
          <w:bCs/>
          <w:color w:val="000000" w:themeColor="text1"/>
          <w:sz w:val="24"/>
          <w:szCs w:val="24"/>
        </w:rPr>
        <w:t>(String s);”.</w:t>
      </w:r>
    </w:p>
    <w:p w14:paraId="606DEBE8" w14:textId="5483A24F" w:rsidR="00B430AE" w:rsidRPr="00E74D8E" w:rsidRDefault="00B430AE" w:rsidP="00B503D0">
      <w:pPr>
        <w:pStyle w:val="ListParagraph"/>
        <w:numPr>
          <w:ilvl w:val="0"/>
          <w:numId w:val="5"/>
        </w:numPr>
        <w:tabs>
          <w:tab w:val="left" w:pos="7576"/>
        </w:tabs>
        <w:rPr>
          <w:bCs/>
          <w:color w:val="000000" w:themeColor="text1"/>
          <w:sz w:val="24"/>
          <w:szCs w:val="24"/>
        </w:rPr>
      </w:pPr>
      <w:r w:rsidRPr="00E74D8E">
        <w:rPr>
          <w:bCs/>
          <w:color w:val="000000" w:themeColor="text1"/>
          <w:sz w:val="24"/>
          <w:szCs w:val="24"/>
        </w:rPr>
        <w:t>The process of value being stored inside an object is called as wrapping</w:t>
      </w:r>
      <w:r w:rsidR="003F4419" w:rsidRPr="00E74D8E">
        <w:rPr>
          <w:bCs/>
          <w:color w:val="000000" w:themeColor="text1"/>
          <w:sz w:val="24"/>
          <w:szCs w:val="24"/>
        </w:rPr>
        <w:t>.</w:t>
      </w:r>
    </w:p>
    <w:p w14:paraId="58F689A3" w14:textId="66B9EA8A" w:rsidR="003F4419" w:rsidRPr="00E74D8E" w:rsidRDefault="003F4419" w:rsidP="00B503D0">
      <w:pPr>
        <w:pStyle w:val="ListParagraph"/>
        <w:numPr>
          <w:ilvl w:val="0"/>
          <w:numId w:val="5"/>
        </w:numPr>
        <w:tabs>
          <w:tab w:val="left" w:pos="7576"/>
        </w:tabs>
        <w:rPr>
          <w:bCs/>
          <w:color w:val="000000" w:themeColor="text1"/>
          <w:sz w:val="24"/>
          <w:szCs w:val="24"/>
        </w:rPr>
      </w:pPr>
      <w:proofErr w:type="spellStart"/>
      <w:r w:rsidRPr="00E74D8E">
        <w:rPr>
          <w:bCs/>
          <w:color w:val="000000" w:themeColor="text1"/>
          <w:sz w:val="24"/>
          <w:szCs w:val="24"/>
        </w:rPr>
        <w:t>When ever</w:t>
      </w:r>
      <w:proofErr w:type="spellEnd"/>
      <w:r w:rsidRPr="00E74D8E">
        <w:rPr>
          <w:bCs/>
          <w:color w:val="000000" w:themeColor="text1"/>
          <w:sz w:val="24"/>
          <w:szCs w:val="24"/>
        </w:rPr>
        <w:t xml:space="preserve"> we are reading the value  from inside the object, then it is called unwrapping or unboxing.</w:t>
      </w:r>
    </w:p>
    <w:p w14:paraId="44E06171" w14:textId="5A872C21" w:rsidR="003F4419" w:rsidRPr="00B870D7" w:rsidRDefault="003F4419" w:rsidP="00B503D0">
      <w:pPr>
        <w:pStyle w:val="ListParagraph"/>
        <w:numPr>
          <w:ilvl w:val="0"/>
          <w:numId w:val="5"/>
        </w:numPr>
        <w:tabs>
          <w:tab w:val="left" w:pos="7576"/>
        </w:tabs>
        <w:rPr>
          <w:b/>
          <w:bCs/>
          <w:color w:val="000000" w:themeColor="text1"/>
          <w:sz w:val="24"/>
          <w:szCs w:val="24"/>
        </w:rPr>
      </w:pPr>
      <w:r w:rsidRPr="00E74D8E">
        <w:rPr>
          <w:bCs/>
          <w:color w:val="000000" w:themeColor="text1"/>
          <w:sz w:val="24"/>
          <w:szCs w:val="24"/>
        </w:rPr>
        <w:t>Boxing means storing the value inside an object.</w:t>
      </w:r>
    </w:p>
    <w:p w14:paraId="0EB4E6ED" w14:textId="133F733D" w:rsidR="00B870D7" w:rsidRPr="00B870D7" w:rsidRDefault="00B870D7" w:rsidP="00B503D0">
      <w:pPr>
        <w:pStyle w:val="ListParagraph"/>
        <w:numPr>
          <w:ilvl w:val="0"/>
          <w:numId w:val="5"/>
        </w:numPr>
        <w:tabs>
          <w:tab w:val="left" w:pos="7576"/>
        </w:tabs>
        <w:rPr>
          <w:b/>
          <w:bCs/>
          <w:color w:val="000000" w:themeColor="text1"/>
          <w:sz w:val="24"/>
          <w:szCs w:val="24"/>
        </w:rPr>
      </w:pPr>
      <w:r>
        <w:rPr>
          <w:bCs/>
          <w:color w:val="000000" w:themeColor="text1"/>
          <w:sz w:val="24"/>
          <w:szCs w:val="24"/>
        </w:rPr>
        <w:t xml:space="preserve">Here the values are stored in </w:t>
      </w:r>
      <w:proofErr w:type="spellStart"/>
      <w:r>
        <w:rPr>
          <w:bCs/>
          <w:color w:val="000000" w:themeColor="text1"/>
          <w:sz w:val="24"/>
          <w:szCs w:val="24"/>
        </w:rPr>
        <w:t>objects.The</w:t>
      </w:r>
      <w:proofErr w:type="spellEnd"/>
      <w:r>
        <w:rPr>
          <w:bCs/>
          <w:color w:val="000000" w:themeColor="text1"/>
          <w:sz w:val="24"/>
          <w:szCs w:val="24"/>
        </w:rPr>
        <w:t xml:space="preserve"> process of storing the value inside the object is called as wrapping or boxing.</w:t>
      </w:r>
    </w:p>
    <w:p w14:paraId="0434A635" w14:textId="13612120" w:rsidR="00B870D7" w:rsidRPr="00903794" w:rsidRDefault="00B870D7" w:rsidP="00B503D0">
      <w:pPr>
        <w:pStyle w:val="ListParagraph"/>
        <w:numPr>
          <w:ilvl w:val="0"/>
          <w:numId w:val="5"/>
        </w:numPr>
        <w:tabs>
          <w:tab w:val="left" w:pos="7576"/>
        </w:tabs>
        <w:rPr>
          <w:b/>
          <w:bCs/>
          <w:color w:val="000000" w:themeColor="text1"/>
          <w:sz w:val="24"/>
          <w:szCs w:val="24"/>
        </w:rPr>
      </w:pPr>
      <w:r>
        <w:rPr>
          <w:bCs/>
          <w:color w:val="000000" w:themeColor="text1"/>
          <w:sz w:val="24"/>
          <w:szCs w:val="24"/>
        </w:rPr>
        <w:t>Reading the Value from the object is called as unboxing.</w:t>
      </w:r>
    </w:p>
    <w:p w14:paraId="582C6F88" w14:textId="15A4BB61" w:rsidR="00903794" w:rsidRPr="0016133B" w:rsidRDefault="00903794" w:rsidP="003F6931">
      <w:pPr>
        <w:pStyle w:val="Heading7"/>
        <w:rPr>
          <w:b/>
        </w:rPr>
      </w:pPr>
      <w:r w:rsidRPr="0016133B">
        <w:rPr>
          <w:b/>
        </w:rPr>
        <w:t>There are 2 ways to store Integer values inside objects</w:t>
      </w:r>
      <w:r w:rsidR="00D8164C" w:rsidRPr="0016133B">
        <w:rPr>
          <w:b/>
        </w:rPr>
        <w:t xml:space="preserve"> using Wrapper class</w:t>
      </w:r>
      <w:r w:rsidRPr="0016133B">
        <w:rPr>
          <w:b/>
        </w:rPr>
        <w:t>:-</w:t>
      </w:r>
    </w:p>
    <w:p w14:paraId="4A3B52CB" w14:textId="19863CC3" w:rsidR="00903794" w:rsidRPr="00B870D7" w:rsidRDefault="00903794" w:rsidP="00B503D0">
      <w:pPr>
        <w:pStyle w:val="ListParagraph"/>
        <w:numPr>
          <w:ilvl w:val="0"/>
          <w:numId w:val="8"/>
        </w:numPr>
        <w:tabs>
          <w:tab w:val="left" w:pos="7576"/>
        </w:tabs>
        <w:rPr>
          <w:bCs/>
          <w:color w:val="000000" w:themeColor="text1"/>
          <w:sz w:val="24"/>
          <w:szCs w:val="24"/>
        </w:rPr>
      </w:pPr>
      <w:r w:rsidRPr="00B870D7">
        <w:rPr>
          <w:bCs/>
          <w:color w:val="000000" w:themeColor="text1"/>
          <w:sz w:val="24"/>
          <w:szCs w:val="24"/>
        </w:rPr>
        <w:t>One is by</w:t>
      </w:r>
      <w:r w:rsidRPr="00B870D7">
        <w:rPr>
          <w:b/>
          <w:bCs/>
          <w:color w:val="000000" w:themeColor="text1"/>
          <w:sz w:val="24"/>
          <w:szCs w:val="24"/>
        </w:rPr>
        <w:t xml:space="preserve"> </w:t>
      </w:r>
      <w:r w:rsidRPr="00B870D7">
        <w:rPr>
          <w:bCs/>
          <w:color w:val="000000" w:themeColor="text1"/>
          <w:sz w:val="24"/>
          <w:szCs w:val="24"/>
        </w:rPr>
        <w:t>creating</w:t>
      </w:r>
      <w:r w:rsidRPr="00B870D7">
        <w:rPr>
          <w:b/>
          <w:bCs/>
          <w:color w:val="000000" w:themeColor="text1"/>
          <w:sz w:val="24"/>
          <w:szCs w:val="24"/>
        </w:rPr>
        <w:t xml:space="preserve"> “Literals” </w:t>
      </w:r>
      <w:r w:rsidRPr="00B870D7">
        <w:rPr>
          <w:bCs/>
          <w:color w:val="000000" w:themeColor="text1"/>
          <w:sz w:val="24"/>
          <w:szCs w:val="24"/>
        </w:rPr>
        <w:t xml:space="preserve">like  </w:t>
      </w:r>
      <w:r w:rsidR="00B870D7" w:rsidRPr="00B870D7">
        <w:rPr>
          <w:bCs/>
          <w:color w:val="000000" w:themeColor="text1"/>
          <w:sz w:val="24"/>
          <w:szCs w:val="24"/>
        </w:rPr>
        <w:t>:</w:t>
      </w:r>
    </w:p>
    <w:p w14:paraId="2625D6F6" w14:textId="23FDCBFB" w:rsidR="00903794" w:rsidRPr="00903794" w:rsidRDefault="00903794" w:rsidP="00B503D0">
      <w:pPr>
        <w:pStyle w:val="ListParagraph"/>
        <w:numPr>
          <w:ilvl w:val="0"/>
          <w:numId w:val="6"/>
        </w:numPr>
        <w:tabs>
          <w:tab w:val="left" w:pos="7576"/>
        </w:tabs>
        <w:rPr>
          <w:b/>
          <w:bCs/>
          <w:color w:val="000000" w:themeColor="text1"/>
          <w:sz w:val="24"/>
          <w:szCs w:val="24"/>
        </w:rPr>
      </w:pPr>
      <w:r w:rsidRPr="00903794">
        <w:rPr>
          <w:b/>
          <w:bCs/>
          <w:color w:val="000000" w:themeColor="text1"/>
          <w:sz w:val="24"/>
          <w:szCs w:val="24"/>
        </w:rPr>
        <w:t xml:space="preserve">Integer Literals </w:t>
      </w:r>
      <w:r w:rsidRPr="00903794">
        <w:rPr>
          <w:bCs/>
          <w:color w:val="000000" w:themeColor="text1"/>
          <w:sz w:val="24"/>
          <w:szCs w:val="24"/>
        </w:rPr>
        <w:t xml:space="preserve">“Integer i </w:t>
      </w:r>
      <w:r w:rsidR="00B870D7">
        <w:rPr>
          <w:bCs/>
          <w:color w:val="000000" w:themeColor="text1"/>
          <w:sz w:val="24"/>
          <w:szCs w:val="24"/>
        </w:rPr>
        <w:t xml:space="preserve"> </w:t>
      </w:r>
      <w:r w:rsidRPr="00903794">
        <w:rPr>
          <w:bCs/>
          <w:color w:val="000000" w:themeColor="text1"/>
          <w:sz w:val="24"/>
          <w:szCs w:val="24"/>
        </w:rPr>
        <w:t>=</w:t>
      </w:r>
      <w:r w:rsidR="00B870D7">
        <w:rPr>
          <w:bCs/>
          <w:color w:val="000000" w:themeColor="text1"/>
          <w:sz w:val="24"/>
          <w:szCs w:val="24"/>
        </w:rPr>
        <w:t xml:space="preserve"> </w:t>
      </w:r>
      <w:r w:rsidRPr="00903794">
        <w:rPr>
          <w:bCs/>
          <w:color w:val="000000" w:themeColor="text1"/>
          <w:sz w:val="24"/>
          <w:szCs w:val="24"/>
        </w:rPr>
        <w:t>1”</w:t>
      </w:r>
      <w:r w:rsidR="00B870D7">
        <w:rPr>
          <w:bCs/>
          <w:color w:val="000000" w:themeColor="text1"/>
          <w:sz w:val="24"/>
          <w:szCs w:val="24"/>
        </w:rPr>
        <w:t xml:space="preserve">  </w:t>
      </w:r>
      <w:r>
        <w:rPr>
          <w:bCs/>
          <w:color w:val="000000" w:themeColor="text1"/>
          <w:sz w:val="24"/>
          <w:szCs w:val="24"/>
        </w:rPr>
        <w:t>,</w:t>
      </w:r>
      <w:r w:rsidRPr="00903794">
        <w:rPr>
          <w:bCs/>
          <w:color w:val="000000" w:themeColor="text1"/>
          <w:sz w:val="24"/>
          <w:szCs w:val="24"/>
        </w:rPr>
        <w:t xml:space="preserve"> </w:t>
      </w:r>
      <w:r w:rsidRPr="00903794">
        <w:rPr>
          <w:b/>
          <w:bCs/>
          <w:color w:val="000000" w:themeColor="text1"/>
          <w:sz w:val="24"/>
          <w:szCs w:val="24"/>
        </w:rPr>
        <w:t>OR</w:t>
      </w:r>
    </w:p>
    <w:p w14:paraId="40AD5571" w14:textId="65C342FD" w:rsidR="00903794" w:rsidRPr="00903794" w:rsidRDefault="00903794" w:rsidP="00B503D0">
      <w:pPr>
        <w:pStyle w:val="ListParagraph"/>
        <w:numPr>
          <w:ilvl w:val="0"/>
          <w:numId w:val="7"/>
        </w:numPr>
        <w:tabs>
          <w:tab w:val="left" w:pos="7576"/>
        </w:tabs>
        <w:rPr>
          <w:bCs/>
          <w:color w:val="000000" w:themeColor="text1"/>
          <w:sz w:val="24"/>
          <w:szCs w:val="24"/>
        </w:rPr>
      </w:pPr>
      <w:r w:rsidRPr="00903794">
        <w:rPr>
          <w:b/>
          <w:bCs/>
          <w:color w:val="000000" w:themeColor="text1"/>
          <w:sz w:val="24"/>
          <w:szCs w:val="24"/>
        </w:rPr>
        <w:t>String</w:t>
      </w:r>
      <w:r w:rsidR="00B870D7">
        <w:rPr>
          <w:b/>
          <w:bCs/>
          <w:color w:val="000000" w:themeColor="text1"/>
          <w:sz w:val="24"/>
          <w:szCs w:val="24"/>
        </w:rPr>
        <w:t xml:space="preserve">  </w:t>
      </w:r>
      <w:r w:rsidRPr="00903794">
        <w:rPr>
          <w:b/>
          <w:bCs/>
          <w:color w:val="000000" w:themeColor="text1"/>
          <w:sz w:val="24"/>
          <w:szCs w:val="24"/>
        </w:rPr>
        <w:t xml:space="preserve"> Literals </w:t>
      </w:r>
      <w:r w:rsidRPr="00903794">
        <w:rPr>
          <w:bCs/>
          <w:color w:val="000000" w:themeColor="text1"/>
          <w:sz w:val="24"/>
          <w:szCs w:val="24"/>
        </w:rPr>
        <w:t>“String str</w:t>
      </w:r>
      <w:r w:rsidR="00B870D7">
        <w:rPr>
          <w:bCs/>
          <w:color w:val="000000" w:themeColor="text1"/>
          <w:sz w:val="24"/>
          <w:szCs w:val="24"/>
        </w:rPr>
        <w:t xml:space="preserve"> </w:t>
      </w:r>
      <w:r w:rsidRPr="00903794">
        <w:rPr>
          <w:bCs/>
          <w:color w:val="000000" w:themeColor="text1"/>
          <w:sz w:val="24"/>
          <w:szCs w:val="24"/>
        </w:rPr>
        <w:t>=</w:t>
      </w:r>
      <w:r w:rsidR="00B870D7">
        <w:rPr>
          <w:bCs/>
          <w:color w:val="000000" w:themeColor="text1"/>
          <w:sz w:val="24"/>
          <w:szCs w:val="24"/>
        </w:rPr>
        <w:t xml:space="preserve"> </w:t>
      </w:r>
      <w:r w:rsidRPr="00903794">
        <w:rPr>
          <w:bCs/>
          <w:color w:val="000000" w:themeColor="text1"/>
          <w:sz w:val="24"/>
          <w:szCs w:val="24"/>
        </w:rPr>
        <w:t>Deba”</w:t>
      </w:r>
      <w:r w:rsidR="00D8164C">
        <w:rPr>
          <w:bCs/>
          <w:color w:val="000000" w:themeColor="text1"/>
          <w:sz w:val="24"/>
          <w:szCs w:val="24"/>
        </w:rPr>
        <w:t xml:space="preserve">// </w:t>
      </w:r>
      <w:proofErr w:type="spellStart"/>
      <w:r w:rsidR="00D8164C">
        <w:rPr>
          <w:bCs/>
          <w:color w:val="000000" w:themeColor="text1"/>
          <w:sz w:val="24"/>
          <w:szCs w:val="24"/>
        </w:rPr>
        <w:t>Its</w:t>
      </w:r>
      <w:proofErr w:type="spellEnd"/>
      <w:r w:rsidR="00D8164C">
        <w:rPr>
          <w:bCs/>
          <w:color w:val="000000" w:themeColor="text1"/>
          <w:sz w:val="24"/>
          <w:szCs w:val="24"/>
        </w:rPr>
        <w:t xml:space="preserve"> not a part of Wrapper class, just used to relate the same functionalities</w:t>
      </w:r>
    </w:p>
    <w:p w14:paraId="4C179F98" w14:textId="77777777" w:rsidR="00B870D7" w:rsidRDefault="00903794" w:rsidP="00B503D0">
      <w:pPr>
        <w:pStyle w:val="ListParagraph"/>
        <w:numPr>
          <w:ilvl w:val="0"/>
          <w:numId w:val="9"/>
        </w:numPr>
        <w:tabs>
          <w:tab w:val="left" w:pos="7576"/>
        </w:tabs>
        <w:rPr>
          <w:bCs/>
          <w:color w:val="000000" w:themeColor="text1"/>
          <w:sz w:val="24"/>
          <w:szCs w:val="24"/>
        </w:rPr>
      </w:pPr>
      <w:r w:rsidRPr="00B870D7">
        <w:rPr>
          <w:bCs/>
          <w:color w:val="000000" w:themeColor="text1"/>
          <w:sz w:val="24"/>
          <w:szCs w:val="24"/>
        </w:rPr>
        <w:t xml:space="preserve">Another ways is to create </w:t>
      </w:r>
      <w:r w:rsidRPr="00B870D7">
        <w:rPr>
          <w:b/>
          <w:bCs/>
          <w:color w:val="000000" w:themeColor="text1"/>
          <w:sz w:val="24"/>
          <w:szCs w:val="24"/>
        </w:rPr>
        <w:t xml:space="preserve">Objects </w:t>
      </w:r>
      <w:r w:rsidRPr="00B870D7">
        <w:rPr>
          <w:bCs/>
          <w:color w:val="000000" w:themeColor="text1"/>
          <w:sz w:val="24"/>
          <w:szCs w:val="24"/>
        </w:rPr>
        <w:t xml:space="preserve">using </w:t>
      </w:r>
      <w:r w:rsidRPr="00B870D7">
        <w:rPr>
          <w:b/>
          <w:bCs/>
          <w:color w:val="000000" w:themeColor="text1"/>
          <w:sz w:val="24"/>
          <w:szCs w:val="24"/>
        </w:rPr>
        <w:t xml:space="preserve">new </w:t>
      </w:r>
      <w:r w:rsidRPr="00B870D7">
        <w:rPr>
          <w:bCs/>
          <w:color w:val="000000" w:themeColor="text1"/>
          <w:sz w:val="24"/>
          <w:szCs w:val="24"/>
        </w:rPr>
        <w:t>keyword like creating</w:t>
      </w:r>
      <w:r w:rsidR="00B870D7">
        <w:rPr>
          <w:bCs/>
          <w:color w:val="000000" w:themeColor="text1"/>
          <w:sz w:val="24"/>
          <w:szCs w:val="24"/>
        </w:rPr>
        <w:t>:</w:t>
      </w:r>
    </w:p>
    <w:p w14:paraId="272E30D3" w14:textId="236425CF" w:rsidR="00B870D7" w:rsidRDefault="00903794" w:rsidP="00B503D0">
      <w:pPr>
        <w:pStyle w:val="ListParagraph"/>
        <w:numPr>
          <w:ilvl w:val="0"/>
          <w:numId w:val="10"/>
        </w:numPr>
        <w:tabs>
          <w:tab w:val="left" w:pos="7576"/>
        </w:tabs>
        <w:rPr>
          <w:bCs/>
          <w:color w:val="000000" w:themeColor="text1"/>
          <w:sz w:val="24"/>
          <w:szCs w:val="24"/>
        </w:rPr>
      </w:pPr>
      <w:r w:rsidRPr="00B870D7">
        <w:rPr>
          <w:b/>
          <w:bCs/>
          <w:color w:val="000000" w:themeColor="text1"/>
          <w:sz w:val="24"/>
          <w:szCs w:val="24"/>
        </w:rPr>
        <w:t>Integer Object</w:t>
      </w:r>
      <w:r w:rsidRPr="00B870D7">
        <w:rPr>
          <w:bCs/>
          <w:color w:val="000000" w:themeColor="text1"/>
          <w:sz w:val="24"/>
          <w:szCs w:val="24"/>
        </w:rPr>
        <w:t xml:space="preserve"> “Integer I = new Integer(10) </w:t>
      </w:r>
      <w:r w:rsidRPr="00B870D7">
        <w:rPr>
          <w:b/>
          <w:bCs/>
          <w:color w:val="000000" w:themeColor="text1"/>
          <w:sz w:val="24"/>
          <w:szCs w:val="24"/>
        </w:rPr>
        <w:t xml:space="preserve"> OR</w:t>
      </w:r>
      <w:r w:rsidR="00B870D7">
        <w:rPr>
          <w:b/>
          <w:bCs/>
          <w:color w:val="000000" w:themeColor="text1"/>
          <w:sz w:val="24"/>
          <w:szCs w:val="24"/>
        </w:rPr>
        <w:t>,</w:t>
      </w:r>
      <w:r w:rsidRPr="00B870D7">
        <w:rPr>
          <w:b/>
          <w:bCs/>
          <w:color w:val="000000" w:themeColor="text1"/>
          <w:sz w:val="24"/>
          <w:szCs w:val="24"/>
        </w:rPr>
        <w:t xml:space="preserve"> </w:t>
      </w:r>
    </w:p>
    <w:p w14:paraId="7D819DBA" w14:textId="5EBB2138" w:rsidR="00903794" w:rsidRDefault="00903794" w:rsidP="00B503D0">
      <w:pPr>
        <w:pStyle w:val="ListParagraph"/>
        <w:numPr>
          <w:ilvl w:val="0"/>
          <w:numId w:val="11"/>
        </w:numPr>
        <w:tabs>
          <w:tab w:val="left" w:pos="7576"/>
        </w:tabs>
        <w:rPr>
          <w:bCs/>
          <w:color w:val="000000" w:themeColor="text1"/>
          <w:sz w:val="24"/>
          <w:szCs w:val="24"/>
        </w:rPr>
      </w:pPr>
      <w:r w:rsidRPr="00B870D7">
        <w:rPr>
          <w:b/>
          <w:bCs/>
          <w:color w:val="000000" w:themeColor="text1"/>
          <w:sz w:val="24"/>
          <w:szCs w:val="24"/>
        </w:rPr>
        <w:t>String Object</w:t>
      </w:r>
      <w:r w:rsidRPr="00B870D7">
        <w:rPr>
          <w:bCs/>
          <w:color w:val="000000" w:themeColor="text1"/>
          <w:sz w:val="24"/>
          <w:szCs w:val="24"/>
        </w:rPr>
        <w:t xml:space="preserve"> “String str = new String(“Deba”);”</w:t>
      </w:r>
    </w:p>
    <w:p w14:paraId="116FCEFA" w14:textId="6355C13F" w:rsidR="008C7F39" w:rsidRDefault="008C7F39" w:rsidP="008C7F39">
      <w:pPr>
        <w:tabs>
          <w:tab w:val="left" w:pos="7576"/>
        </w:tabs>
        <w:rPr>
          <w:bCs/>
          <w:color w:val="000000" w:themeColor="text1"/>
          <w:sz w:val="24"/>
          <w:szCs w:val="24"/>
        </w:rPr>
      </w:pPr>
    </w:p>
    <w:p w14:paraId="03FD7D28" w14:textId="77777777" w:rsidR="008C7F39" w:rsidRDefault="008C7F39" w:rsidP="008C7F39">
      <w:pPr>
        <w:tabs>
          <w:tab w:val="left" w:pos="7576"/>
        </w:tabs>
        <w:rPr>
          <w:b/>
          <w:bCs/>
          <w:color w:val="7030A0"/>
          <w:sz w:val="32"/>
          <w:szCs w:val="32"/>
        </w:rPr>
      </w:pPr>
    </w:p>
    <w:p w14:paraId="511F78FE" w14:textId="5564CB90" w:rsidR="008C7F39" w:rsidRPr="0016133B" w:rsidRDefault="008C7F39" w:rsidP="003F6931">
      <w:pPr>
        <w:pStyle w:val="Heading8"/>
        <w:rPr>
          <w:b/>
        </w:rPr>
      </w:pPr>
      <w:r w:rsidRPr="0016133B">
        <w:rPr>
          <w:b/>
        </w:rPr>
        <w:t>FINALIZE() METHOD:</w:t>
      </w:r>
    </w:p>
    <w:p w14:paraId="16E227C2" w14:textId="5533243F" w:rsidR="008C7F39" w:rsidRDefault="00553DC3" w:rsidP="003F6931">
      <w:pPr>
        <w:pStyle w:val="BodyText"/>
      </w:pPr>
      <w:r w:rsidRPr="00553DC3">
        <w:rPr>
          <w:b/>
        </w:rPr>
        <w:t xml:space="preserve">Protected </w:t>
      </w:r>
      <w:r w:rsidR="008C7F39" w:rsidRPr="00553DC3">
        <w:rPr>
          <w:b/>
        </w:rPr>
        <w:t>Void Finalize()</w:t>
      </w:r>
      <w:r w:rsidR="008C7F39">
        <w:t xml:space="preserve"> is a </w:t>
      </w:r>
      <w:proofErr w:type="spellStart"/>
      <w:r w:rsidR="008C7F39" w:rsidRPr="00553DC3">
        <w:rPr>
          <w:b/>
        </w:rPr>
        <w:t>non static</w:t>
      </w:r>
      <w:proofErr w:type="spellEnd"/>
      <w:r w:rsidR="008C7F39">
        <w:t xml:space="preserve"> method present in </w:t>
      </w:r>
      <w:r w:rsidR="008C7F39" w:rsidRPr="00553DC3">
        <w:rPr>
          <w:b/>
        </w:rPr>
        <w:t>Object class</w:t>
      </w:r>
      <w:r w:rsidR="008C7F39">
        <w:t xml:space="preserve">, and we know by default every </w:t>
      </w:r>
      <w:r w:rsidR="008C7F39" w:rsidRPr="00553DC3">
        <w:rPr>
          <w:b/>
        </w:rPr>
        <w:t>class</w:t>
      </w:r>
      <w:r w:rsidR="008C7F39">
        <w:t xml:space="preserve"> is a </w:t>
      </w:r>
      <w:r w:rsidR="008C7F39" w:rsidRPr="00553DC3">
        <w:rPr>
          <w:b/>
        </w:rPr>
        <w:t>subclass</w:t>
      </w:r>
      <w:r w:rsidR="008C7F39">
        <w:t xml:space="preserve"> of </w:t>
      </w:r>
      <w:r w:rsidR="008C7F39" w:rsidRPr="00553DC3">
        <w:rPr>
          <w:b/>
        </w:rPr>
        <w:t>Object class</w:t>
      </w:r>
      <w:r w:rsidR="008C7F39">
        <w:t xml:space="preserve">, so need to </w:t>
      </w:r>
      <w:r w:rsidR="008C7F39" w:rsidRPr="00553DC3">
        <w:rPr>
          <w:b/>
        </w:rPr>
        <w:t>extend</w:t>
      </w:r>
      <w:r w:rsidR="008C7F39">
        <w:t xml:space="preserve"> that class where finalize() method will be used.</w:t>
      </w:r>
      <w:r w:rsidR="00E71113">
        <w:t xml:space="preserve"> And we Override the method of finalize() in the subclass, after inheriting from Object class, and modifying the logic.</w:t>
      </w:r>
    </w:p>
    <w:p w14:paraId="5332E6D1" w14:textId="6CDF6080" w:rsidR="008C7F39" w:rsidRDefault="008C7F39" w:rsidP="003F6931">
      <w:pPr>
        <w:pStyle w:val="BodyText"/>
      </w:pPr>
      <w:r w:rsidRPr="00553DC3">
        <w:t>Finalize()</w:t>
      </w:r>
      <w:r>
        <w:t xml:space="preserve"> is </w:t>
      </w:r>
      <w:r w:rsidR="00E71113" w:rsidRPr="00553DC3">
        <w:t>special</w:t>
      </w:r>
      <w:r w:rsidRPr="00553DC3">
        <w:t xml:space="preserve"> method</w:t>
      </w:r>
      <w:r>
        <w:t xml:space="preserve"> </w:t>
      </w:r>
      <w:r w:rsidR="00E71113">
        <w:t xml:space="preserve">present inside </w:t>
      </w:r>
      <w:r w:rsidR="00E71113" w:rsidRPr="00553DC3">
        <w:t>Object class</w:t>
      </w:r>
      <w:r w:rsidR="0087398F">
        <w:t xml:space="preserve">. Here </w:t>
      </w:r>
      <w:r>
        <w:t xml:space="preserve">the </w:t>
      </w:r>
      <w:r w:rsidRPr="00553DC3">
        <w:t>logic</w:t>
      </w:r>
      <w:r>
        <w:t xml:space="preserve"> of </w:t>
      </w:r>
      <w:r w:rsidRPr="00553DC3">
        <w:t>Garbage collection</w:t>
      </w:r>
      <w:r>
        <w:t xml:space="preserve"> is </w:t>
      </w:r>
      <w:r w:rsidR="0087398F">
        <w:t xml:space="preserve">defined or </w:t>
      </w:r>
      <w:r w:rsidR="0087398F" w:rsidRPr="00553DC3">
        <w:t>implemented</w:t>
      </w:r>
      <w:r>
        <w:t>.</w:t>
      </w:r>
    </w:p>
    <w:p w14:paraId="50860735" w14:textId="3E4C8081" w:rsidR="0087398F" w:rsidRDefault="0087398F" w:rsidP="003F6931">
      <w:pPr>
        <w:pStyle w:val="BodyText"/>
      </w:pPr>
      <w:r w:rsidRPr="00553DC3">
        <w:rPr>
          <w:b/>
        </w:rPr>
        <w:t>Garbage collection</w:t>
      </w:r>
      <w:r>
        <w:t xml:space="preserve"> is operated by </w:t>
      </w:r>
      <w:r w:rsidRPr="00553DC3">
        <w:rPr>
          <w:b/>
        </w:rPr>
        <w:t>internal implementation</w:t>
      </w:r>
      <w:r>
        <w:t xml:space="preserve"> of </w:t>
      </w:r>
      <w:r w:rsidRPr="00553DC3">
        <w:rPr>
          <w:b/>
        </w:rPr>
        <w:t>JVM</w:t>
      </w:r>
      <w:r>
        <w:t xml:space="preserve">, but still  if we want to call that, we write </w:t>
      </w:r>
      <w:r w:rsidRPr="00553DC3">
        <w:rPr>
          <w:b/>
        </w:rPr>
        <w:t>“</w:t>
      </w:r>
      <w:proofErr w:type="spellStart"/>
      <w:r w:rsidRPr="00553DC3">
        <w:rPr>
          <w:b/>
        </w:rPr>
        <w:t>System.gc</w:t>
      </w:r>
      <w:proofErr w:type="spellEnd"/>
      <w:r w:rsidRPr="00553DC3">
        <w:rPr>
          <w:b/>
        </w:rPr>
        <w:t>()”.</w:t>
      </w:r>
      <w:r>
        <w:t xml:space="preserve"> This calls the finalize() method.</w:t>
      </w:r>
    </w:p>
    <w:p w14:paraId="34470C7C" w14:textId="4D01AB04" w:rsidR="00A305DA" w:rsidRPr="00A305DA" w:rsidRDefault="00A305DA" w:rsidP="003F6931">
      <w:pPr>
        <w:pStyle w:val="BodyText"/>
      </w:pPr>
      <w:r w:rsidRPr="00A305DA">
        <w:rPr>
          <w:b/>
        </w:rPr>
        <w:t>Why finalize method is used()?</w:t>
      </w:r>
      <w:r w:rsidRPr="00A305DA">
        <w:rPr>
          <w:b/>
        </w:rPr>
        <w:br/>
      </w:r>
      <w:r>
        <w:rPr>
          <w:b/>
        </w:rPr>
        <w:t xml:space="preserve">Ans. </w:t>
      </w:r>
      <w:r w:rsidRPr="00A305DA">
        <w:t>finalize() method releases system resources before the garbage collector runs for a specific object. JVM allows finalize() to be invoked only once per object.</w:t>
      </w:r>
    </w:p>
    <w:p w14:paraId="0F5968C4" w14:textId="79A3044B" w:rsidR="00A305DA" w:rsidRPr="0016133B" w:rsidRDefault="00A305DA" w:rsidP="003F6931">
      <w:pPr>
        <w:pStyle w:val="Heading3"/>
        <w:rPr>
          <w:b/>
        </w:rPr>
      </w:pPr>
      <w:r w:rsidRPr="0016133B">
        <w:rPr>
          <w:b/>
        </w:rPr>
        <w:t>How to override finalize() method?</w:t>
      </w:r>
    </w:p>
    <w:p w14:paraId="7414E936" w14:textId="77482FCD" w:rsidR="00A305DA" w:rsidRPr="00A305DA" w:rsidRDefault="00A305DA" w:rsidP="003F6931">
      <w:pPr>
        <w:pStyle w:val="BodyText"/>
      </w:pPr>
      <w:r>
        <w:rPr>
          <w:b/>
        </w:rPr>
        <w:t xml:space="preserve">Ans. </w:t>
      </w:r>
      <w:r w:rsidRPr="00A305DA">
        <w:t>Now, the finalize method which is present in the </w:t>
      </w:r>
      <w:hyperlink r:id="rId21" w:history="1">
        <w:r w:rsidRPr="00A305DA">
          <w:rPr>
            <w:rStyle w:val="Hyperlink"/>
          </w:rPr>
          <w:t>Object class</w:t>
        </w:r>
      </w:hyperlink>
      <w:r w:rsidRPr="00A305DA">
        <w:t>, has an empty implementation, in our class clean-up activities are there, then we have to override this method to define our own clean-up activities.</w:t>
      </w:r>
    </w:p>
    <w:p w14:paraId="6143BDCB" w14:textId="77777777" w:rsidR="00A305DA" w:rsidRPr="00A305DA" w:rsidRDefault="00A305DA" w:rsidP="003F6931">
      <w:pPr>
        <w:pStyle w:val="BodyText"/>
      </w:pPr>
      <w:r w:rsidRPr="00A305DA">
        <w:t>In order to </w:t>
      </w:r>
      <w:hyperlink r:id="rId22" w:history="1">
        <w:r w:rsidRPr="00A305DA">
          <w:rPr>
            <w:rStyle w:val="Hyperlink"/>
          </w:rPr>
          <w:t>Override this method</w:t>
        </w:r>
      </w:hyperlink>
      <w:r w:rsidRPr="00A305DA">
        <w:t>, we have to explicitly define and call finalize within our code.</w:t>
      </w:r>
    </w:p>
    <w:p w14:paraId="17EAB8AC" w14:textId="7235752D" w:rsidR="00A305DA" w:rsidRPr="0016133B" w:rsidRDefault="00E360F8" w:rsidP="003F6931">
      <w:pPr>
        <w:pStyle w:val="Heading4"/>
        <w:rPr>
          <w:b/>
        </w:rPr>
      </w:pPr>
      <w:r w:rsidRPr="0016133B">
        <w:rPr>
          <w:b/>
        </w:rPr>
        <w:t>THROWS KEYWORD:</w:t>
      </w:r>
    </w:p>
    <w:p w14:paraId="07DD42A0" w14:textId="3B412006" w:rsidR="00D4308F" w:rsidRPr="009B1615" w:rsidRDefault="00D4308F" w:rsidP="003F6931">
      <w:pPr>
        <w:pStyle w:val="BodyText"/>
      </w:pPr>
      <w:r w:rsidRPr="009B1615">
        <w:t>Throws keyword is applied on a method</w:t>
      </w:r>
      <w:r w:rsidR="00613320">
        <w:t xml:space="preserve"> </w:t>
      </w:r>
      <w:proofErr w:type="spellStart"/>
      <w:r w:rsidR="00613320">
        <w:t>only</w:t>
      </w:r>
      <w:r w:rsidRPr="009B1615">
        <w:t>.</w:t>
      </w:r>
      <w:r w:rsidR="00613320">
        <w:t>We</w:t>
      </w:r>
      <w:proofErr w:type="spellEnd"/>
      <w:r w:rsidR="00613320">
        <w:t xml:space="preserve"> can use multiple Exceptions with “throws” keyword.</w:t>
      </w:r>
    </w:p>
    <w:p w14:paraId="1B51A6B3" w14:textId="1F99138F" w:rsidR="00D4308F" w:rsidRPr="009B1615" w:rsidRDefault="00D4308F" w:rsidP="003F6931">
      <w:pPr>
        <w:pStyle w:val="BodyText"/>
      </w:pPr>
      <w:r w:rsidRPr="009B1615">
        <w:t>If any exception occurs in the method, then the exception will be passed on to the calling statement of the method.</w:t>
      </w:r>
    </w:p>
    <w:p w14:paraId="3A9B883C" w14:textId="1BF224CC" w:rsidR="00427C22" w:rsidRDefault="00427C22" w:rsidP="003F6931">
      <w:pPr>
        <w:pStyle w:val="BodyText"/>
      </w:pPr>
      <w:r>
        <w:t>Throws keyword is only used with methods</w:t>
      </w:r>
      <w:r w:rsidR="00DA53A3">
        <w:t xml:space="preserve"> and neither class nor variable</w:t>
      </w:r>
      <w:r>
        <w:t>.</w:t>
      </w:r>
      <w:r w:rsidR="00DA53A3">
        <w:t xml:space="preserve"> Now Work of Throws keyword is whenever any exception arises in the test() method,</w:t>
      </w:r>
      <w:r w:rsidR="00654A7F">
        <w:t xml:space="preserve"> </w:t>
      </w:r>
      <w:r w:rsidR="00DA53A3">
        <w:t xml:space="preserve">then “Throws” will throw </w:t>
      </w:r>
      <w:r w:rsidR="00D4308F">
        <w:t>the</w:t>
      </w:r>
      <w:r w:rsidR="00DA53A3">
        <w:t xml:space="preserve"> exception back to the method calling statement.</w:t>
      </w:r>
    </w:p>
    <w:p w14:paraId="70D3C2B4" w14:textId="034335F9" w:rsidR="00847EBC" w:rsidRDefault="00847EBC" w:rsidP="003F6931">
      <w:pPr>
        <w:pStyle w:val="BodyText"/>
      </w:pPr>
      <w:r>
        <w:t xml:space="preserve">Throws is like playing catch </w:t>
      </w:r>
      <w:proofErr w:type="spellStart"/>
      <w:r>
        <w:t>catch</w:t>
      </w:r>
      <w:proofErr w:type="spellEnd"/>
      <w:r>
        <w:t xml:space="preserve">. When </w:t>
      </w:r>
      <w:r w:rsidR="001B1A9F">
        <w:t>a</w:t>
      </w:r>
      <w:r>
        <w:t xml:space="preserve"> method block has an exception, if “throws” keyword is used with that method, then it will throw it to its method calling statement.</w:t>
      </w:r>
    </w:p>
    <w:p w14:paraId="23D5AE67" w14:textId="51A2B21F" w:rsidR="00080110" w:rsidRDefault="00080110" w:rsidP="003F6931">
      <w:pPr>
        <w:pStyle w:val="BodyText"/>
      </w:pPr>
      <w:r>
        <w:t>Now the Exception will be transferred and shown with the method calling statement. Now Suppose this method calling statement is present inside main() method, then we can use “throws” keyword with main method</w:t>
      </w:r>
      <w:r w:rsidR="00992284">
        <w:t>, and this Exception will be gone to the JVM directly, because JVM is the first one to call main method, so indirectly JVM is the method calling statement for main() method.</w:t>
      </w:r>
    </w:p>
    <w:p w14:paraId="71705FD7" w14:textId="77777777" w:rsidR="00DA53A3" w:rsidRPr="00DA53A3" w:rsidRDefault="00427C22" w:rsidP="00B503D0">
      <w:pPr>
        <w:pStyle w:val="ListParagraph"/>
        <w:numPr>
          <w:ilvl w:val="0"/>
          <w:numId w:val="11"/>
        </w:numPr>
        <w:autoSpaceDE w:val="0"/>
        <w:autoSpaceDN w:val="0"/>
        <w:adjustRightInd w:val="0"/>
        <w:spacing w:after="0" w:line="240" w:lineRule="auto"/>
        <w:rPr>
          <w:rFonts w:ascii="Consolas" w:hAnsi="Consolas" w:cs="Consolas"/>
          <w:color w:val="000000"/>
          <w:sz w:val="20"/>
          <w:szCs w:val="20"/>
        </w:rPr>
      </w:pPr>
      <w:r w:rsidRPr="00427C22">
        <w:rPr>
          <w:sz w:val="24"/>
          <w:szCs w:val="24"/>
        </w:rPr>
        <w:t>One way to handle exception ,which arises when we use “</w:t>
      </w:r>
      <w:proofErr w:type="spellStart"/>
      <w:r w:rsidRPr="00427C22">
        <w:rPr>
          <w:sz w:val="24"/>
          <w:szCs w:val="24"/>
        </w:rPr>
        <w:t>FileWriter</w:t>
      </w:r>
      <w:proofErr w:type="spellEnd"/>
      <w:r w:rsidRPr="00427C22">
        <w:rPr>
          <w:sz w:val="24"/>
          <w:szCs w:val="24"/>
        </w:rPr>
        <w:t>”, is by using try catch Block.</w:t>
      </w:r>
      <w:r w:rsidRPr="00427C22">
        <w:rPr>
          <w:rFonts w:ascii="Consolas" w:hAnsi="Consolas" w:cs="Consolas"/>
          <w:b/>
          <w:bCs/>
          <w:color w:val="7F0055"/>
          <w:sz w:val="20"/>
          <w:szCs w:val="20"/>
        </w:rPr>
        <w:t xml:space="preserve"> </w:t>
      </w:r>
    </w:p>
    <w:p w14:paraId="3E99F79A" w14:textId="36D9CF9D" w:rsidR="00427C22" w:rsidRPr="00427C22" w:rsidRDefault="00427C22" w:rsidP="00DA53A3">
      <w:pPr>
        <w:pStyle w:val="ListParagraph"/>
        <w:autoSpaceDE w:val="0"/>
        <w:autoSpaceDN w:val="0"/>
        <w:adjustRightInd w:val="0"/>
        <w:spacing w:after="0" w:line="240" w:lineRule="auto"/>
        <w:ind w:left="1080"/>
        <w:rPr>
          <w:rFonts w:ascii="Consolas" w:hAnsi="Consolas" w:cs="Consolas"/>
          <w:color w:val="000000"/>
          <w:sz w:val="20"/>
          <w:szCs w:val="20"/>
        </w:rPr>
      </w:pPr>
      <w:r w:rsidRPr="00427C22">
        <w:rPr>
          <w:rFonts w:ascii="Consolas" w:hAnsi="Consolas" w:cs="Consolas"/>
          <w:b/>
          <w:bCs/>
          <w:color w:val="7F0055"/>
          <w:sz w:val="20"/>
          <w:szCs w:val="20"/>
        </w:rPr>
        <w:t>public</w:t>
      </w:r>
      <w:r w:rsidRPr="00427C22">
        <w:rPr>
          <w:rFonts w:ascii="Consolas" w:hAnsi="Consolas" w:cs="Consolas"/>
          <w:color w:val="000000"/>
          <w:sz w:val="20"/>
          <w:szCs w:val="20"/>
        </w:rPr>
        <w:t xml:space="preserve"> </w:t>
      </w:r>
      <w:r w:rsidRPr="00427C22">
        <w:rPr>
          <w:rFonts w:ascii="Consolas" w:hAnsi="Consolas" w:cs="Consolas"/>
          <w:b/>
          <w:bCs/>
          <w:color w:val="7F0055"/>
          <w:sz w:val="20"/>
          <w:szCs w:val="20"/>
        </w:rPr>
        <w:t>void</w:t>
      </w:r>
      <w:r w:rsidRPr="00427C22">
        <w:rPr>
          <w:rFonts w:ascii="Consolas" w:hAnsi="Consolas" w:cs="Consolas"/>
          <w:color w:val="000000"/>
          <w:sz w:val="20"/>
          <w:szCs w:val="20"/>
        </w:rPr>
        <w:t xml:space="preserve"> te</w:t>
      </w:r>
      <w:r w:rsidR="00AC2CC8">
        <w:rPr>
          <w:rFonts w:ascii="Consolas" w:hAnsi="Consolas" w:cs="Consolas"/>
          <w:color w:val="000000"/>
          <w:sz w:val="20"/>
          <w:szCs w:val="20"/>
        </w:rPr>
        <w:t>st</w:t>
      </w:r>
      <w:r w:rsidRPr="00427C22">
        <w:rPr>
          <w:rFonts w:ascii="Consolas" w:hAnsi="Consolas" w:cs="Consolas"/>
          <w:color w:val="000000"/>
          <w:sz w:val="20"/>
          <w:szCs w:val="20"/>
        </w:rPr>
        <w:t>(){</w:t>
      </w:r>
    </w:p>
    <w:p w14:paraId="33BC9707" w14:textId="314E5FC3" w:rsidR="00427C22" w:rsidRPr="00427C22" w:rsidRDefault="00427C22" w:rsidP="00427C22">
      <w:pPr>
        <w:pStyle w:val="ListParagraph"/>
        <w:autoSpaceDE w:val="0"/>
        <w:autoSpaceDN w:val="0"/>
        <w:adjustRightInd w:val="0"/>
        <w:spacing w:after="0" w:line="240" w:lineRule="auto"/>
        <w:ind w:left="1080"/>
        <w:rPr>
          <w:rFonts w:ascii="Consolas" w:hAnsi="Consolas" w:cs="Consolas"/>
          <w:sz w:val="20"/>
          <w:szCs w:val="20"/>
        </w:rPr>
      </w:pPr>
      <w:r w:rsidRPr="00427C22">
        <w:rPr>
          <w:rFonts w:ascii="Consolas" w:hAnsi="Consolas" w:cs="Consolas"/>
          <w:color w:val="000000"/>
          <w:sz w:val="20"/>
          <w:szCs w:val="20"/>
        </w:rPr>
        <w:t>try{</w:t>
      </w:r>
    </w:p>
    <w:p w14:paraId="64FAB757" w14:textId="25909AEC" w:rsidR="00427C22" w:rsidRPr="00427C22" w:rsidRDefault="00427C22" w:rsidP="00427C22">
      <w:pPr>
        <w:pStyle w:val="ListParagraph"/>
        <w:autoSpaceDE w:val="0"/>
        <w:autoSpaceDN w:val="0"/>
        <w:adjustRightInd w:val="0"/>
        <w:spacing w:after="0" w:line="240" w:lineRule="auto"/>
        <w:ind w:left="1440"/>
        <w:rPr>
          <w:rFonts w:ascii="Consolas" w:hAnsi="Consolas" w:cs="Consolas"/>
          <w:color w:val="3F7F5F"/>
          <w:sz w:val="20"/>
          <w:szCs w:val="20"/>
        </w:rPr>
      </w:pPr>
      <w:proofErr w:type="spellStart"/>
      <w:r w:rsidRPr="00427C22">
        <w:rPr>
          <w:rFonts w:ascii="Consolas" w:hAnsi="Consolas" w:cs="Consolas"/>
          <w:color w:val="000000"/>
          <w:sz w:val="20"/>
          <w:szCs w:val="20"/>
        </w:rPr>
        <w:t>FileWriter</w:t>
      </w:r>
      <w:proofErr w:type="spellEnd"/>
      <w:r w:rsidRPr="00427C22">
        <w:rPr>
          <w:rFonts w:ascii="Consolas" w:hAnsi="Consolas" w:cs="Consolas"/>
          <w:color w:val="000000"/>
          <w:sz w:val="20"/>
          <w:szCs w:val="20"/>
        </w:rPr>
        <w:t xml:space="preserve"> </w:t>
      </w:r>
      <w:proofErr w:type="spellStart"/>
      <w:r w:rsidRPr="00427C22">
        <w:rPr>
          <w:rFonts w:ascii="Consolas" w:hAnsi="Consolas" w:cs="Consolas"/>
          <w:color w:val="6A3E3E"/>
          <w:sz w:val="20"/>
          <w:szCs w:val="20"/>
          <w:u w:val="single"/>
        </w:rPr>
        <w:t>fw</w:t>
      </w:r>
      <w:proofErr w:type="spellEnd"/>
      <w:r w:rsidRPr="00427C22">
        <w:rPr>
          <w:rFonts w:ascii="Consolas" w:hAnsi="Consolas" w:cs="Consolas"/>
          <w:color w:val="000000"/>
          <w:sz w:val="20"/>
          <w:szCs w:val="20"/>
        </w:rPr>
        <w:t xml:space="preserve"> = </w:t>
      </w:r>
      <w:r w:rsidRPr="00427C22">
        <w:rPr>
          <w:rFonts w:ascii="Consolas" w:hAnsi="Consolas" w:cs="Consolas"/>
          <w:b/>
          <w:bCs/>
          <w:color w:val="7F0055"/>
          <w:sz w:val="20"/>
          <w:szCs w:val="20"/>
        </w:rPr>
        <w:t>new</w:t>
      </w:r>
      <w:r w:rsidRPr="00427C22">
        <w:rPr>
          <w:rFonts w:ascii="Consolas" w:hAnsi="Consolas" w:cs="Consolas"/>
          <w:color w:val="000000"/>
          <w:sz w:val="20"/>
          <w:szCs w:val="20"/>
        </w:rPr>
        <w:t xml:space="preserve"> </w:t>
      </w:r>
      <w:proofErr w:type="spellStart"/>
      <w:r w:rsidRPr="00427C22">
        <w:rPr>
          <w:rFonts w:ascii="Consolas" w:hAnsi="Consolas" w:cs="Consolas"/>
          <w:color w:val="000000"/>
          <w:sz w:val="20"/>
          <w:szCs w:val="20"/>
          <w:shd w:val="clear" w:color="auto" w:fill="D4D4D4"/>
        </w:rPr>
        <w:t>FileWriter</w:t>
      </w:r>
      <w:proofErr w:type="spellEnd"/>
      <w:r w:rsidRPr="00427C22">
        <w:rPr>
          <w:rFonts w:ascii="Consolas" w:hAnsi="Consolas" w:cs="Consolas"/>
          <w:color w:val="000000"/>
          <w:sz w:val="20"/>
          <w:szCs w:val="20"/>
        </w:rPr>
        <w:t>(</w:t>
      </w:r>
      <w:r w:rsidR="003F6931">
        <w:rPr>
          <w:rFonts w:ascii="Consolas" w:hAnsi="Consolas" w:cs="Consolas"/>
          <w:color w:val="2A00FF"/>
          <w:sz w:val="20"/>
          <w:szCs w:val="20"/>
        </w:rPr>
        <w:t>“</w:t>
      </w:r>
      <w:r w:rsidRPr="00427C22">
        <w:rPr>
          <w:rFonts w:ascii="Consolas" w:hAnsi="Consolas" w:cs="Consolas"/>
          <w:color w:val="2A00FF"/>
          <w:sz w:val="20"/>
          <w:szCs w:val="20"/>
        </w:rPr>
        <w:t>D://test.txt</w:t>
      </w:r>
      <w:r w:rsidR="003F6931">
        <w:rPr>
          <w:rFonts w:ascii="Consolas" w:hAnsi="Consolas" w:cs="Consolas"/>
          <w:color w:val="2A00FF"/>
          <w:sz w:val="20"/>
          <w:szCs w:val="20"/>
        </w:rPr>
        <w:t>”</w:t>
      </w:r>
      <w:r w:rsidRPr="00427C22">
        <w:rPr>
          <w:rFonts w:ascii="Consolas" w:hAnsi="Consolas" w:cs="Consolas"/>
          <w:color w:val="000000"/>
          <w:sz w:val="20"/>
          <w:szCs w:val="20"/>
        </w:rPr>
        <w:t>);</w:t>
      </w:r>
      <w:r w:rsidRPr="00427C22">
        <w:rPr>
          <w:rFonts w:ascii="Consolas" w:hAnsi="Consolas" w:cs="Consolas"/>
          <w:color w:val="3F7F5F"/>
          <w:sz w:val="20"/>
          <w:szCs w:val="20"/>
        </w:rPr>
        <w:t>//here if we don</w:t>
      </w:r>
      <w:r w:rsidR="003F6931">
        <w:rPr>
          <w:rFonts w:ascii="Consolas" w:hAnsi="Consolas" w:cs="Consolas"/>
          <w:color w:val="3F7F5F"/>
          <w:sz w:val="20"/>
          <w:szCs w:val="20"/>
        </w:rPr>
        <w:t>’</w:t>
      </w:r>
      <w:r w:rsidRPr="00427C22">
        <w:rPr>
          <w:rFonts w:ascii="Consolas" w:hAnsi="Consolas" w:cs="Consolas"/>
          <w:color w:val="3F7F5F"/>
          <w:sz w:val="20"/>
          <w:szCs w:val="20"/>
        </w:rPr>
        <w:t>t write this line inside try catch block, then it will give compile time Exception.</w:t>
      </w:r>
    </w:p>
    <w:p w14:paraId="01586F9B" w14:textId="77777777" w:rsidR="00427C22" w:rsidRPr="00427C22" w:rsidRDefault="00427C22" w:rsidP="003F6931">
      <w:pPr>
        <w:pStyle w:val="BodyTextFirstIndent2"/>
      </w:pPr>
      <w:r w:rsidRPr="00427C22">
        <w:t>}catch(Exception e){</w:t>
      </w:r>
    </w:p>
    <w:p w14:paraId="38BE4F79" w14:textId="7D114426" w:rsidR="00427C22" w:rsidRPr="00427C22" w:rsidRDefault="00427C22" w:rsidP="00427C22">
      <w:pPr>
        <w:pStyle w:val="ListParagraph"/>
        <w:autoSpaceDE w:val="0"/>
        <w:autoSpaceDN w:val="0"/>
        <w:adjustRightInd w:val="0"/>
        <w:spacing w:after="0" w:line="240" w:lineRule="auto"/>
        <w:ind w:left="1080"/>
        <w:rPr>
          <w:rFonts w:ascii="Consolas" w:hAnsi="Consolas" w:cs="Consolas"/>
          <w:color w:val="3F7F5F"/>
          <w:sz w:val="20"/>
          <w:szCs w:val="20"/>
        </w:rPr>
      </w:pPr>
      <w:proofErr w:type="spellStart"/>
      <w:r w:rsidRPr="00427C22">
        <w:rPr>
          <w:rFonts w:ascii="Consolas" w:hAnsi="Consolas" w:cs="Consolas"/>
          <w:color w:val="3F7F5F"/>
          <w:sz w:val="20"/>
          <w:szCs w:val="20"/>
        </w:rPr>
        <w:t>Sopln</w:t>
      </w:r>
      <w:proofErr w:type="spellEnd"/>
      <w:r w:rsidRPr="00427C22">
        <w:rPr>
          <w:rFonts w:ascii="Consolas" w:hAnsi="Consolas" w:cs="Consolas"/>
          <w:color w:val="3F7F5F"/>
          <w:sz w:val="20"/>
          <w:szCs w:val="20"/>
        </w:rPr>
        <w:t>(e);</w:t>
      </w:r>
    </w:p>
    <w:p w14:paraId="77FB9757" w14:textId="77777777" w:rsidR="00427C22" w:rsidRDefault="00427C22" w:rsidP="00427C22">
      <w:pPr>
        <w:autoSpaceDE w:val="0"/>
        <w:autoSpaceDN w:val="0"/>
        <w:adjustRightInd w:val="0"/>
        <w:spacing w:after="0" w:line="240" w:lineRule="auto"/>
        <w:ind w:left="1440"/>
        <w:rPr>
          <w:rFonts w:ascii="Consolas" w:hAnsi="Consolas" w:cs="Consolas"/>
          <w:sz w:val="20"/>
          <w:szCs w:val="20"/>
        </w:rPr>
      </w:pPr>
      <w:r>
        <w:rPr>
          <w:rFonts w:ascii="Consolas" w:hAnsi="Consolas" w:cs="Consolas"/>
          <w:color w:val="3F7F5F"/>
          <w:sz w:val="20"/>
          <w:szCs w:val="20"/>
        </w:rPr>
        <w:t>}</w:t>
      </w:r>
    </w:p>
    <w:p w14:paraId="5336675B" w14:textId="36620167" w:rsidR="00427C22" w:rsidRPr="00DA53A3" w:rsidRDefault="00427C22" w:rsidP="00DA53A3">
      <w:pPr>
        <w:autoSpaceDE w:val="0"/>
        <w:autoSpaceDN w:val="0"/>
        <w:adjustRightInd w:val="0"/>
        <w:spacing w:after="0" w:line="240" w:lineRule="auto"/>
        <w:ind w:left="360" w:firstLine="720"/>
        <w:rPr>
          <w:rFonts w:ascii="Consolas" w:hAnsi="Consolas" w:cs="Consolas"/>
          <w:color w:val="000000"/>
          <w:sz w:val="20"/>
          <w:szCs w:val="20"/>
        </w:rPr>
      </w:pPr>
      <w:r>
        <w:rPr>
          <w:rFonts w:ascii="Consolas" w:hAnsi="Consolas" w:cs="Consolas"/>
          <w:color w:val="000000"/>
          <w:sz w:val="20"/>
          <w:szCs w:val="20"/>
        </w:rPr>
        <w:t>}</w:t>
      </w:r>
    </w:p>
    <w:p w14:paraId="3709678B" w14:textId="77777777" w:rsidR="00427C22" w:rsidRPr="00427C22" w:rsidRDefault="00427C22" w:rsidP="00427C22">
      <w:pPr>
        <w:autoSpaceDE w:val="0"/>
        <w:autoSpaceDN w:val="0"/>
        <w:adjustRightInd w:val="0"/>
        <w:spacing w:after="0" w:line="240" w:lineRule="auto"/>
        <w:rPr>
          <w:rFonts w:ascii="Consolas" w:hAnsi="Consolas" w:cs="Consolas"/>
          <w:sz w:val="20"/>
          <w:szCs w:val="20"/>
        </w:rPr>
      </w:pPr>
    </w:p>
    <w:p w14:paraId="15A8D7CF" w14:textId="73EC36C7" w:rsidR="00E360F8" w:rsidRDefault="00E360F8" w:rsidP="00B503D0">
      <w:pPr>
        <w:pStyle w:val="ListParagraph"/>
        <w:numPr>
          <w:ilvl w:val="0"/>
          <w:numId w:val="11"/>
        </w:numPr>
        <w:tabs>
          <w:tab w:val="left" w:pos="7576"/>
        </w:tabs>
        <w:rPr>
          <w:sz w:val="24"/>
          <w:szCs w:val="24"/>
        </w:rPr>
      </w:pPr>
      <w:r w:rsidRPr="00427C22">
        <w:rPr>
          <w:sz w:val="24"/>
          <w:szCs w:val="24"/>
        </w:rPr>
        <w:t xml:space="preserve">Another way </w:t>
      </w:r>
      <w:r w:rsidR="00427C22">
        <w:rPr>
          <w:sz w:val="24"/>
          <w:szCs w:val="24"/>
        </w:rPr>
        <w:t xml:space="preserve">to handle the Exception </w:t>
      </w:r>
      <w:r w:rsidRPr="00427C22">
        <w:rPr>
          <w:sz w:val="24"/>
          <w:szCs w:val="24"/>
        </w:rPr>
        <w:t>is by using Throws Keyword.</w:t>
      </w:r>
      <w:r w:rsidR="009B1615">
        <w:rPr>
          <w:sz w:val="24"/>
          <w:szCs w:val="24"/>
        </w:rPr>
        <w:t xml:space="preserve"> </w:t>
      </w:r>
      <w:r w:rsidR="009B1615" w:rsidRPr="009B1615">
        <w:rPr>
          <w:b/>
          <w:sz w:val="24"/>
          <w:szCs w:val="24"/>
        </w:rPr>
        <w:t xml:space="preserve">And we can have multiple Exception class after throws keyword, because it may happen that the method arise multiple Exceptions. </w:t>
      </w:r>
      <w:r w:rsidR="009B1615">
        <w:rPr>
          <w:sz w:val="24"/>
          <w:szCs w:val="24"/>
        </w:rPr>
        <w:t>Below is an Example:=</w:t>
      </w:r>
    </w:p>
    <w:p w14:paraId="22F693DA" w14:textId="441854BD" w:rsidR="00427C22" w:rsidRPr="00427C22" w:rsidRDefault="00427C22" w:rsidP="003F6931">
      <w:pPr>
        <w:pStyle w:val="BodyTextFirstIndent2"/>
      </w:pPr>
      <w:r w:rsidRPr="00427C22">
        <w:rPr>
          <w:b/>
          <w:bCs/>
          <w:color w:val="7F0055"/>
        </w:rPr>
        <w:t>public</w:t>
      </w:r>
      <w:r w:rsidRPr="00427C22">
        <w:t xml:space="preserve"> </w:t>
      </w:r>
      <w:r w:rsidRPr="00427C22">
        <w:rPr>
          <w:b/>
          <w:bCs/>
          <w:color w:val="7F0055"/>
        </w:rPr>
        <w:t>void</w:t>
      </w:r>
      <w:r w:rsidRPr="00427C22">
        <w:t xml:space="preserve"> </w:t>
      </w:r>
      <w:proofErr w:type="spellStart"/>
      <w:r w:rsidRPr="00427C22">
        <w:t>tets</w:t>
      </w:r>
      <w:proofErr w:type="spellEnd"/>
      <w:r w:rsidRPr="00427C22">
        <w:t>()</w:t>
      </w:r>
      <w:r w:rsidRPr="00427C22">
        <w:rPr>
          <w:b/>
          <w:bCs/>
          <w:color w:val="7F0055"/>
        </w:rPr>
        <w:t>throws</w:t>
      </w:r>
      <w:r w:rsidRPr="00427C22">
        <w:t xml:space="preserve"> Exception</w:t>
      </w:r>
      <w:r w:rsidR="00AC2CC8">
        <w:t xml:space="preserve">, </w:t>
      </w:r>
      <w:proofErr w:type="spellStart"/>
      <w:r w:rsidR="00AC2CC8">
        <w:t>SQLException</w:t>
      </w:r>
      <w:proofErr w:type="spellEnd"/>
      <w:r w:rsidRPr="00427C22">
        <w:t xml:space="preserve"> {</w:t>
      </w:r>
    </w:p>
    <w:p w14:paraId="3F56DA15" w14:textId="46354D57" w:rsidR="00427C22" w:rsidRDefault="00427C22" w:rsidP="003F6931">
      <w:pPr>
        <w:pStyle w:val="BodyTextFirstIndent2"/>
        <w:rPr>
          <w:color w:val="2A00FF"/>
        </w:rPr>
      </w:pPr>
      <w:proofErr w:type="spellStart"/>
      <w:r w:rsidRPr="00427C22">
        <w:rPr>
          <w:shd w:val="clear" w:color="auto" w:fill="D4D4D4"/>
        </w:rPr>
        <w:t>FileWriter</w:t>
      </w:r>
      <w:proofErr w:type="spellEnd"/>
      <w:r w:rsidRPr="00427C22">
        <w:t xml:space="preserve"> </w:t>
      </w:r>
      <w:proofErr w:type="spellStart"/>
      <w:r w:rsidRPr="00427C22">
        <w:rPr>
          <w:color w:val="6A3E3E"/>
          <w:u w:val="single"/>
        </w:rPr>
        <w:t>fw</w:t>
      </w:r>
      <w:proofErr w:type="spellEnd"/>
      <w:r w:rsidRPr="00427C22">
        <w:t xml:space="preserve"> = </w:t>
      </w:r>
      <w:r w:rsidRPr="00427C22">
        <w:rPr>
          <w:b/>
          <w:bCs/>
          <w:color w:val="7F0055"/>
        </w:rPr>
        <w:t>new</w:t>
      </w:r>
      <w:r w:rsidRPr="00427C22">
        <w:t xml:space="preserve"> </w:t>
      </w:r>
      <w:proofErr w:type="spellStart"/>
      <w:r w:rsidRPr="00427C22">
        <w:rPr>
          <w:shd w:val="clear" w:color="auto" w:fill="D4D4D4"/>
        </w:rPr>
        <w:t>FileWriter</w:t>
      </w:r>
      <w:proofErr w:type="spellEnd"/>
      <w:r w:rsidRPr="00427C22">
        <w:t>(</w:t>
      </w:r>
      <w:r w:rsidR="003F6931">
        <w:rPr>
          <w:color w:val="2A00FF"/>
        </w:rPr>
        <w:t>“</w:t>
      </w:r>
      <w:r w:rsidRPr="00427C22">
        <w:rPr>
          <w:color w:val="2A00FF"/>
        </w:rPr>
        <w:t>D://test.txt</w:t>
      </w:r>
      <w:r w:rsidR="000D1797">
        <w:rPr>
          <w:color w:val="2A00FF"/>
        </w:rPr>
        <w:t>”);</w:t>
      </w:r>
    </w:p>
    <w:p w14:paraId="24B56793" w14:textId="3AD7ACC2" w:rsidR="002978CC" w:rsidRDefault="00427C22" w:rsidP="002978CC">
      <w:pPr>
        <w:autoSpaceDE w:val="0"/>
        <w:autoSpaceDN w:val="0"/>
        <w:adjustRightInd w:val="0"/>
        <w:spacing w:after="0" w:line="240" w:lineRule="auto"/>
        <w:ind w:left="720"/>
        <w:rPr>
          <w:rFonts w:ascii="Consolas" w:hAnsi="Consolas" w:cs="Consolas"/>
          <w:color w:val="000000"/>
          <w:sz w:val="20"/>
          <w:szCs w:val="20"/>
        </w:rPr>
      </w:pPr>
      <w:r w:rsidRPr="00427C22">
        <w:rPr>
          <w:rFonts w:ascii="Consolas" w:hAnsi="Consolas" w:cs="Consolas"/>
          <w:color w:val="000000"/>
          <w:sz w:val="20"/>
          <w:szCs w:val="20"/>
        </w:rPr>
        <w:t>}</w:t>
      </w:r>
    </w:p>
    <w:p w14:paraId="7F0B6AEF" w14:textId="74125892" w:rsidR="002978CC" w:rsidRDefault="002978CC" w:rsidP="002978CC">
      <w:pPr>
        <w:autoSpaceDE w:val="0"/>
        <w:autoSpaceDN w:val="0"/>
        <w:adjustRightInd w:val="0"/>
        <w:spacing w:after="0" w:line="240" w:lineRule="auto"/>
        <w:rPr>
          <w:rFonts w:ascii="Consolas" w:hAnsi="Consolas" w:cs="Consolas"/>
          <w:color w:val="000000"/>
          <w:sz w:val="20"/>
          <w:szCs w:val="20"/>
        </w:rPr>
      </w:pPr>
    </w:p>
    <w:p w14:paraId="7EDCBBB7" w14:textId="751A6439" w:rsidR="002978CC" w:rsidRDefault="002978CC" w:rsidP="002978CC">
      <w:pPr>
        <w:autoSpaceDE w:val="0"/>
        <w:autoSpaceDN w:val="0"/>
        <w:adjustRightInd w:val="0"/>
        <w:spacing w:after="0" w:line="240" w:lineRule="auto"/>
        <w:rPr>
          <w:rFonts w:ascii="Consolas" w:hAnsi="Consolas" w:cs="Consolas"/>
          <w:color w:val="000000"/>
          <w:sz w:val="20"/>
          <w:szCs w:val="20"/>
        </w:rPr>
      </w:pPr>
    </w:p>
    <w:p w14:paraId="1083CB95" w14:textId="2B25C3C2" w:rsidR="002978CC" w:rsidRDefault="002978CC" w:rsidP="002978CC">
      <w:pPr>
        <w:autoSpaceDE w:val="0"/>
        <w:autoSpaceDN w:val="0"/>
        <w:adjustRightInd w:val="0"/>
        <w:spacing w:after="0" w:line="240" w:lineRule="auto"/>
        <w:rPr>
          <w:rFonts w:ascii="Consolas" w:hAnsi="Consolas" w:cs="Consolas"/>
          <w:color w:val="000000"/>
          <w:sz w:val="20"/>
          <w:szCs w:val="20"/>
        </w:rPr>
      </w:pPr>
    </w:p>
    <w:p w14:paraId="62D3BEE5" w14:textId="7BC73CCD" w:rsidR="002978CC" w:rsidRPr="0016133B" w:rsidRDefault="002978CC" w:rsidP="003F6931">
      <w:pPr>
        <w:pStyle w:val="Heading5"/>
        <w:rPr>
          <w:b/>
        </w:rPr>
      </w:pPr>
      <w:r w:rsidRPr="0016133B">
        <w:rPr>
          <w:b/>
        </w:rPr>
        <w:t>THROW:</w:t>
      </w:r>
    </w:p>
    <w:p w14:paraId="257471A5" w14:textId="5D24D83D" w:rsidR="002978CC" w:rsidRDefault="00654A7F" w:rsidP="003F6931">
      <w:pPr>
        <w:pStyle w:val="BodyText"/>
      </w:pPr>
      <w:r>
        <w:t>In</w:t>
      </w:r>
      <w:r w:rsidR="002978CC">
        <w:t xml:space="preserve"> Java, there are many exceptions like Null Pointer </w:t>
      </w:r>
      <w:proofErr w:type="spellStart"/>
      <w:r w:rsidR="002978CC">
        <w:t>Exception,etc</w:t>
      </w:r>
      <w:proofErr w:type="spellEnd"/>
      <w:r w:rsidR="002978CC">
        <w:t>.,</w:t>
      </w:r>
    </w:p>
    <w:p w14:paraId="3B31BDC3" w14:textId="15578529" w:rsidR="002978CC" w:rsidRDefault="002978CC" w:rsidP="003F6931">
      <w:pPr>
        <w:pStyle w:val="BodyText"/>
      </w:pPr>
      <w:r>
        <w:t xml:space="preserve">But Throw helps us to </w:t>
      </w:r>
      <w:r w:rsidR="00183A61">
        <w:t>create o</w:t>
      </w:r>
      <w:r w:rsidR="00ED7757">
        <w:t>b</w:t>
      </w:r>
      <w:r w:rsidR="00183A61">
        <w:t>ject of</w:t>
      </w:r>
      <w:r>
        <w:t xml:space="preserve"> our own Customized Exceptions </w:t>
      </w:r>
      <w:r w:rsidR="00DB363C" w:rsidRPr="00DB363C">
        <w:rPr>
          <w:b/>
        </w:rPr>
        <w:t>class</w:t>
      </w:r>
      <w:r w:rsidR="00DB363C">
        <w:t xml:space="preserve"> </w:t>
      </w:r>
      <w:r>
        <w:t xml:space="preserve">which is not </w:t>
      </w:r>
      <w:proofErr w:type="spellStart"/>
      <w:r>
        <w:t>their</w:t>
      </w:r>
      <w:proofErr w:type="spellEnd"/>
      <w:r>
        <w:t xml:space="preserve"> in java</w:t>
      </w:r>
      <w:r w:rsidR="00DB363C">
        <w:t xml:space="preserve"> </w:t>
      </w:r>
      <w:r w:rsidR="00DB363C" w:rsidRPr="00DB363C">
        <w:rPr>
          <w:b/>
        </w:rPr>
        <w:t>and throw it inside “catch“ block</w:t>
      </w:r>
      <w:r>
        <w:t>. Now, for some reason we want to create our own Exception</w:t>
      </w:r>
      <w:r w:rsidR="004657E9">
        <w:t xml:space="preserve"> but extending that customized Exception class to “Throwable” is mandatory</w:t>
      </w:r>
      <w:r>
        <w:t>.</w:t>
      </w:r>
      <w:r w:rsidR="000B19E7">
        <w:t xml:space="preserve"> </w:t>
      </w:r>
      <w:r w:rsidR="000B19E7" w:rsidRPr="000B19E7">
        <w:rPr>
          <w:b/>
        </w:rPr>
        <w:t>A practical scenario is mentioned below</w:t>
      </w:r>
      <w:r w:rsidR="000B19E7">
        <w:t>:-</w:t>
      </w:r>
    </w:p>
    <w:p w14:paraId="35E10DF8" w14:textId="34C0BE43" w:rsidR="002978CC" w:rsidRPr="0016133B" w:rsidRDefault="002978CC" w:rsidP="003F6931">
      <w:pPr>
        <w:pStyle w:val="Heading7"/>
        <w:rPr>
          <w:b/>
        </w:rPr>
      </w:pPr>
      <w:r w:rsidRPr="0016133B">
        <w:rPr>
          <w:b/>
        </w:rPr>
        <w:t>Real-Life example:-</w:t>
      </w:r>
    </w:p>
    <w:p w14:paraId="614FDE43" w14:textId="6C7D8EB6" w:rsidR="002978CC" w:rsidRDefault="002978CC" w:rsidP="003F6931">
      <w:pPr>
        <w:pStyle w:val="BodyText"/>
      </w:pPr>
      <w:r>
        <w:t xml:space="preserve">Suppose we went to a ATM machine to withdraw money. Now, our balance is 500, and I want to withdraw Rs 1000. So, if we want to do </w:t>
      </w:r>
      <w:proofErr w:type="spellStart"/>
      <w:r>
        <w:t>it.Then</w:t>
      </w:r>
      <w:proofErr w:type="spellEnd"/>
      <w:r>
        <w:t xml:space="preserve"> it should</w:t>
      </w:r>
      <w:r w:rsidR="00570CAC">
        <w:t xml:space="preserve"> show</w:t>
      </w:r>
      <w:r>
        <w:t xml:space="preserve"> some kind of Exceptions like “Insufficient Funds”</w:t>
      </w:r>
      <w:r w:rsidR="00880093">
        <w:t>.</w:t>
      </w:r>
    </w:p>
    <w:p w14:paraId="59C7CB23" w14:textId="43AE6465" w:rsidR="00880093" w:rsidRDefault="00880093" w:rsidP="003F6931">
      <w:pPr>
        <w:pStyle w:val="BodyText"/>
      </w:pPr>
      <w:r>
        <w:t>Now, we can create this Customized Exception using Throw keyword.</w:t>
      </w:r>
    </w:p>
    <w:p w14:paraId="1A54D003" w14:textId="77777777" w:rsidR="000B19E7" w:rsidRPr="003F6931" w:rsidRDefault="000B19E7" w:rsidP="003F6931">
      <w:pPr>
        <w:pStyle w:val="BodyText"/>
        <w:rPr>
          <w:b/>
        </w:rPr>
      </w:pPr>
      <w:r w:rsidRPr="003F6931">
        <w:rPr>
          <w:b/>
        </w:rPr>
        <w:t>I as a programmer created our own Exception for this particular business logic using “throw”.</w:t>
      </w:r>
    </w:p>
    <w:p w14:paraId="78D38207" w14:textId="65303237" w:rsidR="00013C4B" w:rsidRDefault="00013C4B" w:rsidP="002978CC">
      <w:pPr>
        <w:autoSpaceDE w:val="0"/>
        <w:autoSpaceDN w:val="0"/>
        <w:adjustRightInd w:val="0"/>
        <w:spacing w:after="0" w:line="240" w:lineRule="auto"/>
        <w:rPr>
          <w:rFonts w:ascii="Consolas" w:hAnsi="Consolas" w:cs="Consolas"/>
          <w:bCs/>
          <w:sz w:val="24"/>
          <w:szCs w:val="24"/>
        </w:rPr>
      </w:pPr>
    </w:p>
    <w:p w14:paraId="05034293" w14:textId="519BA675" w:rsidR="00013C4B" w:rsidRDefault="00013C4B" w:rsidP="003F6931">
      <w:pPr>
        <w:pStyle w:val="BodyText"/>
      </w:pPr>
      <w:r>
        <w:rPr>
          <w:b/>
        </w:rPr>
        <w:t xml:space="preserve">Note: </w:t>
      </w:r>
      <w:r>
        <w:t xml:space="preserve">To use “throw” inside a class, then we have to extend that class to parent of all exceptions </w:t>
      </w:r>
      <w:proofErr w:type="spellStart"/>
      <w:r>
        <w:t>i.e.,Throwable</w:t>
      </w:r>
      <w:proofErr w:type="spellEnd"/>
      <w:r>
        <w:t>.</w:t>
      </w:r>
    </w:p>
    <w:p w14:paraId="7EE38ED9" w14:textId="05663C21" w:rsidR="0026747E" w:rsidRDefault="0026747E" w:rsidP="003F6931">
      <w:pPr>
        <w:pStyle w:val="BodyText"/>
      </w:pPr>
      <w:r>
        <w:rPr>
          <w:b/>
        </w:rPr>
        <w:t xml:space="preserve">Importance of try-catch: </w:t>
      </w:r>
      <w:r>
        <w:t>Suppose if by somehow our application is crashed, Then we can use “catch” block to restart the app. “catch” has other usage also except suppressing errors.</w:t>
      </w:r>
    </w:p>
    <w:p w14:paraId="2656D7E7" w14:textId="77777777" w:rsidR="000C4650" w:rsidRDefault="000C4650" w:rsidP="002978CC">
      <w:pPr>
        <w:autoSpaceDE w:val="0"/>
        <w:autoSpaceDN w:val="0"/>
        <w:adjustRightInd w:val="0"/>
        <w:spacing w:after="0" w:line="240" w:lineRule="auto"/>
        <w:rPr>
          <w:rFonts w:ascii="Consolas" w:hAnsi="Consolas" w:cs="Consolas"/>
          <w:bCs/>
          <w:color w:val="CC0066"/>
          <w:sz w:val="36"/>
          <w:szCs w:val="36"/>
        </w:rPr>
      </w:pPr>
    </w:p>
    <w:p w14:paraId="2189CCE0" w14:textId="77777777" w:rsidR="000C4650" w:rsidRDefault="000C4650" w:rsidP="002978CC">
      <w:pPr>
        <w:autoSpaceDE w:val="0"/>
        <w:autoSpaceDN w:val="0"/>
        <w:adjustRightInd w:val="0"/>
        <w:spacing w:after="0" w:line="240" w:lineRule="auto"/>
        <w:rPr>
          <w:rFonts w:ascii="Consolas" w:hAnsi="Consolas" w:cs="Consolas"/>
          <w:bCs/>
          <w:color w:val="CC0066"/>
          <w:sz w:val="36"/>
          <w:szCs w:val="36"/>
        </w:rPr>
      </w:pPr>
    </w:p>
    <w:p w14:paraId="0142D2D8" w14:textId="6CA56E6A" w:rsidR="000C4650" w:rsidRDefault="000C4650" w:rsidP="003F6931">
      <w:pPr>
        <w:pStyle w:val="Heading8"/>
      </w:pPr>
      <w:r>
        <w:t>REGULAR EXPRESSIONS IN JAVA:</w:t>
      </w:r>
    </w:p>
    <w:p w14:paraId="2AD96D20" w14:textId="72D9B876" w:rsidR="000C4650" w:rsidRPr="003F6931" w:rsidRDefault="00F54614" w:rsidP="003F6931">
      <w:pPr>
        <w:pStyle w:val="BodyText"/>
        <w:rPr>
          <w:b/>
        </w:rPr>
      </w:pPr>
      <w:r w:rsidRPr="003F6931">
        <w:rPr>
          <w:b/>
          <w:noProof/>
        </w:rPr>
        <w:drawing>
          <wp:inline distT="0" distB="0" distL="0" distR="0" wp14:anchorId="6ED6E679" wp14:editId="127412F3">
            <wp:extent cx="2751455" cy="461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455" cy="461645"/>
                    </a:xfrm>
                    <a:prstGeom prst="rect">
                      <a:avLst/>
                    </a:prstGeom>
                    <a:noFill/>
                    <a:ln>
                      <a:noFill/>
                    </a:ln>
                  </pic:spPr>
                </pic:pic>
              </a:graphicData>
            </a:graphic>
          </wp:inline>
        </w:drawing>
      </w:r>
      <w:r w:rsidRPr="003F6931">
        <w:rPr>
          <w:b/>
        </w:rPr>
        <w:t>Html Form</w:t>
      </w:r>
    </w:p>
    <w:p w14:paraId="1F358319" w14:textId="77777777" w:rsidR="005C1658" w:rsidRDefault="000C4650" w:rsidP="003F6931">
      <w:pPr>
        <w:pStyle w:val="BodyText"/>
      </w:pPr>
      <w:r>
        <w:t xml:space="preserve">Suppose we create a form containing name, mobile text boxes in html. </w:t>
      </w:r>
    </w:p>
    <w:p w14:paraId="0025EDD4" w14:textId="62F329DA" w:rsidR="000C4650" w:rsidRDefault="000C4650" w:rsidP="003F6931">
      <w:pPr>
        <w:pStyle w:val="BodyText"/>
      </w:pPr>
      <w:r>
        <w:t>Now we have to validate those mobile numbers like:-</w:t>
      </w:r>
    </w:p>
    <w:p w14:paraId="08A31608" w14:textId="6360DF16" w:rsidR="000C4650" w:rsidRPr="000C4650" w:rsidRDefault="000C4650" w:rsidP="00B503D0">
      <w:pPr>
        <w:pStyle w:val="ListParagraph"/>
        <w:numPr>
          <w:ilvl w:val="0"/>
          <w:numId w:val="11"/>
        </w:numPr>
        <w:autoSpaceDE w:val="0"/>
        <w:autoSpaceDN w:val="0"/>
        <w:adjustRightInd w:val="0"/>
        <w:spacing w:after="0" w:line="240" w:lineRule="auto"/>
        <w:rPr>
          <w:rFonts w:ascii="Consolas" w:hAnsi="Consolas" w:cs="Consolas"/>
          <w:bCs/>
          <w:sz w:val="24"/>
          <w:szCs w:val="24"/>
        </w:rPr>
      </w:pPr>
      <w:r w:rsidRPr="000C4650">
        <w:rPr>
          <w:rFonts w:ascii="Consolas" w:hAnsi="Consolas" w:cs="Consolas"/>
          <w:bCs/>
          <w:sz w:val="24"/>
          <w:szCs w:val="24"/>
        </w:rPr>
        <w:t>Its 10 digit or not.</w:t>
      </w:r>
    </w:p>
    <w:p w14:paraId="02ABE5E2" w14:textId="78063706" w:rsidR="000C4650" w:rsidRPr="005C1658" w:rsidRDefault="000C4650" w:rsidP="00B503D0">
      <w:pPr>
        <w:pStyle w:val="ListParagraph"/>
        <w:numPr>
          <w:ilvl w:val="0"/>
          <w:numId w:val="11"/>
        </w:numPr>
        <w:autoSpaceDE w:val="0"/>
        <w:autoSpaceDN w:val="0"/>
        <w:adjustRightInd w:val="0"/>
        <w:spacing w:after="0" w:line="240" w:lineRule="auto"/>
        <w:rPr>
          <w:rFonts w:ascii="Consolas" w:hAnsi="Consolas" w:cs="Consolas"/>
          <w:bCs/>
          <w:sz w:val="24"/>
          <w:szCs w:val="24"/>
        </w:rPr>
      </w:pPr>
      <w:r w:rsidRPr="000C4650">
        <w:rPr>
          <w:rFonts w:ascii="Consolas" w:hAnsi="Consolas" w:cs="Consolas"/>
          <w:bCs/>
          <w:sz w:val="24"/>
          <w:szCs w:val="24"/>
        </w:rPr>
        <w:t>Every mobile No. should starts with 6/7/8/9 only.</w:t>
      </w:r>
    </w:p>
    <w:p w14:paraId="11404582" w14:textId="69B73AC1" w:rsidR="00F54614" w:rsidRDefault="00F54614" w:rsidP="000C4650">
      <w:pPr>
        <w:autoSpaceDE w:val="0"/>
        <w:autoSpaceDN w:val="0"/>
        <w:adjustRightInd w:val="0"/>
        <w:spacing w:after="0" w:line="240" w:lineRule="auto"/>
        <w:rPr>
          <w:rFonts w:ascii="Consolas" w:hAnsi="Consolas" w:cs="Consolas"/>
          <w:bCs/>
          <w:sz w:val="24"/>
          <w:szCs w:val="24"/>
        </w:rPr>
      </w:pPr>
    </w:p>
    <w:p w14:paraId="3555F699" w14:textId="78ADD8E4" w:rsidR="00F54614" w:rsidRPr="005C1658" w:rsidRDefault="00F54614" w:rsidP="003F6931">
      <w:pPr>
        <w:pStyle w:val="BodyText"/>
      </w:pPr>
      <w:r w:rsidRPr="005C1658">
        <w:rPr>
          <w:b/>
        </w:rPr>
        <w:t>We</w:t>
      </w:r>
      <w:r w:rsidRPr="005C1658">
        <w:t xml:space="preserve"> also need to validate for “Name” input box like:-</w:t>
      </w:r>
    </w:p>
    <w:p w14:paraId="40668D27" w14:textId="4D48A531" w:rsidR="00F54614" w:rsidRPr="00913F1E" w:rsidRDefault="00F54614" w:rsidP="00B503D0">
      <w:pPr>
        <w:pStyle w:val="ListParagraph"/>
        <w:numPr>
          <w:ilvl w:val="0"/>
          <w:numId w:val="12"/>
        </w:numPr>
        <w:autoSpaceDE w:val="0"/>
        <w:autoSpaceDN w:val="0"/>
        <w:adjustRightInd w:val="0"/>
        <w:spacing w:after="0" w:line="240" w:lineRule="auto"/>
        <w:rPr>
          <w:rFonts w:ascii="Consolas" w:hAnsi="Consolas" w:cs="Consolas"/>
          <w:bCs/>
          <w:sz w:val="24"/>
          <w:szCs w:val="24"/>
        </w:rPr>
      </w:pPr>
      <w:r w:rsidRPr="00913F1E">
        <w:rPr>
          <w:rFonts w:ascii="Consolas" w:hAnsi="Consolas" w:cs="Consolas"/>
          <w:bCs/>
          <w:sz w:val="24"/>
          <w:szCs w:val="24"/>
        </w:rPr>
        <w:t>We should not enter numbers into it.</w:t>
      </w:r>
    </w:p>
    <w:p w14:paraId="76F61A05" w14:textId="502950FF" w:rsidR="00F54614" w:rsidRPr="00913F1E" w:rsidRDefault="00F54614" w:rsidP="00B503D0">
      <w:pPr>
        <w:pStyle w:val="ListParagraph"/>
        <w:numPr>
          <w:ilvl w:val="0"/>
          <w:numId w:val="12"/>
        </w:numPr>
        <w:autoSpaceDE w:val="0"/>
        <w:autoSpaceDN w:val="0"/>
        <w:adjustRightInd w:val="0"/>
        <w:spacing w:after="0" w:line="240" w:lineRule="auto"/>
        <w:rPr>
          <w:rFonts w:ascii="Consolas" w:hAnsi="Consolas" w:cs="Consolas"/>
          <w:bCs/>
          <w:sz w:val="24"/>
          <w:szCs w:val="24"/>
        </w:rPr>
      </w:pPr>
      <w:r w:rsidRPr="00913F1E">
        <w:rPr>
          <w:rFonts w:ascii="Consolas" w:hAnsi="Consolas" w:cs="Consolas"/>
          <w:bCs/>
          <w:sz w:val="24"/>
          <w:szCs w:val="24"/>
        </w:rPr>
        <w:t>We should not enter special characters into it.</w:t>
      </w:r>
    </w:p>
    <w:p w14:paraId="5C152A4A" w14:textId="2DF71FAA" w:rsidR="00F54614" w:rsidRPr="00913F1E" w:rsidRDefault="00F54614" w:rsidP="00B503D0">
      <w:pPr>
        <w:pStyle w:val="ListParagraph"/>
        <w:numPr>
          <w:ilvl w:val="0"/>
          <w:numId w:val="12"/>
        </w:numPr>
        <w:autoSpaceDE w:val="0"/>
        <w:autoSpaceDN w:val="0"/>
        <w:adjustRightInd w:val="0"/>
        <w:spacing w:after="0" w:line="240" w:lineRule="auto"/>
        <w:rPr>
          <w:rFonts w:ascii="Consolas" w:hAnsi="Consolas" w:cs="Consolas"/>
          <w:bCs/>
          <w:sz w:val="24"/>
          <w:szCs w:val="24"/>
        </w:rPr>
      </w:pPr>
      <w:r w:rsidRPr="00913F1E">
        <w:rPr>
          <w:rFonts w:ascii="Consolas" w:hAnsi="Consolas" w:cs="Consolas"/>
          <w:bCs/>
          <w:sz w:val="24"/>
          <w:szCs w:val="24"/>
        </w:rPr>
        <w:lastRenderedPageBreak/>
        <w:t>We should enter only Alphanumeric characters into it.</w:t>
      </w:r>
    </w:p>
    <w:p w14:paraId="7C867C38" w14:textId="4AE62E71" w:rsidR="00913F1E" w:rsidRDefault="005C1658" w:rsidP="003F6931">
      <w:pPr>
        <w:pStyle w:val="BodyText"/>
      </w:pPr>
      <w:r>
        <w:t>Now for doing this, we need Regular Expressions.</w:t>
      </w:r>
    </w:p>
    <w:p w14:paraId="16CD8970" w14:textId="06B7D3A9" w:rsidR="000C4650" w:rsidRPr="009B0374" w:rsidRDefault="00D002BA" w:rsidP="00B503D0">
      <w:pPr>
        <w:pStyle w:val="ListParagraph"/>
        <w:numPr>
          <w:ilvl w:val="0"/>
          <w:numId w:val="14"/>
        </w:numPr>
        <w:autoSpaceDE w:val="0"/>
        <w:autoSpaceDN w:val="0"/>
        <w:adjustRightInd w:val="0"/>
        <w:spacing w:after="0" w:line="240" w:lineRule="auto"/>
        <w:rPr>
          <w:rFonts w:ascii="Consolas" w:hAnsi="Consolas" w:cs="Consolas"/>
          <w:bCs/>
          <w:sz w:val="24"/>
          <w:szCs w:val="24"/>
        </w:rPr>
      </w:pPr>
      <w:r w:rsidRPr="009B0374">
        <w:rPr>
          <w:rFonts w:ascii="Consolas" w:hAnsi="Consolas" w:cs="Consolas"/>
          <w:bCs/>
          <w:sz w:val="24"/>
          <w:szCs w:val="24"/>
        </w:rPr>
        <w:t xml:space="preserve">Pattern p = </w:t>
      </w:r>
      <w:proofErr w:type="spellStart"/>
      <w:r w:rsidRPr="009B0374">
        <w:rPr>
          <w:rFonts w:ascii="Consolas" w:hAnsi="Consolas" w:cs="Consolas"/>
          <w:bCs/>
          <w:sz w:val="24"/>
          <w:szCs w:val="24"/>
        </w:rPr>
        <w:t>Pattern.compile</w:t>
      </w:r>
      <w:proofErr w:type="spellEnd"/>
      <w:r w:rsidRPr="009B0374">
        <w:rPr>
          <w:rFonts w:ascii="Consolas" w:hAnsi="Consolas" w:cs="Consolas"/>
          <w:bCs/>
          <w:sz w:val="24"/>
          <w:szCs w:val="24"/>
        </w:rPr>
        <w:t>();</w:t>
      </w:r>
    </w:p>
    <w:p w14:paraId="5BD187B9" w14:textId="77777777" w:rsidR="000F63EC" w:rsidRDefault="000F63EC" w:rsidP="003F6931">
      <w:pPr>
        <w:pStyle w:val="Heading9"/>
      </w:pPr>
      <w:r>
        <w:t>Ex. Of compile()method,</w:t>
      </w:r>
    </w:p>
    <w:p w14:paraId="05EA221A" w14:textId="3B2D8198" w:rsidR="000F63EC" w:rsidRDefault="000F63EC" w:rsidP="003F6931">
      <w:pPr>
        <w:pStyle w:val="BodyTextFirstIndent2"/>
      </w:pPr>
      <w:r>
        <w:rPr>
          <w:b/>
          <w:bCs/>
          <w:color w:val="7F0055"/>
        </w:rPr>
        <w:t>public</w:t>
      </w:r>
      <w:r>
        <w:t xml:space="preserve"> </w:t>
      </w:r>
      <w:r>
        <w:rPr>
          <w:b/>
          <w:bCs/>
          <w:color w:val="7F0055"/>
        </w:rPr>
        <w:t>static</w:t>
      </w:r>
      <w:r>
        <w:t xml:space="preserve"> Pattern </w:t>
      </w:r>
      <w:r>
        <w:rPr>
          <w:shd w:val="clear" w:color="auto" w:fill="D4D4D4"/>
        </w:rPr>
        <w:t>compile</w:t>
      </w:r>
      <w:r>
        <w:t xml:space="preserve">(String </w:t>
      </w:r>
      <w:r>
        <w:rPr>
          <w:color w:val="6A3E3E"/>
        </w:rPr>
        <w:t>regex</w:t>
      </w:r>
      <w:r>
        <w:t>) {</w:t>
      </w:r>
    </w:p>
    <w:p w14:paraId="022AFE77" w14:textId="05E4CFEF" w:rsidR="000F63EC" w:rsidRDefault="000F63EC" w:rsidP="003F6931">
      <w:pPr>
        <w:pStyle w:val="BodyTextFirstIndent2"/>
      </w:pPr>
      <w:r>
        <w:rPr>
          <w:b/>
          <w:bCs/>
          <w:color w:val="7F0055"/>
        </w:rPr>
        <w:t>return</w:t>
      </w:r>
      <w:r>
        <w:t xml:space="preserve"> </w:t>
      </w:r>
      <w:r>
        <w:rPr>
          <w:b/>
          <w:bCs/>
          <w:color w:val="7F0055"/>
        </w:rPr>
        <w:t>new</w:t>
      </w:r>
      <w:r>
        <w:t xml:space="preserve"> Pattern(</w:t>
      </w:r>
      <w:r>
        <w:rPr>
          <w:color w:val="6A3E3E"/>
        </w:rPr>
        <w:t>regex</w:t>
      </w:r>
      <w:r>
        <w:t>, 0);</w:t>
      </w:r>
    </w:p>
    <w:p w14:paraId="4670C57D" w14:textId="6ACA18A6" w:rsidR="000F63EC" w:rsidRDefault="000F63EC" w:rsidP="000F63E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14:paraId="553FA6AD" w14:textId="77777777" w:rsidR="000F63EC" w:rsidRDefault="000F63EC" w:rsidP="002978CC">
      <w:pPr>
        <w:autoSpaceDE w:val="0"/>
        <w:autoSpaceDN w:val="0"/>
        <w:adjustRightInd w:val="0"/>
        <w:spacing w:after="0" w:line="240" w:lineRule="auto"/>
        <w:rPr>
          <w:rFonts w:ascii="Consolas" w:hAnsi="Consolas" w:cs="Consolas"/>
          <w:bCs/>
          <w:sz w:val="24"/>
          <w:szCs w:val="24"/>
        </w:rPr>
      </w:pPr>
    </w:p>
    <w:p w14:paraId="064DDE01" w14:textId="04A2BE1A" w:rsidR="00D002BA" w:rsidRDefault="00D002BA"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sidRPr="000F63EC">
        <w:rPr>
          <w:rFonts w:ascii="Consolas" w:hAnsi="Consolas" w:cs="Consolas"/>
          <w:bCs/>
          <w:sz w:val="24"/>
          <w:szCs w:val="24"/>
        </w:rPr>
        <w:t>Matcher m = P.matcher(“a6b#@z9D”);</w:t>
      </w:r>
    </w:p>
    <w:p w14:paraId="726395ED" w14:textId="1DC38E2E" w:rsidR="000F63EC" w:rsidRPr="000F63EC" w:rsidRDefault="000F63EC" w:rsidP="000F63EC">
      <w:pPr>
        <w:pStyle w:val="ListParagraph"/>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Ex. Of matcher() method,</w:t>
      </w:r>
    </w:p>
    <w:p w14:paraId="0D38F331" w14:textId="77777777" w:rsidR="000F63EC" w:rsidRDefault="000F63EC" w:rsidP="003F6931">
      <w:pPr>
        <w:pStyle w:val="List3"/>
      </w:pPr>
      <w:r>
        <w:rPr>
          <w:b/>
          <w:bCs/>
          <w:color w:val="7F0055"/>
        </w:rPr>
        <w:t>public</w:t>
      </w:r>
      <w:r>
        <w:t xml:space="preserve"> </w:t>
      </w:r>
      <w:r>
        <w:rPr>
          <w:shd w:val="clear" w:color="auto" w:fill="D4D4D4"/>
        </w:rPr>
        <w:t>Matcher</w:t>
      </w:r>
      <w:r>
        <w:t xml:space="preserve"> matcher(</w:t>
      </w:r>
      <w:proofErr w:type="spellStart"/>
      <w:r>
        <w:t>CharSequence</w:t>
      </w:r>
      <w:proofErr w:type="spellEnd"/>
      <w:r>
        <w:t xml:space="preserve"> </w:t>
      </w:r>
      <w:r>
        <w:rPr>
          <w:color w:val="6A3E3E"/>
        </w:rPr>
        <w:t>input</w:t>
      </w:r>
      <w:r>
        <w:t>) {</w:t>
      </w:r>
    </w:p>
    <w:p w14:paraId="5CD64ADB" w14:textId="3609C8AF" w:rsidR="000F63EC" w:rsidRDefault="000F63EC" w:rsidP="003F6931">
      <w:pPr>
        <w:pStyle w:val="List3"/>
      </w:pPr>
      <w:r>
        <w:rPr>
          <w:b/>
          <w:bCs/>
          <w:color w:val="7F0055"/>
        </w:rPr>
        <w:t>if</w:t>
      </w:r>
      <w:r>
        <w:rPr>
          <w:color w:val="000000"/>
        </w:rPr>
        <w:t xml:space="preserve"> (!</w:t>
      </w:r>
      <w:r>
        <w:t>compiled</w:t>
      </w:r>
      <w:r>
        <w:rPr>
          <w:color w:val="000000"/>
        </w:rPr>
        <w:t>) {</w:t>
      </w:r>
    </w:p>
    <w:p w14:paraId="2402AC45" w14:textId="3064B8A4" w:rsidR="000F63EC" w:rsidRDefault="000F63EC" w:rsidP="003F6931">
      <w:pPr>
        <w:pStyle w:val="BodyTextFirstIndent2"/>
      </w:pPr>
      <w:r>
        <w:t>synchronized</w:t>
      </w:r>
      <w:r>
        <w:rPr>
          <w:color w:val="000000"/>
        </w:rPr>
        <w:t>(</w:t>
      </w:r>
      <w:r>
        <w:t>this</w:t>
      </w:r>
      <w:r>
        <w:rPr>
          <w:color w:val="000000"/>
        </w:rPr>
        <w:t>) {</w:t>
      </w:r>
    </w:p>
    <w:p w14:paraId="15979E72" w14:textId="230C47F8" w:rsidR="000F63EC" w:rsidRDefault="000F63EC" w:rsidP="003F6931">
      <w:pPr>
        <w:pStyle w:val="BodyTextFirstIndent2"/>
      </w:pPr>
      <w:r>
        <w:rPr>
          <w:b/>
          <w:bCs/>
          <w:color w:val="7F0055"/>
        </w:rPr>
        <w:t>if</w:t>
      </w:r>
      <w:r>
        <w:rPr>
          <w:color w:val="000000"/>
        </w:rPr>
        <w:t xml:space="preserve"> (!</w:t>
      </w:r>
      <w:r>
        <w:t>compiled</w:t>
      </w:r>
      <w:r>
        <w:rPr>
          <w:color w:val="000000"/>
        </w:rPr>
        <w:t>)</w:t>
      </w:r>
    </w:p>
    <w:p w14:paraId="74A64AE9" w14:textId="2931A726" w:rsidR="000F63EC" w:rsidRDefault="000F63EC" w:rsidP="003F6931">
      <w:pPr>
        <w:pStyle w:val="BodyTextFirstIndent2"/>
      </w:pPr>
      <w:r>
        <w:t>compile();</w:t>
      </w:r>
    </w:p>
    <w:p w14:paraId="2A94C222" w14:textId="77777777" w:rsidR="000F63EC" w:rsidRDefault="000F63EC" w:rsidP="000F63EC">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14:paraId="27E86500" w14:textId="77777777" w:rsidR="000F63EC" w:rsidRDefault="000F63EC" w:rsidP="000F63EC">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14:paraId="197771E4" w14:textId="70E61D2A" w:rsidR="000F63EC" w:rsidRDefault="000F63EC" w:rsidP="003F6931">
      <w:pPr>
        <w:pStyle w:val="BodyTextFirstIndent"/>
      </w:pPr>
      <w:r>
        <w:t xml:space="preserve">Matcher </w:t>
      </w:r>
      <w:r>
        <w:rPr>
          <w:color w:val="6A3E3E"/>
        </w:rPr>
        <w:t>m</w:t>
      </w:r>
      <w:r>
        <w:t xml:space="preserve"> = </w:t>
      </w:r>
      <w:r>
        <w:rPr>
          <w:b/>
          <w:bCs/>
          <w:color w:val="7F0055"/>
        </w:rPr>
        <w:t>new</w:t>
      </w:r>
      <w:r>
        <w:t xml:space="preserve"> Matcher(</w:t>
      </w:r>
      <w:r>
        <w:rPr>
          <w:b/>
          <w:bCs/>
          <w:color w:val="7F0055"/>
        </w:rPr>
        <w:t>this</w:t>
      </w:r>
      <w:r>
        <w:t xml:space="preserve">, </w:t>
      </w:r>
      <w:r>
        <w:rPr>
          <w:color w:val="6A3E3E"/>
        </w:rPr>
        <w:t>input</w:t>
      </w:r>
      <w:r>
        <w:t>);</w:t>
      </w:r>
      <w:r w:rsidR="009B0374">
        <w:t>//here Matcher constructor is called below</w:t>
      </w:r>
    </w:p>
    <w:p w14:paraId="4ECDABC7" w14:textId="46F9D595" w:rsidR="009B0374" w:rsidRDefault="000F63EC" w:rsidP="003F6931">
      <w:pPr>
        <w:pStyle w:val="BodyTextFirstIndent2"/>
      </w:pPr>
      <w:r>
        <w:rPr>
          <w:shd w:val="clear" w:color="auto" w:fill="D4D4D4"/>
        </w:rPr>
        <w:t>return</w:t>
      </w:r>
      <w:r>
        <w:rPr>
          <w:color w:val="000000"/>
          <w:shd w:val="clear" w:color="auto" w:fill="D4D4D4"/>
        </w:rPr>
        <w:t xml:space="preserve"> </w:t>
      </w:r>
      <w:r>
        <w:rPr>
          <w:color w:val="6A3E3E"/>
          <w:shd w:val="clear" w:color="auto" w:fill="D4D4D4"/>
        </w:rPr>
        <w:t>m</w:t>
      </w:r>
      <w:r>
        <w:rPr>
          <w:color w:val="000000"/>
          <w:shd w:val="clear" w:color="auto" w:fill="D4D4D4"/>
        </w:rPr>
        <w:t>;</w:t>
      </w:r>
    </w:p>
    <w:p w14:paraId="6E028D17" w14:textId="7F2BCFBE" w:rsidR="000F63EC" w:rsidRPr="009B0374" w:rsidRDefault="000F63EC" w:rsidP="009B03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EB9646" w14:textId="77777777" w:rsidR="000F63EC" w:rsidRDefault="000F63EC" w:rsidP="000F63EC">
      <w:pPr>
        <w:ind w:left="720"/>
        <w:rPr>
          <w:rFonts w:ascii="Consolas" w:hAnsi="Consolas" w:cs="Consolas"/>
          <w:color w:val="000000"/>
          <w:sz w:val="20"/>
          <w:szCs w:val="20"/>
        </w:rPr>
      </w:pPr>
    </w:p>
    <w:p w14:paraId="52F1036C" w14:textId="77777777" w:rsidR="000F63EC" w:rsidRPr="000F63EC" w:rsidRDefault="000F63EC" w:rsidP="003F6931">
      <w:pPr>
        <w:pStyle w:val="BodyTextFirstIndent2"/>
      </w:pPr>
      <w:r>
        <w:t xml:space="preserve">Matcher(Pattern </w:t>
      </w:r>
      <w:r>
        <w:rPr>
          <w:color w:val="6A3E3E"/>
        </w:rPr>
        <w:t>parent</w:t>
      </w:r>
      <w:r>
        <w:t xml:space="preserve">, </w:t>
      </w:r>
      <w:proofErr w:type="spellStart"/>
      <w:r>
        <w:t>CharSequence</w:t>
      </w:r>
      <w:proofErr w:type="spellEnd"/>
      <w:r>
        <w:t xml:space="preserve"> </w:t>
      </w:r>
      <w:r>
        <w:rPr>
          <w:color w:val="6A3E3E"/>
          <w:shd w:val="clear" w:color="auto" w:fill="F0D8A8"/>
        </w:rPr>
        <w:t>text</w:t>
      </w:r>
      <w:r>
        <w:t>) {</w:t>
      </w:r>
    </w:p>
    <w:p w14:paraId="031D3A27" w14:textId="7983A2BF" w:rsidR="000F63EC" w:rsidRDefault="000F63EC" w:rsidP="003F6931">
      <w:pPr>
        <w:pStyle w:val="BodyTextFirstIndent2"/>
      </w:pPr>
      <w:proofErr w:type="spellStart"/>
      <w:r>
        <w:rPr>
          <w:b/>
          <w:bCs/>
          <w:color w:val="7F0055"/>
        </w:rPr>
        <w:t>this</w:t>
      </w:r>
      <w:r>
        <w:rPr>
          <w:color w:val="000000"/>
        </w:rPr>
        <w:t>.</w:t>
      </w:r>
      <w:r>
        <w:t>parentPattern</w:t>
      </w:r>
      <w:proofErr w:type="spellEnd"/>
      <w:r>
        <w:rPr>
          <w:color w:val="000000"/>
        </w:rPr>
        <w:t xml:space="preserve"> = </w:t>
      </w:r>
      <w:r>
        <w:rPr>
          <w:color w:val="6A3E3E"/>
        </w:rPr>
        <w:t>parent</w:t>
      </w:r>
      <w:r>
        <w:rPr>
          <w:color w:val="000000"/>
        </w:rPr>
        <w:t>;</w:t>
      </w:r>
    </w:p>
    <w:p w14:paraId="134C9D92" w14:textId="4A076FA0" w:rsidR="000F63EC" w:rsidRDefault="000F63EC" w:rsidP="003F6931">
      <w:pPr>
        <w:pStyle w:val="BodyTextFirstIndent2"/>
      </w:pPr>
      <w:proofErr w:type="spellStart"/>
      <w:r>
        <w:rPr>
          <w:b/>
          <w:bCs/>
          <w:color w:val="7F0055"/>
        </w:rPr>
        <w:t>this</w:t>
      </w:r>
      <w:r>
        <w:t>.</w:t>
      </w:r>
      <w:r>
        <w:rPr>
          <w:color w:val="0000C0"/>
        </w:rPr>
        <w:t>text</w:t>
      </w:r>
      <w:proofErr w:type="spellEnd"/>
      <w:r>
        <w:t xml:space="preserve"> = </w:t>
      </w:r>
      <w:r>
        <w:rPr>
          <w:color w:val="6A3E3E"/>
          <w:shd w:val="clear" w:color="auto" w:fill="D4D4D4"/>
        </w:rPr>
        <w:t>text</w:t>
      </w:r>
      <w:r>
        <w:t>;</w:t>
      </w:r>
    </w:p>
    <w:p w14:paraId="7D45B4BE" w14:textId="77777777" w:rsidR="000F63EC" w:rsidRPr="000C4650" w:rsidRDefault="000F63EC" w:rsidP="000F63EC">
      <w:pPr>
        <w:autoSpaceDE w:val="0"/>
        <w:autoSpaceDN w:val="0"/>
        <w:adjustRightInd w:val="0"/>
        <w:spacing w:after="0" w:line="240" w:lineRule="auto"/>
        <w:ind w:left="720"/>
        <w:rPr>
          <w:rFonts w:ascii="Consolas" w:hAnsi="Consolas" w:cs="Consolas"/>
          <w:bCs/>
          <w:sz w:val="24"/>
          <w:szCs w:val="24"/>
        </w:rPr>
      </w:pPr>
      <w:r>
        <w:rPr>
          <w:rFonts w:ascii="Consolas" w:hAnsi="Consolas" w:cs="Consolas"/>
          <w:color w:val="000000"/>
          <w:sz w:val="20"/>
          <w:szCs w:val="20"/>
        </w:rPr>
        <w:t xml:space="preserve">    }</w:t>
      </w:r>
    </w:p>
    <w:p w14:paraId="57F28082" w14:textId="52F8D810" w:rsidR="000F63EC" w:rsidRDefault="000F63EC" w:rsidP="002978CC">
      <w:pPr>
        <w:autoSpaceDE w:val="0"/>
        <w:autoSpaceDN w:val="0"/>
        <w:adjustRightInd w:val="0"/>
        <w:spacing w:after="0" w:line="240" w:lineRule="auto"/>
        <w:rPr>
          <w:rFonts w:ascii="Consolas" w:hAnsi="Consolas" w:cs="Consolas"/>
          <w:bCs/>
          <w:sz w:val="24"/>
          <w:szCs w:val="24"/>
        </w:rPr>
      </w:pPr>
    </w:p>
    <w:p w14:paraId="2F85C284" w14:textId="7190569F" w:rsidR="009B0374" w:rsidRDefault="009B0374" w:rsidP="003F6931">
      <w:pPr>
        <w:pStyle w:val="BodyText"/>
      </w:pPr>
      <w:r>
        <w:rPr>
          <w:b/>
        </w:rPr>
        <w:t>.compile(String regex) -&gt;</w:t>
      </w:r>
      <w:r>
        <w:t>Compiles a given regular expression to a pattern. And that pattern “[</w:t>
      </w:r>
      <w:proofErr w:type="spellStart"/>
      <w:r>
        <w:t>abc</w:t>
      </w:r>
      <w:proofErr w:type="spellEnd"/>
      <w:r>
        <w:t xml:space="preserve">]” is stored inside an object, and is returned to reference “p”. When we print “p”, we get the pattern as value inside </w:t>
      </w:r>
      <w:proofErr w:type="spellStart"/>
      <w:r>
        <w:t>it,i.e</w:t>
      </w:r>
      <w:proofErr w:type="spellEnd"/>
      <w:r>
        <w:t>.,</w:t>
      </w:r>
      <w:r w:rsidR="00FE108A">
        <w:t>[</w:t>
      </w:r>
      <w:proofErr w:type="spellStart"/>
      <w:r w:rsidR="00FE108A">
        <w:t>abc</w:t>
      </w:r>
      <w:proofErr w:type="spellEnd"/>
      <w:r w:rsidR="00FE108A">
        <w:t>], instead of address.</w:t>
      </w:r>
    </w:p>
    <w:p w14:paraId="048B9D24" w14:textId="4957FBDC" w:rsidR="00FE108A" w:rsidRPr="00AC0851" w:rsidRDefault="00FE108A" w:rsidP="003F6931">
      <w:pPr>
        <w:pStyle w:val="BodyText"/>
      </w:pPr>
      <w:r w:rsidRPr="00FE108A">
        <w:rPr>
          <w:b/>
        </w:rPr>
        <w:t>p.matcher(“a6b#@z9D”)</w:t>
      </w:r>
      <w:r>
        <w:rPr>
          <w:b/>
        </w:rPr>
        <w:t>-&gt; “matcher”</w:t>
      </w:r>
      <w:r>
        <w:t xml:space="preserve"> is a special type of method</w:t>
      </w:r>
      <w:r w:rsidR="004E4D28">
        <w:t>,</w:t>
      </w:r>
      <w:r w:rsidR="00CD19BF">
        <w:t xml:space="preserve"> </w:t>
      </w:r>
      <w:r w:rsidR="004E4D28">
        <w:t xml:space="preserve">which takes </w:t>
      </w:r>
      <w:r w:rsidR="004E4D28">
        <w:rPr>
          <w:b/>
        </w:rPr>
        <w:t xml:space="preserve">string </w:t>
      </w:r>
      <w:r w:rsidR="004E4D28">
        <w:t xml:space="preserve"> as an </w:t>
      </w:r>
      <w:r w:rsidR="004E4D28">
        <w:rPr>
          <w:b/>
        </w:rPr>
        <w:t>Argument,</w:t>
      </w:r>
      <w:r>
        <w:t xml:space="preserve"> where in</w:t>
      </w:r>
      <w:r w:rsidR="00AC0851">
        <w:t>ternally the given sequence of characters(“</w:t>
      </w:r>
      <w:r w:rsidR="00AC0851" w:rsidRPr="000F63EC">
        <w:t>a6b#@z9D”)</w:t>
      </w:r>
      <w:r w:rsidR="00AC0851">
        <w:t>, is matched for “</w:t>
      </w:r>
      <w:r w:rsidR="00AC0851" w:rsidRPr="00AC0851">
        <w:rPr>
          <w:b/>
        </w:rPr>
        <w:t>common characters”</w:t>
      </w:r>
      <w:r w:rsidR="00AC0851">
        <w:rPr>
          <w:b/>
        </w:rPr>
        <w:t xml:space="preserve"> </w:t>
      </w:r>
      <w:r w:rsidR="00AC0851">
        <w:t>with the current object value. And here the current object value is “p” which contains the pattern [</w:t>
      </w:r>
      <w:proofErr w:type="spellStart"/>
      <w:r w:rsidR="00AC0851">
        <w:t>abc</w:t>
      </w:r>
      <w:proofErr w:type="spellEnd"/>
      <w:r w:rsidR="00AC0851">
        <w:t>]. After finding out the common characters , now they are stored into a newly created “matcher” object, which will contain the matching value “</w:t>
      </w:r>
      <w:proofErr w:type="spellStart"/>
      <w:r w:rsidR="00AC0851">
        <w:t>a&amp;b</w:t>
      </w:r>
      <w:proofErr w:type="spellEnd"/>
      <w:r w:rsidR="00AC0851">
        <w:t>” and address is returned to “m” reference.</w:t>
      </w:r>
    </w:p>
    <w:p w14:paraId="64F1B2EE" w14:textId="21E1505F" w:rsidR="00D002BA" w:rsidRPr="00FE108A" w:rsidRDefault="00D002BA" w:rsidP="003F6931">
      <w:pPr>
        <w:pStyle w:val="Heading9"/>
        <w:rPr>
          <w:b/>
        </w:rPr>
      </w:pPr>
      <w:r>
        <w:t>While(</w:t>
      </w:r>
      <w:proofErr w:type="spellStart"/>
      <w:r>
        <w:t>m.find</w:t>
      </w:r>
      <w:proofErr w:type="spellEnd"/>
      <w:r>
        <w:t>()){</w:t>
      </w:r>
    </w:p>
    <w:p w14:paraId="356D866F" w14:textId="1A5218E1" w:rsidR="00D002BA" w:rsidRDefault="00D002BA" w:rsidP="003F6931">
      <w:pPr>
        <w:pStyle w:val="BodyTextFirstIndent"/>
      </w:pPr>
      <w:proofErr w:type="spellStart"/>
      <w:r>
        <w:t>Sopln</w:t>
      </w:r>
      <w:proofErr w:type="spellEnd"/>
      <w:r>
        <w:t>(</w:t>
      </w:r>
      <w:proofErr w:type="spellStart"/>
      <w:r>
        <w:t>m.start</w:t>
      </w:r>
      <w:proofErr w:type="spellEnd"/>
      <w:r>
        <w:t>()+”…………”+</w:t>
      </w:r>
      <w:proofErr w:type="spellStart"/>
      <w:r>
        <w:t>m.group</w:t>
      </w:r>
      <w:proofErr w:type="spellEnd"/>
      <w:r>
        <w:t>());</w:t>
      </w:r>
    </w:p>
    <w:p w14:paraId="3A6F1A0F" w14:textId="599C3C8D" w:rsidR="00D002BA" w:rsidRDefault="00D002BA" w:rsidP="002978CC">
      <w:p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w:t>
      </w:r>
    </w:p>
    <w:p w14:paraId="59CBD213" w14:textId="3ACE7188" w:rsidR="00ED7757" w:rsidRDefault="00ED7757" w:rsidP="003F6931">
      <w:pPr>
        <w:pStyle w:val="BodyText"/>
      </w:pPr>
      <w:r>
        <w:t>We have to first check if an alphabet exist in the sequence, where do they exist, if exists, then give me the alphabet and its index number.</w:t>
      </w:r>
    </w:p>
    <w:p w14:paraId="1CE636B7" w14:textId="49C13670" w:rsidR="003E0E50" w:rsidRDefault="003E0E50" w:rsidP="003F6931">
      <w:pPr>
        <w:pStyle w:val="BodyText"/>
      </w:pPr>
      <w:r w:rsidRPr="007C2B73">
        <w:rPr>
          <w:b/>
        </w:rPr>
        <w:lastRenderedPageBreak/>
        <w:t>[</w:t>
      </w:r>
      <w:proofErr w:type="spellStart"/>
      <w:r w:rsidRPr="007C2B73">
        <w:rPr>
          <w:b/>
        </w:rPr>
        <w:t>abc</w:t>
      </w:r>
      <w:proofErr w:type="spellEnd"/>
      <w:r w:rsidRPr="007C2B73">
        <w:rPr>
          <w:b/>
        </w:rPr>
        <w:t>] -&gt;</w:t>
      </w:r>
      <w:r>
        <w:t xml:space="preserve">The [] brackets means, It is searching for the alphabets or contents present inside the square brackets “[]” in the given string. This </w:t>
      </w:r>
      <w:proofErr w:type="spellStart"/>
      <w:r>
        <w:t>abc</w:t>
      </w:r>
      <w:proofErr w:type="spellEnd"/>
      <w:r>
        <w:t xml:space="preserve"> is regular </w:t>
      </w:r>
      <w:proofErr w:type="spellStart"/>
      <w:r>
        <w:t>expresiion</w:t>
      </w:r>
      <w:proofErr w:type="spellEnd"/>
      <w:r w:rsidR="00D61CBD">
        <w:t>.</w:t>
      </w:r>
    </w:p>
    <w:p w14:paraId="1452519D" w14:textId="1BC03284" w:rsidR="00D61CBD" w:rsidRDefault="00D61CBD" w:rsidP="003F6931">
      <w:pPr>
        <w:pStyle w:val="BodyText"/>
      </w:pPr>
      <w:r>
        <w:t>Whatever we write in square brackets, compiler will search for that in the given String.</w:t>
      </w:r>
    </w:p>
    <w:p w14:paraId="375EA3DB" w14:textId="4C9868CB" w:rsidR="00BD48C6" w:rsidRDefault="00BD48C6"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[a-z]-&gt;Regular expression to returns index of all alphabets present in given string.</w:t>
      </w:r>
    </w:p>
    <w:p w14:paraId="01C38F4D" w14:textId="0DF9189A" w:rsidR="00BD48C6" w:rsidRDefault="00BD48C6"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[0-9]-&gt;returns index of digits, if present in given string</w:t>
      </w:r>
    </w:p>
    <w:p w14:paraId="28319228" w14:textId="01AE0B51" w:rsidR="00BD48C6" w:rsidRDefault="00BD48C6"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[A-z]-&gt; returns index of Uppercase characters.</w:t>
      </w:r>
    </w:p>
    <w:p w14:paraId="0CF4E198" w14:textId="1E72140D" w:rsidR="00BD48C6" w:rsidRPr="00BD48C6" w:rsidRDefault="00BD48C6"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[a-z0-9A-Z] -&gt;returns all index of characters ranging between a-&gt;z, A-&gt;Z, 0-&gt;9, in our given string.</w:t>
      </w:r>
    </w:p>
    <w:p w14:paraId="432749A1" w14:textId="4A1C99A8" w:rsidR="00BD48C6" w:rsidRDefault="00BD48C6"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[^a-z0-9A-Z] -&gt;returns everything index except the characters ranging between a-&gt;z, A-&gt;Z, 0-&gt;9, in our given string.</w:t>
      </w:r>
    </w:p>
    <w:p w14:paraId="463F8C83" w14:textId="6701E52D" w:rsidR="00BD48C6" w:rsidRDefault="00BD48C6"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[^a-z] -&gt;</w:t>
      </w:r>
      <w:r w:rsidRPr="00BD48C6">
        <w:rPr>
          <w:rFonts w:ascii="Consolas" w:hAnsi="Consolas" w:cs="Consolas"/>
          <w:bCs/>
          <w:sz w:val="24"/>
          <w:szCs w:val="24"/>
        </w:rPr>
        <w:t xml:space="preserve"> </w:t>
      </w:r>
      <w:r>
        <w:rPr>
          <w:rFonts w:ascii="Consolas" w:hAnsi="Consolas" w:cs="Consolas"/>
          <w:bCs/>
          <w:sz w:val="24"/>
          <w:szCs w:val="24"/>
        </w:rPr>
        <w:t>returns everything except the index of all alphabets in that range, present in given string</w:t>
      </w:r>
    </w:p>
    <w:p w14:paraId="4EC1EEF3" w14:textId="5D5904F3" w:rsidR="00BD48C6" w:rsidRDefault="00BD48C6" w:rsidP="00B503D0">
      <w:pPr>
        <w:pStyle w:val="ListParagraph"/>
        <w:numPr>
          <w:ilvl w:val="0"/>
          <w:numId w:val="13"/>
        </w:numPr>
        <w:autoSpaceDE w:val="0"/>
        <w:autoSpaceDN w:val="0"/>
        <w:adjustRightInd w:val="0"/>
        <w:spacing w:after="0" w:line="240" w:lineRule="auto"/>
        <w:rPr>
          <w:rFonts w:ascii="Consolas" w:hAnsi="Consolas" w:cs="Consolas"/>
          <w:bCs/>
          <w:sz w:val="24"/>
          <w:szCs w:val="24"/>
        </w:rPr>
      </w:pPr>
      <w:r>
        <w:rPr>
          <w:rFonts w:ascii="Consolas" w:hAnsi="Consolas" w:cs="Consolas"/>
          <w:bCs/>
          <w:sz w:val="24"/>
          <w:szCs w:val="24"/>
        </w:rPr>
        <w:t xml:space="preserve">[0-9]{3} -&gt; </w:t>
      </w:r>
      <w:r w:rsidR="008E3DFA">
        <w:rPr>
          <w:rFonts w:ascii="Consolas" w:hAnsi="Consolas" w:cs="Consolas"/>
          <w:bCs/>
          <w:sz w:val="24"/>
          <w:szCs w:val="24"/>
        </w:rPr>
        <w:t>in our String containing phone no. “7003543238” “{3}” will make</w:t>
      </w:r>
      <w:r>
        <w:rPr>
          <w:rFonts w:ascii="Consolas" w:hAnsi="Consolas" w:cs="Consolas"/>
          <w:bCs/>
          <w:sz w:val="24"/>
          <w:szCs w:val="24"/>
        </w:rPr>
        <w:t xml:space="preserve"> groups of 3</w:t>
      </w:r>
      <w:r w:rsidR="008E3DFA">
        <w:rPr>
          <w:rFonts w:ascii="Consolas" w:hAnsi="Consolas" w:cs="Consolas"/>
          <w:bCs/>
          <w:sz w:val="24"/>
          <w:szCs w:val="24"/>
        </w:rPr>
        <w:t>, But those groups which will not meet the minimum requirement will be excluded.{700},{354},{323},will be considered. Group {8} does not contain 3 member, so it will be excluded.</w:t>
      </w:r>
    </w:p>
    <w:p w14:paraId="4F31372B" w14:textId="77777777" w:rsidR="008E3DFA" w:rsidRPr="008E3DFA" w:rsidRDefault="008E3DFA" w:rsidP="008E3DFA">
      <w:pPr>
        <w:pStyle w:val="ListParagraph"/>
        <w:rPr>
          <w:rFonts w:ascii="Consolas" w:hAnsi="Consolas" w:cs="Consolas"/>
          <w:bCs/>
          <w:sz w:val="24"/>
          <w:szCs w:val="24"/>
        </w:rPr>
      </w:pPr>
    </w:p>
    <w:p w14:paraId="3B1FD4BD" w14:textId="77777777" w:rsidR="008E3DFA" w:rsidRPr="00BD48C6" w:rsidRDefault="008E3DFA" w:rsidP="008E3DFA">
      <w:pPr>
        <w:pStyle w:val="ListParagraph"/>
        <w:autoSpaceDE w:val="0"/>
        <w:autoSpaceDN w:val="0"/>
        <w:adjustRightInd w:val="0"/>
        <w:spacing w:after="0" w:line="240" w:lineRule="auto"/>
        <w:rPr>
          <w:rFonts w:ascii="Consolas" w:hAnsi="Consolas" w:cs="Consolas"/>
          <w:bCs/>
          <w:sz w:val="24"/>
          <w:szCs w:val="24"/>
        </w:rPr>
      </w:pPr>
    </w:p>
    <w:p w14:paraId="23B3C8B3" w14:textId="77777777" w:rsidR="00BD48C6" w:rsidRDefault="00BD48C6" w:rsidP="002978CC">
      <w:pPr>
        <w:autoSpaceDE w:val="0"/>
        <w:autoSpaceDN w:val="0"/>
        <w:adjustRightInd w:val="0"/>
        <w:spacing w:after="0" w:line="240" w:lineRule="auto"/>
        <w:rPr>
          <w:rFonts w:ascii="Consolas" w:hAnsi="Consolas" w:cs="Consolas"/>
          <w:bCs/>
          <w:sz w:val="24"/>
          <w:szCs w:val="24"/>
        </w:rPr>
      </w:pPr>
    </w:p>
    <w:p w14:paraId="7284521E" w14:textId="08B1A518" w:rsidR="00A460EB" w:rsidRPr="006E00A7" w:rsidRDefault="00A460EB" w:rsidP="003F6931">
      <w:pPr>
        <w:pStyle w:val="Heading8"/>
      </w:pPr>
      <w:r w:rsidRPr="006E00A7">
        <w:t>REGULAR EXPRESSION ADVANCED:</w:t>
      </w:r>
    </w:p>
    <w:p w14:paraId="22174EE1" w14:textId="566233FB" w:rsidR="00A460EB" w:rsidRDefault="00A11792" w:rsidP="003F6931">
      <w:pPr>
        <w:pStyle w:val="BodyText"/>
      </w:pPr>
      <w:hyperlink r:id="rId24" w:history="1">
        <w:r w:rsidR="003F6931" w:rsidRPr="00402D6D">
          <w:rPr>
            <w:rStyle w:val="Hyperlink"/>
            <w:rFonts w:ascii="Consolas" w:hAnsi="Consolas" w:cs="Consolas"/>
            <w:bCs/>
            <w:sz w:val="24"/>
            <w:szCs w:val="24"/>
          </w:rPr>
          <w:t>\\s</w:t>
        </w:r>
      </w:hyperlink>
      <w:r w:rsidR="00A460EB">
        <w:t xml:space="preserve">, </w:t>
      </w:r>
      <w:hyperlink r:id="rId25" w:history="1">
        <w:r w:rsidR="003F6931" w:rsidRPr="00402D6D">
          <w:rPr>
            <w:rStyle w:val="Hyperlink"/>
            <w:rFonts w:ascii="Consolas" w:hAnsi="Consolas" w:cs="Consolas"/>
            <w:bCs/>
            <w:sz w:val="24"/>
            <w:szCs w:val="24"/>
          </w:rPr>
          <w:t>\\S</w:t>
        </w:r>
      </w:hyperlink>
      <w:r w:rsidR="00A460EB">
        <w:t xml:space="preserve"> , </w:t>
      </w:r>
      <w:hyperlink r:id="rId26" w:history="1">
        <w:r w:rsidR="003F6931" w:rsidRPr="00402D6D">
          <w:rPr>
            <w:rStyle w:val="Hyperlink"/>
            <w:rFonts w:ascii="Consolas" w:hAnsi="Consolas" w:cs="Consolas"/>
            <w:bCs/>
            <w:sz w:val="24"/>
            <w:szCs w:val="24"/>
          </w:rPr>
          <w:t>\\d</w:t>
        </w:r>
      </w:hyperlink>
      <w:r w:rsidR="00A460EB">
        <w:t xml:space="preserve">, </w:t>
      </w:r>
      <w:hyperlink r:id="rId27" w:history="1">
        <w:r w:rsidR="003F6931" w:rsidRPr="00402D6D">
          <w:rPr>
            <w:rStyle w:val="Hyperlink"/>
            <w:rFonts w:ascii="Consolas" w:hAnsi="Consolas" w:cs="Consolas"/>
            <w:bCs/>
            <w:sz w:val="24"/>
            <w:szCs w:val="24"/>
          </w:rPr>
          <w:t>\\D</w:t>
        </w:r>
      </w:hyperlink>
      <w:r w:rsidR="00A460EB">
        <w:t xml:space="preserve"> -&gt;</w:t>
      </w:r>
    </w:p>
    <w:p w14:paraId="17706D35" w14:textId="3F9B59A6" w:rsidR="00A460EB" w:rsidRDefault="00A460EB" w:rsidP="003F6931">
      <w:pPr>
        <w:pStyle w:val="BodyText"/>
      </w:pPr>
      <w:r>
        <w:t>Find out white space characters in a given string-&gt;</w:t>
      </w:r>
    </w:p>
    <w:p w14:paraId="7673602C" w14:textId="0A4BBE59" w:rsidR="00A460EB" w:rsidRDefault="00A460EB" w:rsidP="003F6931">
      <w:pPr>
        <w:pStyle w:val="BodyText"/>
      </w:pPr>
      <w:r>
        <w:t xml:space="preserve">As </w:t>
      </w:r>
      <w:r w:rsidR="00892694">
        <w:t xml:space="preserve">single </w:t>
      </w:r>
      <w:r>
        <w:t>“\” has special</w:t>
      </w:r>
      <w:r w:rsidR="00892694">
        <w:t xml:space="preserve"> meaning like new line. There are more of them. So</w:t>
      </w:r>
      <w:r w:rsidR="0079043C">
        <w:t>,</w:t>
      </w:r>
      <w:r w:rsidR="00892694">
        <w:t xml:space="preserve"> thatswhy while defining path we use “\\” and even in regular expression we us”\\s” for removing white space from a given string. </w:t>
      </w:r>
    </w:p>
    <w:p w14:paraId="05D7FFA9" w14:textId="0E370CC5" w:rsidR="00892694" w:rsidRDefault="00892694" w:rsidP="00B503D0">
      <w:pPr>
        <w:pStyle w:val="Heading3"/>
        <w:numPr>
          <w:ilvl w:val="0"/>
          <w:numId w:val="16"/>
        </w:numPr>
      </w:pPr>
      <w:r w:rsidRPr="006E00A7">
        <w:t xml:space="preserve">In </w:t>
      </w:r>
      <w:hyperlink r:id="rId28" w:history="1">
        <w:r w:rsidRPr="006E00A7">
          <w:rPr>
            <w:rStyle w:val="Hyperlink"/>
            <w:rFonts w:ascii="Consolas" w:hAnsi="Consolas" w:cs="Consolas"/>
            <w:bCs/>
          </w:rPr>
          <w:t>\\s</w:t>
        </w:r>
      </w:hyperlink>
      <w:r w:rsidRPr="006E00A7">
        <w:t>, Lowercase “s” will be used in Regular Expression to return the index where white space is used in String.</w:t>
      </w:r>
    </w:p>
    <w:p w14:paraId="70F19DA8" w14:textId="65BEA36A" w:rsidR="006E00A7" w:rsidRDefault="006E00A7" w:rsidP="00B503D0">
      <w:pPr>
        <w:pStyle w:val="Heading3"/>
        <w:numPr>
          <w:ilvl w:val="0"/>
          <w:numId w:val="16"/>
        </w:numPr>
      </w:pPr>
      <w:r>
        <w:t xml:space="preserve">In </w:t>
      </w:r>
      <w:hyperlink r:id="rId29" w:history="1">
        <w:r w:rsidRPr="00557B34">
          <w:rPr>
            <w:rStyle w:val="Hyperlink"/>
            <w:rFonts w:ascii="Consolas" w:hAnsi="Consolas" w:cs="Consolas"/>
            <w:bCs/>
          </w:rPr>
          <w:t>\\S</w:t>
        </w:r>
      </w:hyperlink>
      <w:r>
        <w:t>, Uppercase “S” is just opposite. It will return index of all other characters except the index of “ “(space).</w:t>
      </w:r>
    </w:p>
    <w:p w14:paraId="5D9010DE" w14:textId="71FC644E" w:rsidR="00F23219" w:rsidRDefault="00F23219" w:rsidP="00B503D0">
      <w:pPr>
        <w:pStyle w:val="Heading3"/>
        <w:numPr>
          <w:ilvl w:val="0"/>
          <w:numId w:val="16"/>
        </w:numPr>
      </w:pPr>
      <w:r>
        <w:t xml:space="preserve">In </w:t>
      </w:r>
      <w:hyperlink r:id="rId30" w:history="1">
        <w:r w:rsidR="003F6931" w:rsidRPr="00402D6D">
          <w:rPr>
            <w:rStyle w:val="Hyperlink"/>
          </w:rPr>
          <w:t>\\d</w:t>
        </w:r>
      </w:hyperlink>
      <w:r w:rsidRPr="00F23219">
        <w:rPr>
          <w:color w:val="0070C0"/>
        </w:rPr>
        <w:t xml:space="preserve"> </w:t>
      </w:r>
      <w:r>
        <w:t xml:space="preserve">, </w:t>
      </w:r>
      <w:proofErr w:type="spellStart"/>
      <w:r>
        <w:t>LowerCase</w:t>
      </w:r>
      <w:proofErr w:type="spellEnd"/>
      <w:r>
        <w:t xml:space="preserve"> “d” will search for only numeric digits from the given String and return it’s index.</w:t>
      </w:r>
    </w:p>
    <w:p w14:paraId="5E0D9B5A" w14:textId="3816ACDE" w:rsidR="00995924" w:rsidRPr="00995924" w:rsidRDefault="003F6931" w:rsidP="00B503D0">
      <w:pPr>
        <w:pStyle w:val="Heading3"/>
        <w:numPr>
          <w:ilvl w:val="0"/>
          <w:numId w:val="16"/>
        </w:numPr>
        <w:rPr>
          <w:sz w:val="25"/>
          <w:szCs w:val="25"/>
        </w:rPr>
      </w:pPr>
      <w:r>
        <w:rPr>
          <w:color w:val="0070C0"/>
          <w:sz w:val="25"/>
          <w:szCs w:val="25"/>
        </w:rPr>
        <w:t>“</w:t>
      </w:r>
      <w:r w:rsidR="00995924" w:rsidRPr="00995924">
        <w:rPr>
          <w:color w:val="0070C0"/>
          <w:sz w:val="25"/>
          <w:szCs w:val="25"/>
        </w:rPr>
        <w:t>\\D</w:t>
      </w:r>
      <w:r>
        <w:rPr>
          <w:sz w:val="25"/>
          <w:szCs w:val="25"/>
        </w:rPr>
        <w:t>”</w:t>
      </w:r>
      <w:r w:rsidR="00995924" w:rsidRPr="00995924">
        <w:rPr>
          <w:sz w:val="25"/>
          <w:szCs w:val="25"/>
        </w:rPr>
        <w:t xml:space="preserve"> is used to return everything except numeric digits in a given String.</w:t>
      </w:r>
    </w:p>
    <w:p w14:paraId="72D1A5F0" w14:textId="480D8CBA" w:rsidR="00F23219" w:rsidRDefault="0017450F" w:rsidP="00B503D0">
      <w:pPr>
        <w:pStyle w:val="Heading3"/>
        <w:numPr>
          <w:ilvl w:val="0"/>
          <w:numId w:val="16"/>
        </w:numPr>
      </w:pPr>
      <w:r>
        <w:t xml:space="preserve">In </w:t>
      </w:r>
      <w:hyperlink r:id="rId31" w:history="1">
        <w:r w:rsidRPr="00557B34">
          <w:rPr>
            <w:rStyle w:val="Hyperlink"/>
            <w:rFonts w:ascii="Consolas" w:hAnsi="Consolas" w:cs="Consolas"/>
            <w:bCs/>
          </w:rPr>
          <w:t>\\w</w:t>
        </w:r>
      </w:hyperlink>
      <w:r>
        <w:t xml:space="preserve">, Lowercase “w” will exclude everything except “Lowercase”, “Uppercase” and “Digits”. </w:t>
      </w:r>
    </w:p>
    <w:p w14:paraId="4ADCA6B8" w14:textId="0ADA82DD" w:rsidR="00FC249C" w:rsidRDefault="00FC249C" w:rsidP="00B503D0">
      <w:pPr>
        <w:pStyle w:val="Heading3"/>
        <w:numPr>
          <w:ilvl w:val="0"/>
          <w:numId w:val="16"/>
        </w:numPr>
      </w:pPr>
      <w:r>
        <w:t xml:space="preserve">In </w:t>
      </w:r>
      <w:hyperlink r:id="rId32" w:history="1">
        <w:r w:rsidRPr="00557B34">
          <w:rPr>
            <w:rStyle w:val="Hyperlink"/>
            <w:rFonts w:ascii="Consolas" w:hAnsi="Consolas" w:cs="Consolas"/>
            <w:bCs/>
          </w:rPr>
          <w:t>\\W</w:t>
        </w:r>
      </w:hyperlink>
      <w:r>
        <w:t xml:space="preserve">, </w:t>
      </w:r>
      <w:proofErr w:type="spellStart"/>
      <w:r>
        <w:t>UpperCase</w:t>
      </w:r>
      <w:proofErr w:type="spellEnd"/>
      <w:r>
        <w:t xml:space="preserve"> “W” will return everything </w:t>
      </w:r>
      <w:r>
        <w:rPr>
          <w:b/>
        </w:rPr>
        <w:t>except</w:t>
      </w:r>
      <w:r>
        <w:t xml:space="preserve"> “Lowercase”, “Uppercase” and “Digits”. </w:t>
      </w:r>
    </w:p>
    <w:p w14:paraId="73890371" w14:textId="77777777" w:rsidR="000F709D" w:rsidRDefault="000F709D" w:rsidP="000F709D">
      <w:pPr>
        <w:autoSpaceDE w:val="0"/>
        <w:autoSpaceDN w:val="0"/>
        <w:adjustRightInd w:val="0"/>
        <w:spacing w:after="0" w:line="240" w:lineRule="auto"/>
        <w:rPr>
          <w:rFonts w:ascii="Consolas" w:hAnsi="Consolas" w:cs="Consolas"/>
          <w:bCs/>
          <w:sz w:val="24"/>
          <w:szCs w:val="24"/>
        </w:rPr>
      </w:pPr>
    </w:p>
    <w:p w14:paraId="7BDB1127" w14:textId="69AEAC69" w:rsidR="000F709D" w:rsidRPr="003F6931" w:rsidRDefault="000F709D" w:rsidP="003F6931">
      <w:pPr>
        <w:pStyle w:val="BodyText"/>
        <w:rPr>
          <w:b/>
          <w:sz w:val="20"/>
          <w:szCs w:val="20"/>
          <w:shd w:val="clear" w:color="auto" w:fill="E8F2FE"/>
        </w:rPr>
      </w:pPr>
      <w:r w:rsidRPr="003F6931">
        <w:rPr>
          <w:b/>
        </w:rPr>
        <w:t xml:space="preserve">**Find and research </w:t>
      </w:r>
      <w:r w:rsidR="00B32861" w:rsidRPr="003F6931">
        <w:rPr>
          <w:b/>
        </w:rPr>
        <w:tab/>
      </w:r>
      <w:r w:rsidRPr="003F6931">
        <w:rPr>
          <w:b/>
        </w:rPr>
        <w:t>-&gt; matches(), and, return (</w:t>
      </w:r>
      <w:proofErr w:type="spellStart"/>
      <w:r w:rsidRPr="003F6931">
        <w:rPr>
          <w:b/>
          <w:sz w:val="20"/>
          <w:szCs w:val="20"/>
          <w:shd w:val="clear" w:color="auto" w:fill="E8F2FE"/>
        </w:rPr>
        <w:t>m.find</w:t>
      </w:r>
      <w:proofErr w:type="spellEnd"/>
      <w:r w:rsidRPr="003F6931">
        <w:rPr>
          <w:b/>
          <w:sz w:val="20"/>
          <w:szCs w:val="20"/>
          <w:shd w:val="clear" w:color="auto" w:fill="E8F2FE"/>
        </w:rPr>
        <w:t xml:space="preserve">() &amp;&amp; </w:t>
      </w:r>
      <w:proofErr w:type="spellStart"/>
      <w:r w:rsidRPr="003F6931">
        <w:rPr>
          <w:b/>
          <w:sz w:val="20"/>
          <w:szCs w:val="20"/>
          <w:shd w:val="clear" w:color="auto" w:fill="E8F2FE"/>
        </w:rPr>
        <w:t>m.group</w:t>
      </w:r>
      <w:proofErr w:type="spellEnd"/>
      <w:r w:rsidRPr="003F6931">
        <w:rPr>
          <w:b/>
          <w:sz w:val="20"/>
          <w:szCs w:val="20"/>
          <w:shd w:val="clear" w:color="auto" w:fill="E8F2FE"/>
        </w:rPr>
        <w:t>().equals(str));</w:t>
      </w:r>
      <w:r w:rsidR="000B3DFB" w:rsidRPr="003F6931">
        <w:rPr>
          <w:b/>
          <w:sz w:val="20"/>
          <w:szCs w:val="20"/>
          <w:shd w:val="clear" w:color="auto" w:fill="E8F2FE"/>
        </w:rPr>
        <w:t>**</w:t>
      </w:r>
    </w:p>
    <w:p w14:paraId="120225E0" w14:textId="723DA14E" w:rsidR="004F45B1" w:rsidRPr="0016133B" w:rsidRDefault="004F45B1" w:rsidP="003F6931">
      <w:pPr>
        <w:pStyle w:val="Heading8"/>
        <w:rPr>
          <w:b/>
          <w:color w:val="000000"/>
          <w:shd w:val="clear" w:color="auto" w:fill="E8F2FE"/>
        </w:rPr>
      </w:pPr>
      <w:r w:rsidRPr="0016133B">
        <w:rPr>
          <w:b/>
          <w:shd w:val="clear" w:color="auto" w:fill="E8F2FE"/>
        </w:rPr>
        <w:t>Some Special Characters and their meaning:-</w:t>
      </w:r>
    </w:p>
    <w:p w14:paraId="5D8C1B53" w14:textId="2A427219" w:rsidR="004F45B1" w:rsidRDefault="004F45B1" w:rsidP="00B503D0">
      <w:pPr>
        <w:pStyle w:val="ListParagraph"/>
        <w:numPr>
          <w:ilvl w:val="0"/>
          <w:numId w:val="15"/>
        </w:numPr>
        <w:autoSpaceDE w:val="0"/>
        <w:autoSpaceDN w:val="0"/>
        <w:adjustRightInd w:val="0"/>
        <w:spacing w:after="0" w:line="240" w:lineRule="auto"/>
      </w:pPr>
      <w:r w:rsidRPr="004F45B1">
        <w:rPr>
          <w:rFonts w:ascii="Consolas" w:hAnsi="Consolas" w:cs="Consolas"/>
          <w:b/>
          <w:bCs/>
          <w:sz w:val="24"/>
          <w:szCs w:val="24"/>
        </w:rPr>
        <w:t xml:space="preserve">“a*”-&gt; </w:t>
      </w:r>
      <w:proofErr w:type="spellStart"/>
      <w:r>
        <w:t>W</w:t>
      </w:r>
      <w:r w:rsidRPr="004F45B1">
        <w:t>ritting</w:t>
      </w:r>
      <w:proofErr w:type="spellEnd"/>
      <w:r w:rsidRPr="004F45B1">
        <w:t xml:space="preserve"> </w:t>
      </w:r>
      <w:r w:rsidR="003F6931">
        <w:t>“</w:t>
      </w:r>
      <w:r w:rsidRPr="004F45B1">
        <w:t>a*</w:t>
      </w:r>
      <w:r w:rsidR="003F6931">
        <w:t>”</w:t>
      </w:r>
      <w:r w:rsidRPr="004F45B1">
        <w:t xml:space="preserve"> means it gives us 0 </w:t>
      </w:r>
      <w:proofErr w:type="spellStart"/>
      <w:r w:rsidRPr="004F45B1">
        <w:t>occurences</w:t>
      </w:r>
      <w:proofErr w:type="spellEnd"/>
      <w:r w:rsidRPr="004F45B1">
        <w:t xml:space="preserve"> of </w:t>
      </w:r>
      <w:r w:rsidR="003F6931">
        <w:t>“</w:t>
      </w:r>
      <w:r w:rsidRPr="004F45B1">
        <w:t>a</w:t>
      </w:r>
      <w:r w:rsidR="003F6931">
        <w:t>”</w:t>
      </w:r>
      <w:r w:rsidRPr="004F45B1">
        <w:t xml:space="preserve"> or group of </w:t>
      </w:r>
      <w:proofErr w:type="spellStart"/>
      <w:r w:rsidRPr="004F45B1">
        <w:t>occurences</w:t>
      </w:r>
      <w:proofErr w:type="spellEnd"/>
      <w:r w:rsidRPr="004F45B1">
        <w:t xml:space="preserve"> of </w:t>
      </w:r>
      <w:r w:rsidR="003F6931">
        <w:t>“</w:t>
      </w:r>
      <w:r w:rsidRPr="004F45B1">
        <w:t>a</w:t>
      </w:r>
      <w:r w:rsidR="003F6931">
        <w:t>”</w:t>
      </w:r>
      <w:r w:rsidRPr="004F45B1">
        <w:t xml:space="preserve">, of </w:t>
      </w:r>
      <w:r>
        <w:t>a p</w:t>
      </w:r>
      <w:r w:rsidRPr="004F45B1">
        <w:t xml:space="preserve">articular character which is written with </w:t>
      </w:r>
      <w:r w:rsidR="003F6931">
        <w:t>“</w:t>
      </w:r>
      <w:r w:rsidRPr="004F45B1">
        <w:t>*</w:t>
      </w:r>
      <w:r w:rsidR="003F6931">
        <w:t>”</w:t>
      </w:r>
      <w:r w:rsidRPr="004F45B1">
        <w:t xml:space="preserve"> in Regular Expression.</w:t>
      </w:r>
    </w:p>
    <w:p w14:paraId="4B0FAD2C" w14:textId="6F392B2E" w:rsidR="004F45B1" w:rsidRDefault="004F45B1" w:rsidP="00B503D0">
      <w:pPr>
        <w:pStyle w:val="ListParagraph"/>
        <w:numPr>
          <w:ilvl w:val="0"/>
          <w:numId w:val="15"/>
        </w:numPr>
      </w:pPr>
      <w:r w:rsidRPr="004F45B1">
        <w:rPr>
          <w:b/>
          <w:bCs/>
          <w:sz w:val="28"/>
          <w:szCs w:val="28"/>
        </w:rPr>
        <w:lastRenderedPageBreak/>
        <w:t>“a+” -&gt; H</w:t>
      </w:r>
      <w:r w:rsidRPr="004F45B1">
        <w:t xml:space="preserve">ere </w:t>
      </w:r>
      <w:r w:rsidR="003F6931">
        <w:t>“</w:t>
      </w:r>
      <w:r w:rsidRPr="004F45B1">
        <w:t>a+</w:t>
      </w:r>
      <w:r w:rsidR="003F6931">
        <w:t>”</w:t>
      </w:r>
      <w:r w:rsidRPr="004F45B1">
        <w:t xml:space="preserve"> will print only for the </w:t>
      </w:r>
      <w:proofErr w:type="spellStart"/>
      <w:r w:rsidRPr="004F45B1">
        <w:t>occurence</w:t>
      </w:r>
      <w:proofErr w:type="spellEnd"/>
      <w:r w:rsidRPr="004F45B1">
        <w:t xml:space="preserve"> of </w:t>
      </w:r>
      <w:proofErr w:type="spellStart"/>
      <w:r w:rsidRPr="004F45B1">
        <w:t>it</w:t>
      </w:r>
      <w:r w:rsidR="003F6931">
        <w:t>’</w:t>
      </w:r>
      <w:r w:rsidRPr="004F45B1">
        <w:t>s</w:t>
      </w:r>
      <w:proofErr w:type="spellEnd"/>
      <w:r w:rsidRPr="004F45B1">
        <w:t xml:space="preserve"> own type . Its </w:t>
      </w:r>
      <w:proofErr w:type="spellStart"/>
      <w:r w:rsidRPr="004F45B1">
        <w:t>shelfish</w:t>
      </w:r>
      <w:proofErr w:type="spellEnd"/>
      <w:r w:rsidRPr="004F45B1">
        <w:t xml:space="preserve">, so </w:t>
      </w:r>
      <w:proofErr w:type="spellStart"/>
      <w:r w:rsidRPr="004F45B1">
        <w:t>doesnot</w:t>
      </w:r>
      <w:proofErr w:type="spellEnd"/>
      <w:r w:rsidRPr="004F45B1">
        <w:t xml:space="preserve"> donates to the other characters except itself.</w:t>
      </w:r>
    </w:p>
    <w:p w14:paraId="4A71BEDE" w14:textId="37578180" w:rsidR="004F45B1" w:rsidRPr="004F45B1" w:rsidRDefault="004F45B1" w:rsidP="00B503D0">
      <w:pPr>
        <w:pStyle w:val="ListParagraph"/>
        <w:numPr>
          <w:ilvl w:val="0"/>
          <w:numId w:val="15"/>
        </w:numPr>
        <w:autoSpaceDE w:val="0"/>
        <w:autoSpaceDN w:val="0"/>
        <w:adjustRightInd w:val="0"/>
        <w:spacing w:after="0" w:line="240" w:lineRule="auto"/>
      </w:pPr>
      <w:r w:rsidRPr="004F45B1">
        <w:rPr>
          <w:b/>
          <w:bCs/>
          <w:sz w:val="28"/>
          <w:szCs w:val="28"/>
        </w:rPr>
        <w:t>“a+” -&gt; H</w:t>
      </w:r>
      <w:r w:rsidRPr="004F45B1">
        <w:t xml:space="preserve">ere </w:t>
      </w:r>
      <w:r w:rsidR="003F6931">
        <w:t>“</w:t>
      </w:r>
      <w:r w:rsidRPr="004F45B1">
        <w:t>a?</w:t>
      </w:r>
      <w:r w:rsidR="003F6931">
        <w:t>”</w:t>
      </w:r>
      <w:r w:rsidRPr="004F45B1">
        <w:t xml:space="preserve"> will print for all the occurrences(both </w:t>
      </w:r>
      <w:r w:rsidR="003F6931">
        <w:t>“</w:t>
      </w:r>
      <w:r w:rsidRPr="004F45B1">
        <w:t>a</w:t>
      </w:r>
      <w:r w:rsidR="003F6931">
        <w:t>”</w:t>
      </w:r>
      <w:r w:rsidRPr="004F45B1">
        <w:t xml:space="preserve"> and those characters excluding </w:t>
      </w:r>
      <w:r w:rsidR="003F6931">
        <w:t>“</w:t>
      </w:r>
      <w:r w:rsidRPr="004F45B1">
        <w:t>a</w:t>
      </w:r>
      <w:r w:rsidR="003F6931">
        <w:t>”</w:t>
      </w:r>
      <w:r w:rsidRPr="004F45B1">
        <w:t>) of characters, independently and not in a group, whether it</w:t>
      </w:r>
      <w:r w:rsidR="003F6931">
        <w:t>’</w:t>
      </w:r>
      <w:r w:rsidRPr="004F45B1">
        <w:t xml:space="preserve">s </w:t>
      </w:r>
      <w:r w:rsidR="003F6931">
        <w:t>“</w:t>
      </w:r>
      <w:r w:rsidRPr="004F45B1">
        <w:t>a</w:t>
      </w:r>
      <w:r w:rsidR="003F6931">
        <w:t>”</w:t>
      </w:r>
      <w:r w:rsidRPr="004F45B1">
        <w:t xml:space="preserve"> or not a.</w:t>
      </w:r>
    </w:p>
    <w:p w14:paraId="005B8F26" w14:textId="200CA72C" w:rsidR="004F45B1" w:rsidRDefault="004F45B1" w:rsidP="004F45B1">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0760E84" w14:textId="2667451E" w:rsidR="000B3DFB" w:rsidRPr="0016133B" w:rsidRDefault="000B3DFB" w:rsidP="003F6931">
      <w:pPr>
        <w:pStyle w:val="Heading8"/>
        <w:rPr>
          <w:b/>
          <w:color w:val="C45911" w:themeColor="accent2" w:themeShade="BF"/>
        </w:rPr>
      </w:pPr>
      <w:r w:rsidRPr="0016133B">
        <w:rPr>
          <w:b/>
          <w:color w:val="C45911" w:themeColor="accent2" w:themeShade="BF"/>
        </w:rPr>
        <w:t>TOKENIZER:</w:t>
      </w:r>
    </w:p>
    <w:p w14:paraId="62D347F1" w14:textId="1D2F7C0C" w:rsidR="000B3DFB" w:rsidRPr="00976A0B" w:rsidRDefault="000B3DFB" w:rsidP="00976A0B">
      <w:pPr>
        <w:pStyle w:val="Heading3"/>
        <w:rPr>
          <w:sz w:val="25"/>
          <w:szCs w:val="25"/>
        </w:rPr>
      </w:pPr>
      <w:r w:rsidRPr="00976A0B">
        <w:rPr>
          <w:sz w:val="25"/>
          <w:szCs w:val="25"/>
        </w:rPr>
        <w:t>Spli</w:t>
      </w:r>
      <w:r w:rsidR="0079043C" w:rsidRPr="00976A0B">
        <w:rPr>
          <w:sz w:val="25"/>
          <w:szCs w:val="25"/>
        </w:rPr>
        <w:t>t</w:t>
      </w:r>
      <w:r w:rsidRPr="00976A0B">
        <w:rPr>
          <w:sz w:val="25"/>
          <w:szCs w:val="25"/>
        </w:rPr>
        <w:t xml:space="preserve">ting a given string on the basis of a </w:t>
      </w:r>
      <w:r w:rsidR="006B0ACF" w:rsidRPr="00976A0B">
        <w:rPr>
          <w:sz w:val="25"/>
          <w:szCs w:val="25"/>
        </w:rPr>
        <w:t>“delimiter”</w:t>
      </w:r>
      <w:r w:rsidRPr="00976A0B">
        <w:rPr>
          <w:sz w:val="25"/>
          <w:szCs w:val="25"/>
        </w:rPr>
        <w:t xml:space="preserve"> like “space” or “-“ or</w:t>
      </w:r>
      <w:r w:rsidR="007D3B1C" w:rsidRPr="00976A0B">
        <w:rPr>
          <w:sz w:val="25"/>
          <w:szCs w:val="25"/>
        </w:rPr>
        <w:t xml:space="preserve"> </w:t>
      </w:r>
      <w:r w:rsidRPr="00976A0B">
        <w:rPr>
          <w:sz w:val="25"/>
          <w:szCs w:val="25"/>
        </w:rPr>
        <w:t>”.”,etc</w:t>
      </w:r>
      <w:r w:rsidR="007D3B1C" w:rsidRPr="00976A0B">
        <w:rPr>
          <w:sz w:val="25"/>
          <w:szCs w:val="25"/>
        </w:rPr>
        <w:t>,</w:t>
      </w:r>
      <w:r w:rsidRPr="00976A0B">
        <w:rPr>
          <w:sz w:val="25"/>
          <w:szCs w:val="25"/>
        </w:rPr>
        <w:t>. Ex. There is a string “Hellow Debanjan Sarkar”. On basis of (space)“ “ we can divide the entire String into Tokens like [“Hellow”, “Debanjan”, “Sarkar”] are the</w:t>
      </w:r>
      <w:r w:rsidR="006B0ACF" w:rsidRPr="00976A0B">
        <w:rPr>
          <w:sz w:val="25"/>
          <w:szCs w:val="25"/>
        </w:rPr>
        <w:t xml:space="preserve"> 3</w:t>
      </w:r>
      <w:r w:rsidRPr="00976A0B">
        <w:rPr>
          <w:sz w:val="25"/>
          <w:szCs w:val="25"/>
        </w:rPr>
        <w:t xml:space="preserve"> tokens, splitted on the basis of “space” present inside the string.</w:t>
      </w:r>
    </w:p>
    <w:p w14:paraId="3711C4D7" w14:textId="70C0D1A4" w:rsidR="007D3B1C" w:rsidRDefault="00293566" w:rsidP="00976A0B">
      <w:pPr>
        <w:pStyle w:val="Heading3"/>
        <w:rPr>
          <w:b/>
          <w:sz w:val="25"/>
          <w:szCs w:val="25"/>
        </w:rPr>
      </w:pPr>
      <w:r w:rsidRPr="00976A0B">
        <w:rPr>
          <w:sz w:val="25"/>
          <w:szCs w:val="25"/>
        </w:rPr>
        <w:t xml:space="preserve">Now to split the string based on some pattern, we </w:t>
      </w:r>
      <w:r w:rsidR="00C948D7" w:rsidRPr="00976A0B">
        <w:rPr>
          <w:sz w:val="25"/>
          <w:szCs w:val="25"/>
        </w:rPr>
        <w:t>have a built-in class in java called as</w:t>
      </w:r>
      <w:r w:rsidR="00C948D7" w:rsidRPr="00976A0B">
        <w:rPr>
          <w:b/>
          <w:sz w:val="25"/>
          <w:szCs w:val="25"/>
        </w:rPr>
        <w:t xml:space="preserve"> </w:t>
      </w:r>
      <w:r w:rsidR="00044CB1" w:rsidRPr="00976A0B">
        <w:rPr>
          <w:b/>
          <w:sz w:val="25"/>
          <w:szCs w:val="25"/>
        </w:rPr>
        <w:t>“</w:t>
      </w:r>
      <w:r w:rsidR="00C948D7" w:rsidRPr="00976A0B">
        <w:rPr>
          <w:b/>
          <w:sz w:val="25"/>
          <w:szCs w:val="25"/>
        </w:rPr>
        <w:t>String Tokenizer</w:t>
      </w:r>
      <w:r w:rsidR="00044CB1" w:rsidRPr="00976A0B">
        <w:rPr>
          <w:b/>
          <w:sz w:val="25"/>
          <w:szCs w:val="25"/>
        </w:rPr>
        <w:t>”</w:t>
      </w:r>
      <w:r w:rsidR="00C948D7" w:rsidRPr="00976A0B">
        <w:rPr>
          <w:b/>
          <w:sz w:val="25"/>
          <w:szCs w:val="25"/>
        </w:rPr>
        <w:t>.</w:t>
      </w:r>
    </w:p>
    <w:p w14:paraId="52EB2CAB" w14:textId="47E2C9DC" w:rsidR="00D47E57" w:rsidRDefault="00D47E57" w:rsidP="003F6931">
      <w:pPr>
        <w:pStyle w:val="BodyText"/>
      </w:pPr>
      <w:r w:rsidRPr="00A5708F">
        <w:rPr>
          <w:b/>
          <w:color w:val="00B0F0"/>
        </w:rPr>
        <w:t>Tokens</w:t>
      </w:r>
      <w:r>
        <w:rPr>
          <w:b/>
        </w:rPr>
        <w:t>:-</w:t>
      </w:r>
      <w:r>
        <w:t xml:space="preserve"> After splitting a string what words I gate are called as Tokens.</w:t>
      </w:r>
    </w:p>
    <w:p w14:paraId="2E0876D1" w14:textId="7E148D6E" w:rsidR="00976A0B" w:rsidRPr="00976A0B" w:rsidRDefault="005F7551" w:rsidP="00B503D0">
      <w:pPr>
        <w:pStyle w:val="Heading3"/>
        <w:numPr>
          <w:ilvl w:val="0"/>
          <w:numId w:val="19"/>
        </w:numPr>
        <w:rPr>
          <w:sz w:val="25"/>
          <w:szCs w:val="25"/>
        </w:rPr>
      </w:pPr>
      <w:r w:rsidRPr="00A5708F">
        <w:rPr>
          <w:color w:val="00B0F0"/>
        </w:rPr>
        <w:t>StringTokenizer  str = new StringTokenizer(“hellow deba”)</w:t>
      </w:r>
      <w:r>
        <w:t xml:space="preserve"> -&gt; </w:t>
      </w:r>
      <w:r w:rsidR="00976A0B" w:rsidRPr="00976A0B">
        <w:t xml:space="preserve">In </w:t>
      </w:r>
      <w:r w:rsidR="00976A0B" w:rsidRPr="00976A0B">
        <w:rPr>
          <w:sz w:val="25"/>
          <w:szCs w:val="25"/>
        </w:rPr>
        <w:t>StringTokenizer Constructor, we have two Arguments. First one is the String, and second one is the “Delimiter”. Depending on Delimiter String splitting is done.</w:t>
      </w:r>
      <w:r w:rsidR="00B60ECB">
        <w:rPr>
          <w:sz w:val="25"/>
          <w:szCs w:val="25"/>
        </w:rPr>
        <w:t xml:space="preserve"> </w:t>
      </w:r>
      <w:r w:rsidR="00976A0B" w:rsidRPr="00976A0B">
        <w:rPr>
          <w:sz w:val="25"/>
          <w:szCs w:val="25"/>
        </w:rPr>
        <w:t>If we don’t define any Delimiter, then by default       “ “(space) Delimiter is considered, and whenever “space” is found, it will split those String in Tokens.</w:t>
      </w:r>
    </w:p>
    <w:p w14:paraId="5494855D" w14:textId="6D9E8492" w:rsidR="005F7551" w:rsidRPr="00976A0B" w:rsidRDefault="00976A0B" w:rsidP="00976A0B">
      <w:pPr>
        <w:pStyle w:val="Heading3"/>
        <w:rPr>
          <w:sz w:val="25"/>
          <w:szCs w:val="25"/>
        </w:rPr>
      </w:pPr>
      <w:r w:rsidRPr="00976A0B">
        <w:rPr>
          <w:b/>
          <w:sz w:val="25"/>
          <w:szCs w:val="25"/>
        </w:rPr>
        <w:t>Internal Working of StringTokenizer Object</w:t>
      </w:r>
      <w:r w:rsidRPr="00976A0B">
        <w:rPr>
          <w:sz w:val="25"/>
          <w:szCs w:val="25"/>
        </w:rPr>
        <w:t>: F</w:t>
      </w:r>
      <w:r w:rsidR="005F7551" w:rsidRPr="00976A0B">
        <w:rPr>
          <w:sz w:val="25"/>
          <w:szCs w:val="25"/>
        </w:rPr>
        <w:t>irstly constructor of StringTokenizer class is called, and a string argument is passed ins</w:t>
      </w:r>
      <w:r w:rsidR="00E31062" w:rsidRPr="00976A0B">
        <w:rPr>
          <w:sz w:val="25"/>
          <w:szCs w:val="25"/>
        </w:rPr>
        <w:t>ide a constructor.</w:t>
      </w:r>
      <w:r w:rsidR="00880380" w:rsidRPr="00976A0B">
        <w:rPr>
          <w:sz w:val="25"/>
          <w:szCs w:val="25"/>
        </w:rPr>
        <w:t xml:space="preserve"> </w:t>
      </w:r>
      <w:r w:rsidR="00E31062" w:rsidRPr="00976A0B">
        <w:rPr>
          <w:sz w:val="25"/>
          <w:szCs w:val="25"/>
        </w:rPr>
        <w:t>Now that String is splitted into “Tokens” when “space” is found</w:t>
      </w:r>
      <w:r w:rsidR="005F7551" w:rsidRPr="00976A0B">
        <w:rPr>
          <w:sz w:val="25"/>
          <w:szCs w:val="25"/>
        </w:rPr>
        <w:t xml:space="preserve"> </w:t>
      </w:r>
      <w:r w:rsidR="00E31062" w:rsidRPr="00976A0B">
        <w:rPr>
          <w:sz w:val="25"/>
          <w:szCs w:val="25"/>
        </w:rPr>
        <w:t xml:space="preserve">and </w:t>
      </w:r>
      <w:r w:rsidR="005F7551" w:rsidRPr="00976A0B">
        <w:rPr>
          <w:sz w:val="25"/>
          <w:szCs w:val="25"/>
        </w:rPr>
        <w:t>a</w:t>
      </w:r>
      <w:r w:rsidR="00E31062" w:rsidRPr="00976A0B">
        <w:rPr>
          <w:sz w:val="25"/>
          <w:szCs w:val="25"/>
        </w:rPr>
        <w:t>ddress of an object</w:t>
      </w:r>
      <w:r w:rsidR="00880380" w:rsidRPr="00976A0B">
        <w:rPr>
          <w:sz w:val="25"/>
          <w:szCs w:val="25"/>
        </w:rPr>
        <w:t>, containing the tokens</w:t>
      </w:r>
      <w:r w:rsidR="00E31062" w:rsidRPr="00976A0B">
        <w:rPr>
          <w:sz w:val="25"/>
          <w:szCs w:val="25"/>
        </w:rPr>
        <w:t xml:space="preserve"> is </w:t>
      </w:r>
      <w:r w:rsidR="00880380" w:rsidRPr="00976A0B">
        <w:rPr>
          <w:sz w:val="25"/>
          <w:szCs w:val="25"/>
        </w:rPr>
        <w:t>returned.</w:t>
      </w:r>
    </w:p>
    <w:p w14:paraId="6266D4A9" w14:textId="77777777" w:rsidR="005F7551" w:rsidRPr="00D47E57" w:rsidRDefault="005F7551" w:rsidP="00044CB1">
      <w:pPr>
        <w:rPr>
          <w:rFonts w:ascii="Consolas" w:hAnsi="Consolas" w:cs="Consolas"/>
          <w:color w:val="000000"/>
        </w:rPr>
      </w:pPr>
    </w:p>
    <w:p w14:paraId="14DD5C8E" w14:textId="3822FDD7" w:rsidR="0079043C" w:rsidRDefault="0079043C" w:rsidP="00B503D0">
      <w:pPr>
        <w:pStyle w:val="Title"/>
        <w:numPr>
          <w:ilvl w:val="0"/>
          <w:numId w:val="19"/>
        </w:numPr>
        <w:rPr>
          <w:sz w:val="28"/>
          <w:szCs w:val="28"/>
        </w:rPr>
      </w:pPr>
      <w:r w:rsidRPr="007E32B7">
        <w:rPr>
          <w:b/>
          <w:color w:val="00B0F0"/>
          <w:sz w:val="28"/>
          <w:szCs w:val="28"/>
        </w:rPr>
        <w:t xml:space="preserve">“str.hasMoreTokens()” </w:t>
      </w:r>
      <w:r w:rsidRPr="007E32B7">
        <w:rPr>
          <w:b/>
          <w:sz w:val="28"/>
          <w:szCs w:val="28"/>
        </w:rPr>
        <w:t>-&gt;</w:t>
      </w:r>
      <w:r w:rsidR="00B82705" w:rsidRPr="007E32B7">
        <w:rPr>
          <w:b/>
          <w:sz w:val="28"/>
          <w:szCs w:val="28"/>
        </w:rPr>
        <w:t xml:space="preserve"> </w:t>
      </w:r>
      <w:r w:rsidR="00A5708F" w:rsidRPr="007E32B7">
        <w:rPr>
          <w:b/>
          <w:sz w:val="28"/>
          <w:szCs w:val="28"/>
        </w:rPr>
        <w:t>T</w:t>
      </w:r>
      <w:r w:rsidR="00B82705" w:rsidRPr="007E32B7">
        <w:rPr>
          <w:sz w:val="28"/>
          <w:szCs w:val="28"/>
        </w:rPr>
        <w:t>he</w:t>
      </w:r>
      <w:r w:rsidR="00B82705" w:rsidRPr="007E32B7">
        <w:rPr>
          <w:b/>
          <w:sz w:val="28"/>
          <w:szCs w:val="28"/>
        </w:rPr>
        <w:t xml:space="preserve"> </w:t>
      </w:r>
      <w:r w:rsidR="00880380" w:rsidRPr="007E32B7">
        <w:rPr>
          <w:b/>
          <w:sz w:val="28"/>
          <w:szCs w:val="28"/>
        </w:rPr>
        <w:t>str</w:t>
      </w:r>
      <w:r w:rsidR="00B82705" w:rsidRPr="007E32B7">
        <w:rPr>
          <w:b/>
          <w:sz w:val="28"/>
          <w:szCs w:val="28"/>
        </w:rPr>
        <w:t xml:space="preserve">.hasmoreTokens() </w:t>
      </w:r>
      <w:r w:rsidR="00B82705" w:rsidRPr="007E32B7">
        <w:rPr>
          <w:sz w:val="28"/>
          <w:szCs w:val="28"/>
        </w:rPr>
        <w:t>in</w:t>
      </w:r>
      <w:r w:rsidR="00B82705" w:rsidRPr="007E32B7">
        <w:rPr>
          <w:b/>
          <w:sz w:val="28"/>
          <w:szCs w:val="28"/>
        </w:rPr>
        <w:t xml:space="preserve"> StringTokenizer class, </w:t>
      </w:r>
      <w:r w:rsidR="00B82705" w:rsidRPr="007E32B7">
        <w:rPr>
          <w:sz w:val="28"/>
          <w:szCs w:val="28"/>
        </w:rPr>
        <w:t xml:space="preserve">checks whether </w:t>
      </w:r>
      <w:r w:rsidR="00880380" w:rsidRPr="007E32B7">
        <w:rPr>
          <w:sz w:val="28"/>
          <w:szCs w:val="28"/>
        </w:rPr>
        <w:t xml:space="preserve">the String contained in “str” reference has </w:t>
      </w:r>
      <w:r w:rsidR="002C3AF5" w:rsidRPr="007E32B7">
        <w:rPr>
          <w:sz w:val="28"/>
          <w:szCs w:val="28"/>
        </w:rPr>
        <w:t xml:space="preserve">any </w:t>
      </w:r>
      <w:r w:rsidR="00B82705" w:rsidRPr="007E32B7">
        <w:rPr>
          <w:sz w:val="28"/>
          <w:szCs w:val="28"/>
        </w:rPr>
        <w:t>more tokens available</w:t>
      </w:r>
      <w:r w:rsidR="00880380" w:rsidRPr="007E32B7">
        <w:rPr>
          <w:sz w:val="28"/>
          <w:szCs w:val="28"/>
        </w:rPr>
        <w:t>,</w:t>
      </w:r>
      <w:r w:rsidR="00B82705" w:rsidRPr="007E32B7">
        <w:rPr>
          <w:sz w:val="28"/>
          <w:szCs w:val="28"/>
        </w:rPr>
        <w:t xml:space="preserve"> after splitting that String</w:t>
      </w:r>
      <w:r w:rsidR="005F7551" w:rsidRPr="007E32B7">
        <w:rPr>
          <w:sz w:val="28"/>
          <w:szCs w:val="28"/>
        </w:rPr>
        <w:t xml:space="preserve"> stored in “str” refer</w:t>
      </w:r>
      <w:r w:rsidR="00880380" w:rsidRPr="007E32B7">
        <w:rPr>
          <w:sz w:val="28"/>
          <w:szCs w:val="28"/>
        </w:rPr>
        <w:t>e</w:t>
      </w:r>
      <w:r w:rsidR="005F7551" w:rsidRPr="007E32B7">
        <w:rPr>
          <w:sz w:val="28"/>
          <w:szCs w:val="28"/>
        </w:rPr>
        <w:t>nce</w:t>
      </w:r>
      <w:r w:rsidR="00880380" w:rsidRPr="007E32B7">
        <w:rPr>
          <w:sz w:val="28"/>
          <w:szCs w:val="28"/>
        </w:rPr>
        <w:t>.</w:t>
      </w:r>
    </w:p>
    <w:p w14:paraId="2FF7D59E" w14:textId="0C402514" w:rsidR="002C3AF5" w:rsidRDefault="002C3AF5" w:rsidP="00B503D0">
      <w:pPr>
        <w:pStyle w:val="Title"/>
        <w:numPr>
          <w:ilvl w:val="0"/>
          <w:numId w:val="19"/>
        </w:numPr>
        <w:rPr>
          <w:sz w:val="28"/>
          <w:szCs w:val="28"/>
        </w:rPr>
      </w:pPr>
      <w:r w:rsidRPr="007E32B7">
        <w:rPr>
          <w:b/>
          <w:sz w:val="28"/>
          <w:szCs w:val="28"/>
        </w:rPr>
        <w:t>Parameters</w:t>
      </w:r>
      <w:r w:rsidR="00880380" w:rsidRPr="007E32B7">
        <w:rPr>
          <w:b/>
          <w:sz w:val="28"/>
          <w:szCs w:val="28"/>
        </w:rPr>
        <w:t xml:space="preserve"> Of .hasMoreTokens() </w:t>
      </w:r>
      <w:r w:rsidRPr="007E32B7">
        <w:rPr>
          <w:sz w:val="28"/>
          <w:szCs w:val="28"/>
        </w:rPr>
        <w:t>: The method does not take any parameters.</w:t>
      </w:r>
    </w:p>
    <w:p w14:paraId="47FF16DF" w14:textId="49AFCB39" w:rsidR="002C3AF5" w:rsidRDefault="002C3AF5" w:rsidP="00B503D0">
      <w:pPr>
        <w:pStyle w:val="Title"/>
        <w:numPr>
          <w:ilvl w:val="0"/>
          <w:numId w:val="19"/>
        </w:numPr>
        <w:rPr>
          <w:sz w:val="28"/>
          <w:szCs w:val="28"/>
        </w:rPr>
      </w:pPr>
      <w:r w:rsidRPr="007E32B7">
        <w:rPr>
          <w:b/>
          <w:bCs/>
          <w:sz w:val="28"/>
          <w:szCs w:val="28"/>
        </w:rPr>
        <w:t xml:space="preserve">Return </w:t>
      </w:r>
      <w:r w:rsidR="00880380" w:rsidRPr="007E32B7">
        <w:rPr>
          <w:b/>
          <w:bCs/>
          <w:sz w:val="28"/>
          <w:szCs w:val="28"/>
        </w:rPr>
        <w:t>Type of</w:t>
      </w:r>
      <w:r w:rsidR="00880380" w:rsidRPr="007E32B7">
        <w:rPr>
          <w:sz w:val="28"/>
          <w:szCs w:val="28"/>
        </w:rPr>
        <w:t xml:space="preserve"> </w:t>
      </w:r>
      <w:r w:rsidR="00880380" w:rsidRPr="007E32B7">
        <w:rPr>
          <w:b/>
          <w:sz w:val="28"/>
          <w:szCs w:val="28"/>
        </w:rPr>
        <w:t>str.hasMoreTokens()”:</w:t>
      </w:r>
      <w:r w:rsidRPr="007E32B7">
        <w:rPr>
          <w:color w:val="C45911" w:themeColor="accent2" w:themeShade="BF"/>
          <w:sz w:val="28"/>
          <w:szCs w:val="28"/>
        </w:rPr>
        <w:t> </w:t>
      </w:r>
      <w:r w:rsidRPr="007E32B7">
        <w:rPr>
          <w:sz w:val="28"/>
          <w:szCs w:val="28"/>
        </w:rPr>
        <w:t xml:space="preserve">The method returns </w:t>
      </w:r>
      <w:r w:rsidR="00B60ECB" w:rsidRPr="007E32B7">
        <w:rPr>
          <w:sz w:val="28"/>
          <w:szCs w:val="28"/>
        </w:rPr>
        <w:t>Boolean</w:t>
      </w:r>
      <w:r w:rsidRPr="007E32B7">
        <w:rPr>
          <w:sz w:val="28"/>
          <w:szCs w:val="28"/>
        </w:rPr>
        <w:t xml:space="preserve"> </w:t>
      </w:r>
      <w:r w:rsidRPr="007E32B7">
        <w:rPr>
          <w:b/>
          <w:sz w:val="28"/>
          <w:szCs w:val="28"/>
        </w:rPr>
        <w:t>True</w:t>
      </w:r>
      <w:r w:rsidRPr="007E32B7">
        <w:rPr>
          <w:sz w:val="28"/>
          <w:szCs w:val="28"/>
        </w:rPr>
        <w:t xml:space="preserve"> if the availability of at least one more token is found in the string after the current position</w:t>
      </w:r>
      <w:r w:rsidR="00880380" w:rsidRPr="007E32B7">
        <w:rPr>
          <w:sz w:val="28"/>
          <w:szCs w:val="28"/>
        </w:rPr>
        <w:t>,</w:t>
      </w:r>
      <w:r w:rsidR="00B60ECB" w:rsidRPr="007E32B7">
        <w:rPr>
          <w:sz w:val="28"/>
          <w:szCs w:val="28"/>
        </w:rPr>
        <w:t xml:space="preserve"> </w:t>
      </w:r>
      <w:r w:rsidR="00880380" w:rsidRPr="007E32B7">
        <w:rPr>
          <w:sz w:val="28"/>
          <w:szCs w:val="28"/>
        </w:rPr>
        <w:t>if not, then</w:t>
      </w:r>
      <w:r w:rsidRPr="007E32B7">
        <w:rPr>
          <w:sz w:val="28"/>
          <w:szCs w:val="28"/>
        </w:rPr>
        <w:t xml:space="preserve"> false.</w:t>
      </w:r>
    </w:p>
    <w:p w14:paraId="145C347F" w14:textId="2AF4F43E" w:rsidR="002C3AF5" w:rsidRPr="007E32B7" w:rsidRDefault="002C3AF5" w:rsidP="00B503D0">
      <w:pPr>
        <w:pStyle w:val="Title"/>
        <w:numPr>
          <w:ilvl w:val="0"/>
          <w:numId w:val="19"/>
        </w:numPr>
        <w:rPr>
          <w:bCs/>
          <w:sz w:val="28"/>
          <w:szCs w:val="28"/>
        </w:rPr>
      </w:pPr>
      <w:r w:rsidRPr="007E32B7">
        <w:rPr>
          <w:b/>
          <w:color w:val="00B0F0"/>
          <w:sz w:val="28"/>
          <w:szCs w:val="28"/>
        </w:rPr>
        <w:t>Str.nextToken</w:t>
      </w:r>
      <w:r w:rsidR="00A5708F" w:rsidRPr="007E32B7">
        <w:rPr>
          <w:b/>
          <w:color w:val="00B0F0"/>
          <w:sz w:val="28"/>
          <w:szCs w:val="28"/>
        </w:rPr>
        <w:t>()</w:t>
      </w:r>
      <w:r w:rsidR="00D47E57" w:rsidRPr="007E32B7">
        <w:rPr>
          <w:b/>
          <w:color w:val="00B0F0"/>
          <w:sz w:val="28"/>
          <w:szCs w:val="28"/>
        </w:rPr>
        <w:t xml:space="preserve"> </w:t>
      </w:r>
      <w:r w:rsidR="00D47E57" w:rsidRPr="007E32B7">
        <w:rPr>
          <w:b/>
          <w:sz w:val="28"/>
          <w:szCs w:val="28"/>
        </w:rPr>
        <w:t xml:space="preserve">:-  </w:t>
      </w:r>
      <w:r w:rsidR="00A5708F" w:rsidRPr="007E32B7">
        <w:rPr>
          <w:sz w:val="28"/>
          <w:szCs w:val="28"/>
        </w:rPr>
        <w:t>here</w:t>
      </w:r>
      <w:r w:rsidR="00A5708F" w:rsidRPr="007E32B7">
        <w:rPr>
          <w:b/>
          <w:sz w:val="28"/>
          <w:szCs w:val="28"/>
        </w:rPr>
        <w:t xml:space="preserve"> .nextToken() </w:t>
      </w:r>
      <w:r w:rsidR="00A5708F" w:rsidRPr="007E32B7">
        <w:rPr>
          <w:sz w:val="28"/>
          <w:szCs w:val="28"/>
        </w:rPr>
        <w:t xml:space="preserve">will read the </w:t>
      </w:r>
      <w:r w:rsidR="00A5708F" w:rsidRPr="007E32B7">
        <w:rPr>
          <w:b/>
          <w:sz w:val="28"/>
          <w:szCs w:val="28"/>
        </w:rPr>
        <w:t>Token</w:t>
      </w:r>
      <w:r w:rsidR="00A5708F" w:rsidRPr="007E32B7">
        <w:rPr>
          <w:sz w:val="28"/>
          <w:szCs w:val="28"/>
        </w:rPr>
        <w:t xml:space="preserve"> for us and print it.</w:t>
      </w:r>
      <w:r w:rsidR="00B60ECB" w:rsidRPr="007E32B7">
        <w:rPr>
          <w:sz w:val="28"/>
          <w:szCs w:val="28"/>
        </w:rPr>
        <w:t xml:space="preserve"> </w:t>
      </w:r>
      <w:r w:rsidR="00020A5F" w:rsidRPr="007E32B7">
        <w:rPr>
          <w:sz w:val="28"/>
          <w:szCs w:val="28"/>
        </w:rPr>
        <w:t>If there are 3 tokens, then we have to write this method 3 times. Another way is to use a while loop.</w:t>
      </w:r>
      <w:r w:rsidR="00B60ECB" w:rsidRPr="007E32B7">
        <w:rPr>
          <w:sz w:val="28"/>
          <w:szCs w:val="28"/>
        </w:rPr>
        <w:t xml:space="preserve"> </w:t>
      </w:r>
      <w:r w:rsidR="00020A5F" w:rsidRPr="007E32B7">
        <w:rPr>
          <w:sz w:val="28"/>
          <w:szCs w:val="28"/>
        </w:rPr>
        <w:t xml:space="preserve">Suppose we have a String </w:t>
      </w:r>
      <w:r w:rsidR="00020A5F" w:rsidRPr="007E32B7">
        <w:rPr>
          <w:b/>
          <w:sz w:val="28"/>
          <w:szCs w:val="28"/>
        </w:rPr>
        <w:t>“Hellow Debanjan Sarkar”</w:t>
      </w:r>
      <w:r w:rsidR="00020A5F" w:rsidRPr="007E32B7">
        <w:rPr>
          <w:sz w:val="28"/>
          <w:szCs w:val="28"/>
        </w:rPr>
        <w:t>. Whenever “</w:t>
      </w:r>
      <w:r w:rsidR="00020A5F" w:rsidRPr="007E32B7">
        <w:rPr>
          <w:b/>
          <w:color w:val="00B0F0"/>
          <w:sz w:val="28"/>
          <w:szCs w:val="28"/>
        </w:rPr>
        <w:t xml:space="preserve">str.hasMoreTokens()” </w:t>
      </w:r>
      <w:r w:rsidR="00020A5F" w:rsidRPr="007E32B7">
        <w:rPr>
          <w:sz w:val="28"/>
          <w:szCs w:val="28"/>
        </w:rPr>
        <w:t>return</w:t>
      </w:r>
      <w:r w:rsidR="00020A5F" w:rsidRPr="007E32B7">
        <w:rPr>
          <w:b/>
          <w:sz w:val="28"/>
          <w:szCs w:val="28"/>
        </w:rPr>
        <w:t xml:space="preserve"> </w:t>
      </w:r>
      <w:r w:rsidR="00020A5F" w:rsidRPr="007E32B7">
        <w:rPr>
          <w:b/>
          <w:color w:val="00B0F0"/>
          <w:sz w:val="28"/>
          <w:szCs w:val="28"/>
        </w:rPr>
        <w:t xml:space="preserve">true, </w:t>
      </w:r>
      <w:r w:rsidR="00020A5F" w:rsidRPr="007E32B7">
        <w:rPr>
          <w:bCs/>
          <w:sz w:val="28"/>
          <w:szCs w:val="28"/>
        </w:rPr>
        <w:t>loop will run for 3 times, and</w:t>
      </w:r>
      <w:r w:rsidR="00020A5F" w:rsidRPr="007E32B7">
        <w:rPr>
          <w:b/>
          <w:color w:val="00B0F0"/>
          <w:sz w:val="28"/>
          <w:szCs w:val="28"/>
        </w:rPr>
        <w:t xml:space="preserve"> “str.nextToken” </w:t>
      </w:r>
      <w:r w:rsidR="00020A5F" w:rsidRPr="007E32B7">
        <w:rPr>
          <w:bCs/>
          <w:sz w:val="28"/>
          <w:szCs w:val="28"/>
        </w:rPr>
        <w:t>will also read 3 times and print the Tokens.</w:t>
      </w:r>
    </w:p>
    <w:p w14:paraId="73333928" w14:textId="12BF6447" w:rsidR="005E5869" w:rsidRDefault="005E5869" w:rsidP="007E32B7">
      <w:pPr>
        <w:pStyle w:val="Title"/>
        <w:rPr>
          <w:bCs/>
          <w:sz w:val="28"/>
          <w:szCs w:val="28"/>
        </w:rPr>
      </w:pPr>
      <w:r w:rsidRPr="007E32B7">
        <w:rPr>
          <w:bCs/>
          <w:color w:val="FF0000"/>
          <w:sz w:val="28"/>
          <w:szCs w:val="28"/>
        </w:rPr>
        <w:t>Assignment</w:t>
      </w:r>
      <w:r w:rsidRPr="007E32B7">
        <w:rPr>
          <w:bCs/>
          <w:sz w:val="28"/>
          <w:szCs w:val="28"/>
        </w:rPr>
        <w:t>: print the words independently from a given String without Tokenizer, but by split function and Regular Expression.</w:t>
      </w:r>
    </w:p>
    <w:p w14:paraId="4E9843C7" w14:textId="426D15F0" w:rsidR="007E32B7" w:rsidRDefault="007E32B7" w:rsidP="007E32B7"/>
    <w:p w14:paraId="6DEF808F" w14:textId="1823EF21" w:rsidR="007E32B7" w:rsidRDefault="007E32B7" w:rsidP="007E32B7"/>
    <w:p w14:paraId="35997E29" w14:textId="5C89B512" w:rsidR="007E32B7" w:rsidRDefault="007E32B7" w:rsidP="007E32B7"/>
    <w:p w14:paraId="29F46D00" w14:textId="21065D56" w:rsidR="007E32B7" w:rsidRDefault="007E32B7" w:rsidP="007E32B7"/>
    <w:p w14:paraId="0C3778E6" w14:textId="4725BC10" w:rsidR="007E32B7" w:rsidRDefault="007E32B7" w:rsidP="007E32B7"/>
    <w:p w14:paraId="0DAC879C" w14:textId="2EDB1E53" w:rsidR="007E32B7" w:rsidRDefault="007E32B7" w:rsidP="007E32B7"/>
    <w:p w14:paraId="272727E7" w14:textId="243282EA" w:rsidR="007E32B7" w:rsidRDefault="007E32B7" w:rsidP="007E32B7"/>
    <w:p w14:paraId="40D5151D" w14:textId="4997C5A9" w:rsidR="007E32B7" w:rsidRDefault="007E32B7" w:rsidP="007E32B7"/>
    <w:p w14:paraId="5E86D336" w14:textId="7561B141" w:rsidR="007E32B7" w:rsidRDefault="007E32B7" w:rsidP="007E32B7"/>
    <w:p w14:paraId="3FDA075F" w14:textId="2A598BA0" w:rsidR="007E32B7" w:rsidRDefault="007E32B7" w:rsidP="007E32B7"/>
    <w:p w14:paraId="662E6232" w14:textId="77777777" w:rsidR="007E32B7" w:rsidRPr="007E32B7" w:rsidRDefault="007E32B7" w:rsidP="007E32B7"/>
    <w:p w14:paraId="2F92321E" w14:textId="162E8CE4" w:rsidR="005E5869" w:rsidRPr="0016133B" w:rsidRDefault="005E5869" w:rsidP="003F6931">
      <w:pPr>
        <w:pStyle w:val="Heading9"/>
        <w:rPr>
          <w:b/>
          <w:color w:val="00B0F0"/>
          <w:sz w:val="32"/>
          <w:szCs w:val="32"/>
        </w:rPr>
      </w:pPr>
      <w:r w:rsidRPr="0016133B">
        <w:rPr>
          <w:b/>
          <w:color w:val="00B0F0"/>
          <w:sz w:val="32"/>
          <w:szCs w:val="32"/>
        </w:rPr>
        <w:t>CLONING:</w:t>
      </w:r>
    </w:p>
    <w:p w14:paraId="12DFD3A2" w14:textId="35CDE3DF" w:rsidR="005E5869" w:rsidRDefault="007E32B7" w:rsidP="00B503D0">
      <w:pPr>
        <w:pStyle w:val="Heading7"/>
        <w:numPr>
          <w:ilvl w:val="0"/>
          <w:numId w:val="18"/>
        </w:numPr>
      </w:pPr>
      <w:proofErr w:type="spellStart"/>
      <w:r>
        <w:rPr>
          <w:b/>
        </w:rPr>
        <w:t>Defination</w:t>
      </w:r>
      <w:proofErr w:type="spellEnd"/>
      <w:r>
        <w:rPr>
          <w:b/>
        </w:rPr>
        <w:t xml:space="preserve">: </w:t>
      </w:r>
      <w:r w:rsidR="00C20488">
        <w:t>Cloning means exact copy of a real object into subsequent multiple clone objects with same properties and behaviours.</w:t>
      </w:r>
    </w:p>
    <w:p w14:paraId="548A1B3A" w14:textId="125DB9CA" w:rsidR="00505A92" w:rsidRDefault="00505A92" w:rsidP="00B503D0">
      <w:pPr>
        <w:pStyle w:val="Heading7"/>
        <w:numPr>
          <w:ilvl w:val="0"/>
          <w:numId w:val="18"/>
        </w:numPr>
      </w:pPr>
      <w:r>
        <w:t xml:space="preserve">The clone() method belongs to object class. </w:t>
      </w:r>
    </w:p>
    <w:p w14:paraId="51EDDE08" w14:textId="17E07832" w:rsidR="00393C2B" w:rsidRDefault="00393C2B" w:rsidP="00B503D0">
      <w:pPr>
        <w:pStyle w:val="Heading7"/>
        <w:numPr>
          <w:ilvl w:val="0"/>
          <w:numId w:val="18"/>
        </w:numPr>
      </w:pPr>
      <w:r>
        <w:t>To achieve cloning,</w:t>
      </w:r>
      <w:r w:rsidR="00505A92">
        <w:t xml:space="preserve"> java.lang.Cloneable </w:t>
      </w:r>
      <w:r>
        <w:t>(</w:t>
      </w:r>
      <w:r w:rsidRPr="007E32B7">
        <w:rPr>
          <w:b/>
        </w:rPr>
        <w:t>Marker</w:t>
      </w:r>
      <w:r>
        <w:t>)</w:t>
      </w:r>
      <w:r w:rsidR="00505A92">
        <w:t>interface should be implemented by that class whose objects will be cloned.</w:t>
      </w:r>
      <w:r>
        <w:t xml:space="preserve"> If our class implements Cloneable Marker Interface, </w:t>
      </w:r>
      <w:r w:rsidR="00BB29A5">
        <w:t>some</w:t>
      </w:r>
      <w:r w:rsidR="007E32B7">
        <w:t xml:space="preserve"> instruction </w:t>
      </w:r>
      <w:r w:rsidR="00BB29A5">
        <w:t>are send</w:t>
      </w:r>
      <w:r w:rsidR="007E32B7">
        <w:t xml:space="preserve"> to the </w:t>
      </w:r>
      <w:r>
        <w:t xml:space="preserve">JVM </w:t>
      </w:r>
      <w:r w:rsidR="007E32B7">
        <w:t>Compiler</w:t>
      </w:r>
      <w:r w:rsidR="00BB29A5">
        <w:t xml:space="preserve"> to</w:t>
      </w:r>
      <w:r w:rsidR="007E32B7">
        <w:t xml:space="preserve"> </w:t>
      </w:r>
      <w:r>
        <w:t>give some features to make this class applicable for Cloning.</w:t>
      </w:r>
    </w:p>
    <w:p w14:paraId="650D190C" w14:textId="003D960E" w:rsidR="00393C2B" w:rsidRPr="007E32B7" w:rsidRDefault="00505A92" w:rsidP="00B503D0">
      <w:pPr>
        <w:pStyle w:val="Heading7"/>
        <w:numPr>
          <w:ilvl w:val="0"/>
          <w:numId w:val="18"/>
        </w:numPr>
        <w:rPr>
          <w:rFonts w:ascii="Segoe UI" w:hAnsi="Segoe UI" w:cs="Segoe UI"/>
          <w:color w:val="333333"/>
          <w:shd w:val="clear" w:color="auto" w:fill="FFFFFF"/>
        </w:rPr>
      </w:pPr>
      <w:r w:rsidRPr="007E32B7">
        <w:rPr>
          <w:rFonts w:ascii="Segoe UI" w:hAnsi="Segoe UI" w:cs="Segoe UI"/>
          <w:color w:val="333333"/>
          <w:shd w:val="clear" w:color="auto" w:fill="FFFFFF"/>
        </w:rPr>
        <w:t>If we don</w:t>
      </w:r>
      <w:r w:rsidR="003F6931">
        <w:rPr>
          <w:rFonts w:ascii="Segoe UI" w:hAnsi="Segoe UI" w:cs="Segoe UI"/>
          <w:color w:val="333333"/>
          <w:shd w:val="clear" w:color="auto" w:fill="FFFFFF"/>
        </w:rPr>
        <w:t>’</w:t>
      </w:r>
      <w:r w:rsidRPr="007E32B7">
        <w:rPr>
          <w:rFonts w:ascii="Segoe UI" w:hAnsi="Segoe UI" w:cs="Segoe UI"/>
          <w:color w:val="333333"/>
          <w:shd w:val="clear" w:color="auto" w:fill="FFFFFF"/>
        </w:rPr>
        <w:t>t implement Cloneable interface, clone() method generates </w:t>
      </w:r>
      <w:r w:rsidRPr="007E32B7">
        <w:rPr>
          <w:rFonts w:ascii="Segoe UI" w:hAnsi="Segoe UI" w:cs="Segoe UI"/>
          <w:b/>
          <w:bCs/>
          <w:color w:val="333333"/>
          <w:shd w:val="clear" w:color="auto" w:fill="FFFFFF"/>
        </w:rPr>
        <w:t>CloneNotSupportedException</w:t>
      </w:r>
      <w:r w:rsidRPr="007E32B7">
        <w:rPr>
          <w:rFonts w:ascii="Segoe UI" w:hAnsi="Segoe UI" w:cs="Segoe UI"/>
          <w:color w:val="333333"/>
          <w:shd w:val="clear" w:color="auto" w:fill="FFFFFF"/>
        </w:rPr>
        <w:t>.</w:t>
      </w:r>
    </w:p>
    <w:p w14:paraId="568ACB62" w14:textId="69C21207" w:rsidR="00AD189F" w:rsidRPr="00AD189F" w:rsidRDefault="00C20488" w:rsidP="00B503D0">
      <w:pPr>
        <w:pStyle w:val="Heading7"/>
        <w:numPr>
          <w:ilvl w:val="0"/>
          <w:numId w:val="18"/>
        </w:numPr>
      </w:pPr>
      <w:r w:rsidRPr="007E32B7">
        <w:rPr>
          <w:b/>
        </w:rPr>
        <w:t>Advantage:</w:t>
      </w:r>
      <w:r>
        <w:t xml:space="preserve"> </w:t>
      </w:r>
      <w:r w:rsidR="00505A92">
        <w:t xml:space="preserve">In a class, when we use </w:t>
      </w:r>
      <w:r w:rsidR="008B0002">
        <w:t>“</w:t>
      </w:r>
      <w:r w:rsidR="00505A92">
        <w:t>new</w:t>
      </w:r>
      <w:r w:rsidR="008B0002">
        <w:t>”</w:t>
      </w:r>
      <w:r w:rsidR="00505A92">
        <w:t xml:space="preserve"> keyword multiple times, then overall processing of Object creation takes a lot more time</w:t>
      </w:r>
      <w:r w:rsidR="00AD189F">
        <w:t xml:space="preserve"> by JVM, like </w:t>
      </w:r>
      <w:r w:rsidR="00B60ECB">
        <w:t>every time</w:t>
      </w:r>
      <w:r w:rsidR="00AD189F">
        <w:t xml:space="preserve"> loading methods</w:t>
      </w:r>
      <w:r w:rsidR="008B0002">
        <w:t>,</w:t>
      </w:r>
      <w:r w:rsidR="00AD189F">
        <w:t xml:space="preserve"> variables into new Objects.</w:t>
      </w:r>
      <w:r w:rsidR="00B60ECB">
        <w:t xml:space="preserve"> </w:t>
      </w:r>
      <w:r w:rsidR="00AD189F">
        <w:t xml:space="preserve">It’s a lengthy process. </w:t>
      </w:r>
      <w:r w:rsidR="00AD189F" w:rsidRPr="007E32B7">
        <w:rPr>
          <w:b/>
        </w:rPr>
        <w:t xml:space="preserve">Solution: Use clone() method, </w:t>
      </w:r>
      <w:r w:rsidR="00AD189F">
        <w:t xml:space="preserve">to create copy of Objects, if we need Object multiple times in our code. This </w:t>
      </w:r>
      <w:r w:rsidR="00C46B27">
        <w:t xml:space="preserve">cloning() </w:t>
      </w:r>
      <w:r w:rsidR="00AD189F">
        <w:t>method Saves extra processing time.</w:t>
      </w:r>
    </w:p>
    <w:p w14:paraId="5C41E26F" w14:textId="40017381" w:rsidR="00505A92" w:rsidRPr="00505A92" w:rsidRDefault="00505A92" w:rsidP="003F6931">
      <w:pPr>
        <w:pStyle w:val="ListBullet3"/>
        <w:rPr>
          <w:lang w:eastAsia="en-IN"/>
        </w:rPr>
      </w:pPr>
      <w:r w:rsidRPr="00505A92">
        <w:rPr>
          <w:lang w:eastAsia="en-IN"/>
        </w:rPr>
        <w:t>It is the easiest way to implement cloning even if for age-old projects, you just need to define a parent class, implement Cloneable in it, provide the definition of clone() method and you are ready every child of your parent will get the cloning feature.</w:t>
      </w:r>
    </w:p>
    <w:p w14:paraId="6698B3C2" w14:textId="32147CCF" w:rsidR="00505A92" w:rsidRPr="00505A92" w:rsidRDefault="00505A92" w:rsidP="003F6931">
      <w:pPr>
        <w:pStyle w:val="ListBullet3"/>
        <w:rPr>
          <w:lang w:eastAsia="en-IN"/>
        </w:rPr>
      </w:pPr>
      <w:r w:rsidRPr="00505A92">
        <w:rPr>
          <w:lang w:eastAsia="en-IN"/>
        </w:rPr>
        <w:t>Cloning requires very less line of code, just an abstract class with 4 or 5 line long clone() method if you don</w:t>
      </w:r>
      <w:r w:rsidR="003F6931">
        <w:rPr>
          <w:lang w:eastAsia="en-IN"/>
        </w:rPr>
        <w:t>’</w:t>
      </w:r>
      <w:r w:rsidRPr="00505A92">
        <w:rPr>
          <w:lang w:eastAsia="en-IN"/>
        </w:rPr>
        <w:t>t require deep copy.</w:t>
      </w:r>
    </w:p>
    <w:p w14:paraId="3AC2FD86" w14:textId="2441D60D" w:rsidR="00505A92" w:rsidRPr="0016133B" w:rsidRDefault="00B60ECB" w:rsidP="003F6931">
      <w:pPr>
        <w:pStyle w:val="Heading6"/>
        <w:rPr>
          <w:b/>
        </w:rPr>
      </w:pPr>
      <w:r w:rsidRPr="0016133B">
        <w:rPr>
          <w:b/>
        </w:rPr>
        <w:t>DISADVANTAGES:</w:t>
      </w:r>
    </w:p>
    <w:p w14:paraId="4547778D" w14:textId="50F8CF76" w:rsidR="00B60ECB" w:rsidRPr="00B60ECB" w:rsidRDefault="00B60ECB" w:rsidP="00B503D0">
      <w:pPr>
        <w:pStyle w:val="List2"/>
        <w:numPr>
          <w:ilvl w:val="0"/>
          <w:numId w:val="17"/>
        </w:numPr>
        <w:rPr>
          <w:lang w:eastAsia="en-IN"/>
        </w:rPr>
      </w:pPr>
      <w:r w:rsidRPr="00B60ECB">
        <w:rPr>
          <w:lang w:eastAsia="en-IN"/>
        </w:rPr>
        <w:t>Object.clone() doesn</w:t>
      </w:r>
      <w:r w:rsidR="003F6931">
        <w:rPr>
          <w:lang w:eastAsia="en-IN"/>
        </w:rPr>
        <w:t>’</w:t>
      </w:r>
      <w:r w:rsidRPr="00B60ECB">
        <w:rPr>
          <w:lang w:eastAsia="en-IN"/>
        </w:rPr>
        <w:t>t invoke any constructor so we don</w:t>
      </w:r>
      <w:r w:rsidR="003F6931">
        <w:rPr>
          <w:lang w:eastAsia="en-IN"/>
        </w:rPr>
        <w:t>’</w:t>
      </w:r>
      <w:r w:rsidRPr="00B60ECB">
        <w:rPr>
          <w:lang w:eastAsia="en-IN"/>
        </w:rPr>
        <w:t>t have any control over object construction.</w:t>
      </w:r>
    </w:p>
    <w:p w14:paraId="1331D6E8" w14:textId="77777777" w:rsidR="00B60ECB" w:rsidRPr="00B60ECB" w:rsidRDefault="00B60ECB" w:rsidP="00B503D0">
      <w:pPr>
        <w:pStyle w:val="List2"/>
        <w:numPr>
          <w:ilvl w:val="0"/>
          <w:numId w:val="17"/>
        </w:numPr>
        <w:rPr>
          <w:lang w:eastAsia="en-IN"/>
        </w:rPr>
      </w:pPr>
      <w:r w:rsidRPr="00B60ECB">
        <w:rPr>
          <w:lang w:eastAsia="en-IN"/>
        </w:rPr>
        <w:t>If you want to write a clone method in a child class then all of its superclasses should define the clone() method in them or inherit it from another parent class. Otherwise, the super.clone() chain will fail.</w:t>
      </w:r>
    </w:p>
    <w:p w14:paraId="72FF23A2" w14:textId="32F8DC4A" w:rsidR="00B60ECB" w:rsidRDefault="00B60ECB" w:rsidP="00B503D0">
      <w:pPr>
        <w:pStyle w:val="List2"/>
        <w:numPr>
          <w:ilvl w:val="0"/>
          <w:numId w:val="17"/>
        </w:numPr>
        <w:rPr>
          <w:lang w:eastAsia="en-IN"/>
        </w:rPr>
      </w:pPr>
      <w:r w:rsidRPr="00B60ECB">
        <w:rPr>
          <w:lang w:eastAsia="en-IN"/>
        </w:rPr>
        <w:t>We have to implement cloneable interface while it doesn</w:t>
      </w:r>
      <w:r w:rsidR="003F6931">
        <w:rPr>
          <w:lang w:eastAsia="en-IN"/>
        </w:rPr>
        <w:t>’</w:t>
      </w:r>
      <w:r w:rsidRPr="00B60ECB">
        <w:rPr>
          <w:lang w:eastAsia="en-IN"/>
        </w:rPr>
        <w:t>t have any methods in it. We just have to use it to tell the JVM that we can perform clone() on our object.</w:t>
      </w:r>
    </w:p>
    <w:p w14:paraId="6EA6AC8C" w14:textId="77777777" w:rsidR="00F326C3" w:rsidRDefault="00F326C3" w:rsidP="00393C2B">
      <w:pPr>
        <w:shd w:val="clear" w:color="auto" w:fill="FFFFFF"/>
        <w:spacing w:before="60" w:after="100" w:afterAutospacing="1" w:line="375" w:lineRule="atLeast"/>
        <w:jc w:val="both"/>
        <w:rPr>
          <w:rFonts w:ascii="Segoe UI" w:eastAsia="Times New Roman" w:hAnsi="Segoe UI" w:cs="Segoe UI"/>
          <w:b/>
          <w:color w:val="000000"/>
          <w:sz w:val="24"/>
          <w:szCs w:val="24"/>
          <w:lang w:eastAsia="en-IN"/>
        </w:rPr>
      </w:pPr>
    </w:p>
    <w:p w14:paraId="440F4C26" w14:textId="77777777" w:rsidR="00F326C3" w:rsidRDefault="00F326C3" w:rsidP="00393C2B">
      <w:pPr>
        <w:shd w:val="clear" w:color="auto" w:fill="FFFFFF"/>
        <w:spacing w:before="60" w:after="100" w:afterAutospacing="1" w:line="375" w:lineRule="atLeast"/>
        <w:jc w:val="both"/>
        <w:rPr>
          <w:rFonts w:ascii="Segoe UI" w:eastAsia="Times New Roman" w:hAnsi="Segoe UI" w:cs="Segoe UI"/>
          <w:b/>
          <w:color w:val="000000"/>
          <w:sz w:val="24"/>
          <w:szCs w:val="24"/>
          <w:lang w:eastAsia="en-IN"/>
        </w:rPr>
      </w:pPr>
    </w:p>
    <w:p w14:paraId="23408123" w14:textId="565FE396" w:rsidR="00992E5D" w:rsidRDefault="00992E5D" w:rsidP="00992E5D">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Concurrent Modification:</w:t>
      </w:r>
      <w:r>
        <w:rPr>
          <w:rFonts w:ascii="Arial" w:hAnsi="Arial" w:cs="Arial"/>
          <w:color w:val="FFFFFF"/>
          <w:spacing w:val="2"/>
          <w:sz w:val="26"/>
          <w:szCs w:val="26"/>
        </w:rPr>
        <w:t> Concurrent Modification in programming means to modify an object concurrently when another task is already running over it. For example, in Java to modify a collection when another thread is iterating over it. Some Iterator implementations (including those of all the general purpose collection implementations provided by the JRE) may choose to throw </w:t>
      </w:r>
      <w:r>
        <w:rPr>
          <w:rFonts w:ascii="Arial" w:hAnsi="Arial" w:cs="Arial"/>
          <w:i/>
          <w:iCs/>
          <w:color w:val="FFFFFF"/>
          <w:spacing w:val="2"/>
          <w:sz w:val="26"/>
          <w:szCs w:val="26"/>
          <w:bdr w:val="none" w:sz="0" w:space="0" w:color="auto" w:frame="1"/>
        </w:rPr>
        <w:t>ConcurrentModificationException</w:t>
      </w:r>
      <w:r>
        <w:rPr>
          <w:rFonts w:ascii="Arial" w:hAnsi="Arial" w:cs="Arial"/>
          <w:color w:val="FFFFFF"/>
          <w:spacing w:val="2"/>
          <w:sz w:val="26"/>
          <w:szCs w:val="26"/>
        </w:rPr>
        <w:t> if this behavio</w:t>
      </w:r>
      <w:r w:rsidR="00E3317D">
        <w:rPr>
          <w:rFonts w:ascii="Arial" w:hAnsi="Arial" w:cs="Arial"/>
          <w:color w:val="FFFFFF"/>
          <w:spacing w:val="2"/>
          <w:sz w:val="26"/>
          <w:szCs w:val="26"/>
        </w:rPr>
        <w:t>u</w:t>
      </w:r>
      <w:r>
        <w:rPr>
          <w:rFonts w:ascii="Arial" w:hAnsi="Arial" w:cs="Arial"/>
          <w:color w:val="FFFFFF"/>
          <w:spacing w:val="2"/>
          <w:sz w:val="26"/>
          <w:szCs w:val="26"/>
        </w:rPr>
        <w:t>r is detected.</w:t>
      </w:r>
      <w:r>
        <w:rPr>
          <w:rFonts w:ascii="Arial" w:hAnsi="Arial" w:cs="Arial"/>
          <w:color w:val="FFFFFF"/>
          <w:spacing w:val="2"/>
          <w:sz w:val="26"/>
          <w:szCs w:val="26"/>
        </w:rPr>
        <w:br/>
        <w:t> </w:t>
      </w:r>
    </w:p>
    <w:p w14:paraId="2B07A731" w14:textId="7E3FF673" w:rsidR="00992E5D" w:rsidRPr="00992E5D" w:rsidRDefault="00992E5D" w:rsidP="00992E5D">
      <w:pPr>
        <w:rPr>
          <w:b/>
          <w:bCs/>
          <w:i/>
          <w:iCs/>
          <w:color w:val="BF8F00" w:themeColor="accent4" w:themeShade="BF"/>
          <w:sz w:val="28"/>
          <w:szCs w:val="28"/>
        </w:rPr>
      </w:pPr>
      <w:r w:rsidRPr="00992E5D">
        <w:rPr>
          <w:b/>
          <w:bCs/>
          <w:i/>
          <w:iCs/>
          <w:color w:val="BF8F00" w:themeColor="accent4" w:themeShade="BF"/>
          <w:sz w:val="28"/>
          <w:szCs w:val="28"/>
        </w:rPr>
        <w:t>Fail Fast And Fail Safe Iterators in Java</w:t>
      </w:r>
    </w:p>
    <w:p w14:paraId="634197B4" w14:textId="662A816F" w:rsidR="00992E5D" w:rsidRPr="00992E5D" w:rsidRDefault="00A11792" w:rsidP="00992E5D">
      <w:hyperlink r:id="rId33" w:history="1">
        <w:r w:rsidR="00992E5D" w:rsidRPr="00992E5D">
          <w:rPr>
            <w:rStyle w:val="Hyperlink"/>
          </w:rPr>
          <w:t>Iterators</w:t>
        </w:r>
      </w:hyperlink>
      <w:r w:rsidR="00992E5D" w:rsidRPr="00992E5D">
        <w:t> in java are used to iterate over the Collection objects.</w:t>
      </w:r>
      <w:r w:rsidR="00992E5D">
        <w:t xml:space="preserve"> </w:t>
      </w:r>
      <w:r w:rsidR="00992E5D" w:rsidRPr="00992E5D">
        <w:t>Fail-Fast iterators immediately throw ConcurrentModificationException if there is structural modification of the collection. Structural modification means adding, removing any element from collection while a thread is iterating over that collection. Iterator on ArrayList, HashMap classes are some examples of fail-fast Iterator.</w:t>
      </w:r>
      <w:r w:rsidR="00992E5D" w:rsidRPr="00992E5D">
        <w:b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r w:rsidR="00992E5D" w:rsidRPr="00992E5D">
        <w:br/>
        <w:t> Important points of fail-fast iterators : </w:t>
      </w:r>
      <w:r w:rsidR="00992E5D" w:rsidRPr="00992E5D">
        <w:br/>
        <w:t> </w:t>
      </w:r>
    </w:p>
    <w:p w14:paraId="6665C12F" w14:textId="1718D37E" w:rsidR="00992E5D" w:rsidRPr="00992E5D" w:rsidRDefault="00992E5D" w:rsidP="00992E5D">
      <w:r w:rsidRPr="00992E5D">
        <w:t>These iterators throw ConcurrentModificationException if a collection is modified while iterating over it.</w:t>
      </w:r>
    </w:p>
    <w:p w14:paraId="20B3346B" w14:textId="77777777" w:rsidR="00992E5D" w:rsidRPr="00992E5D" w:rsidRDefault="00992E5D" w:rsidP="00992E5D">
      <w:r w:rsidRPr="00992E5D">
        <w:t>Ex : Iterators returned by ArrayList, Vector, HashMap.</w:t>
      </w:r>
    </w:p>
    <w:p w14:paraId="2E7653B4" w14:textId="539B76F9" w:rsidR="00992E5D" w:rsidRPr="00992E5D" w:rsidRDefault="00992E5D" w:rsidP="00992E5D"/>
    <w:p w14:paraId="0E301E1B" w14:textId="4B9A6E81" w:rsidR="00992E5D" w:rsidRPr="00992E5D" w:rsidRDefault="00992E5D" w:rsidP="00992E5D">
      <w:r w:rsidRPr="00992E5D">
        <w:t>Note 2 : If you remove an element via Iterator remove() method, exception will not be thrown. However, in case of removing via a particular collection remove() method, ConcurrentModificationException will be thrown.</w:t>
      </w:r>
    </w:p>
    <w:p w14:paraId="108276F2"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8F8F2"/>
          <w:spacing w:val="2"/>
          <w:sz w:val="18"/>
          <w:szCs w:val="18"/>
          <w:bdr w:val="none" w:sz="0" w:space="0" w:color="auto" w:frame="1"/>
          <w:lang w:eastAsia="en-IN"/>
        </w:rPr>
        <w:t xml:space="preserve">ArrayList&lt;Integer&gt; al = </w:t>
      </w:r>
      <w:r w:rsidRPr="00992E5D">
        <w:rPr>
          <w:rFonts w:ascii="Consolas" w:eastAsia="Times New Roman" w:hAnsi="Consolas" w:cs="Courier New"/>
          <w:b/>
          <w:bCs/>
          <w:color w:val="F92672"/>
          <w:spacing w:val="2"/>
          <w:sz w:val="18"/>
          <w:szCs w:val="18"/>
          <w:bdr w:val="none" w:sz="0" w:space="0" w:color="auto" w:frame="1"/>
          <w:lang w:eastAsia="en-IN"/>
        </w:rPr>
        <w:t>new</w:t>
      </w:r>
      <w:r w:rsidRPr="00992E5D">
        <w:rPr>
          <w:rFonts w:ascii="Consolas" w:eastAsia="Times New Roman" w:hAnsi="Consolas" w:cs="Times New Roman"/>
          <w:color w:val="FFFFFF"/>
          <w:spacing w:val="2"/>
          <w:sz w:val="18"/>
          <w:szCs w:val="18"/>
          <w:lang w:eastAsia="en-IN"/>
        </w:rPr>
        <w:t xml:space="preserve"> </w:t>
      </w:r>
      <w:r w:rsidRPr="00992E5D">
        <w:rPr>
          <w:rFonts w:ascii="Consolas" w:eastAsia="Times New Roman" w:hAnsi="Consolas" w:cs="Courier New"/>
          <w:color w:val="F8F8F2"/>
          <w:spacing w:val="2"/>
          <w:sz w:val="18"/>
          <w:szCs w:val="18"/>
          <w:bdr w:val="none" w:sz="0" w:space="0" w:color="auto" w:frame="1"/>
          <w:lang w:eastAsia="en-IN"/>
        </w:rPr>
        <w:t>ArrayList&lt;&gt;();</w:t>
      </w:r>
    </w:p>
    <w:p w14:paraId="7819CD98"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al.add</w:t>
      </w:r>
      <w:proofErr w:type="spellEnd"/>
      <w:r w:rsidRPr="00992E5D">
        <w:rPr>
          <w:rFonts w:ascii="Consolas" w:eastAsia="Times New Roman" w:hAnsi="Consolas" w:cs="Courier New"/>
          <w:color w:val="F8F8F2"/>
          <w:spacing w:val="2"/>
          <w:sz w:val="18"/>
          <w:szCs w:val="18"/>
          <w:bdr w:val="none" w:sz="0" w:space="0" w:color="auto" w:frame="1"/>
          <w:lang w:eastAsia="en-IN"/>
        </w:rPr>
        <w:t>(</w:t>
      </w:r>
      <w:r w:rsidRPr="00992E5D">
        <w:rPr>
          <w:rFonts w:ascii="Consolas" w:eastAsia="Times New Roman" w:hAnsi="Consolas" w:cs="Courier New"/>
          <w:color w:val="AE81FF"/>
          <w:spacing w:val="2"/>
          <w:sz w:val="18"/>
          <w:szCs w:val="18"/>
          <w:bdr w:val="none" w:sz="0" w:space="0" w:color="auto" w:frame="1"/>
          <w:lang w:eastAsia="en-IN"/>
        </w:rPr>
        <w:t>1</w:t>
      </w:r>
      <w:r w:rsidRPr="00992E5D">
        <w:rPr>
          <w:rFonts w:ascii="Consolas" w:eastAsia="Times New Roman" w:hAnsi="Consolas" w:cs="Courier New"/>
          <w:color w:val="F8F8F2"/>
          <w:spacing w:val="2"/>
          <w:sz w:val="18"/>
          <w:szCs w:val="18"/>
          <w:bdr w:val="none" w:sz="0" w:space="0" w:color="auto" w:frame="1"/>
          <w:lang w:eastAsia="en-IN"/>
        </w:rPr>
        <w:t>);</w:t>
      </w:r>
    </w:p>
    <w:p w14:paraId="10F13C74"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al.add</w:t>
      </w:r>
      <w:proofErr w:type="spellEnd"/>
      <w:r w:rsidRPr="00992E5D">
        <w:rPr>
          <w:rFonts w:ascii="Consolas" w:eastAsia="Times New Roman" w:hAnsi="Consolas" w:cs="Courier New"/>
          <w:color w:val="F8F8F2"/>
          <w:spacing w:val="2"/>
          <w:sz w:val="18"/>
          <w:szCs w:val="18"/>
          <w:bdr w:val="none" w:sz="0" w:space="0" w:color="auto" w:frame="1"/>
          <w:lang w:eastAsia="en-IN"/>
        </w:rPr>
        <w:t>(</w:t>
      </w:r>
      <w:r w:rsidRPr="00992E5D">
        <w:rPr>
          <w:rFonts w:ascii="Consolas" w:eastAsia="Times New Roman" w:hAnsi="Consolas" w:cs="Courier New"/>
          <w:color w:val="AE81FF"/>
          <w:spacing w:val="2"/>
          <w:sz w:val="18"/>
          <w:szCs w:val="18"/>
          <w:bdr w:val="none" w:sz="0" w:space="0" w:color="auto" w:frame="1"/>
          <w:lang w:eastAsia="en-IN"/>
        </w:rPr>
        <w:t>2</w:t>
      </w:r>
      <w:r w:rsidRPr="00992E5D">
        <w:rPr>
          <w:rFonts w:ascii="Consolas" w:eastAsia="Times New Roman" w:hAnsi="Consolas" w:cs="Courier New"/>
          <w:color w:val="F8F8F2"/>
          <w:spacing w:val="2"/>
          <w:sz w:val="18"/>
          <w:szCs w:val="18"/>
          <w:bdr w:val="none" w:sz="0" w:space="0" w:color="auto" w:frame="1"/>
          <w:lang w:eastAsia="en-IN"/>
        </w:rPr>
        <w:t>);</w:t>
      </w:r>
    </w:p>
    <w:p w14:paraId="11A8E7EA"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al.add</w:t>
      </w:r>
      <w:proofErr w:type="spellEnd"/>
      <w:r w:rsidRPr="00992E5D">
        <w:rPr>
          <w:rFonts w:ascii="Consolas" w:eastAsia="Times New Roman" w:hAnsi="Consolas" w:cs="Courier New"/>
          <w:color w:val="F8F8F2"/>
          <w:spacing w:val="2"/>
          <w:sz w:val="18"/>
          <w:szCs w:val="18"/>
          <w:bdr w:val="none" w:sz="0" w:space="0" w:color="auto" w:frame="1"/>
          <w:lang w:eastAsia="en-IN"/>
        </w:rPr>
        <w:t>(</w:t>
      </w:r>
      <w:r w:rsidRPr="00992E5D">
        <w:rPr>
          <w:rFonts w:ascii="Consolas" w:eastAsia="Times New Roman" w:hAnsi="Consolas" w:cs="Courier New"/>
          <w:color w:val="AE81FF"/>
          <w:spacing w:val="2"/>
          <w:sz w:val="18"/>
          <w:szCs w:val="18"/>
          <w:bdr w:val="none" w:sz="0" w:space="0" w:color="auto" w:frame="1"/>
          <w:lang w:eastAsia="en-IN"/>
        </w:rPr>
        <w:t>3</w:t>
      </w:r>
      <w:r w:rsidRPr="00992E5D">
        <w:rPr>
          <w:rFonts w:ascii="Consolas" w:eastAsia="Times New Roman" w:hAnsi="Consolas" w:cs="Courier New"/>
          <w:color w:val="F8F8F2"/>
          <w:spacing w:val="2"/>
          <w:sz w:val="18"/>
          <w:szCs w:val="18"/>
          <w:bdr w:val="none" w:sz="0" w:space="0" w:color="auto" w:frame="1"/>
          <w:lang w:eastAsia="en-IN"/>
        </w:rPr>
        <w:t>);</w:t>
      </w:r>
    </w:p>
    <w:p w14:paraId="17D5B136"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al.add</w:t>
      </w:r>
      <w:proofErr w:type="spellEnd"/>
      <w:r w:rsidRPr="00992E5D">
        <w:rPr>
          <w:rFonts w:ascii="Consolas" w:eastAsia="Times New Roman" w:hAnsi="Consolas" w:cs="Courier New"/>
          <w:color w:val="F8F8F2"/>
          <w:spacing w:val="2"/>
          <w:sz w:val="18"/>
          <w:szCs w:val="18"/>
          <w:bdr w:val="none" w:sz="0" w:space="0" w:color="auto" w:frame="1"/>
          <w:lang w:eastAsia="en-IN"/>
        </w:rPr>
        <w:t>(</w:t>
      </w:r>
      <w:r w:rsidRPr="00992E5D">
        <w:rPr>
          <w:rFonts w:ascii="Consolas" w:eastAsia="Times New Roman" w:hAnsi="Consolas" w:cs="Courier New"/>
          <w:color w:val="AE81FF"/>
          <w:spacing w:val="2"/>
          <w:sz w:val="18"/>
          <w:szCs w:val="18"/>
          <w:bdr w:val="none" w:sz="0" w:space="0" w:color="auto" w:frame="1"/>
          <w:lang w:eastAsia="en-IN"/>
        </w:rPr>
        <w:t>4</w:t>
      </w:r>
      <w:r w:rsidRPr="00992E5D">
        <w:rPr>
          <w:rFonts w:ascii="Consolas" w:eastAsia="Times New Roman" w:hAnsi="Consolas" w:cs="Courier New"/>
          <w:color w:val="F8F8F2"/>
          <w:spacing w:val="2"/>
          <w:sz w:val="18"/>
          <w:szCs w:val="18"/>
          <w:bdr w:val="none" w:sz="0" w:space="0" w:color="auto" w:frame="1"/>
          <w:lang w:eastAsia="en-IN"/>
        </w:rPr>
        <w:t>);</w:t>
      </w:r>
    </w:p>
    <w:p w14:paraId="110164B9" w14:textId="73EC1729"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al.add</w:t>
      </w:r>
      <w:proofErr w:type="spellEnd"/>
      <w:r w:rsidRPr="00992E5D">
        <w:rPr>
          <w:rFonts w:ascii="Consolas" w:eastAsia="Times New Roman" w:hAnsi="Consolas" w:cs="Courier New"/>
          <w:color w:val="F8F8F2"/>
          <w:spacing w:val="2"/>
          <w:sz w:val="18"/>
          <w:szCs w:val="18"/>
          <w:bdr w:val="none" w:sz="0" w:space="0" w:color="auto" w:frame="1"/>
          <w:lang w:eastAsia="en-IN"/>
        </w:rPr>
        <w:t>(</w:t>
      </w:r>
      <w:r w:rsidRPr="00992E5D">
        <w:rPr>
          <w:rFonts w:ascii="Consolas" w:eastAsia="Times New Roman" w:hAnsi="Consolas" w:cs="Courier New"/>
          <w:color w:val="AE81FF"/>
          <w:spacing w:val="2"/>
          <w:sz w:val="18"/>
          <w:szCs w:val="18"/>
          <w:bdr w:val="none" w:sz="0" w:space="0" w:color="auto" w:frame="1"/>
          <w:lang w:eastAsia="en-IN"/>
        </w:rPr>
        <w:t>5</w:t>
      </w:r>
      <w:r w:rsidRPr="00992E5D">
        <w:rPr>
          <w:rFonts w:ascii="Consolas" w:eastAsia="Times New Roman" w:hAnsi="Consolas" w:cs="Courier New"/>
          <w:color w:val="F8F8F2"/>
          <w:spacing w:val="2"/>
          <w:sz w:val="18"/>
          <w:szCs w:val="18"/>
          <w:bdr w:val="none" w:sz="0" w:space="0" w:color="auto" w:frame="1"/>
          <w:lang w:eastAsia="en-IN"/>
        </w:rPr>
        <w:t>);</w:t>
      </w:r>
    </w:p>
    <w:p w14:paraId="7D81BDAF"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F8F8F2"/>
          <w:spacing w:val="2"/>
          <w:sz w:val="18"/>
          <w:szCs w:val="18"/>
          <w:bdr w:val="none" w:sz="0" w:space="0" w:color="auto" w:frame="1"/>
          <w:lang w:eastAsia="en-IN"/>
        </w:rPr>
        <w:t xml:space="preserve">Iterator&lt;Integer&gt; </w:t>
      </w:r>
      <w:proofErr w:type="spellStart"/>
      <w:r w:rsidRPr="00992E5D">
        <w:rPr>
          <w:rFonts w:ascii="Consolas" w:eastAsia="Times New Roman" w:hAnsi="Consolas" w:cs="Courier New"/>
          <w:color w:val="F8F8F2"/>
          <w:spacing w:val="2"/>
          <w:sz w:val="18"/>
          <w:szCs w:val="18"/>
          <w:bdr w:val="none" w:sz="0" w:space="0" w:color="auto" w:frame="1"/>
          <w:lang w:eastAsia="en-IN"/>
        </w:rPr>
        <w:t>itr</w:t>
      </w:r>
      <w:proofErr w:type="spellEnd"/>
      <w:r w:rsidRPr="00992E5D">
        <w:rPr>
          <w:rFonts w:ascii="Consolas" w:eastAsia="Times New Roman" w:hAnsi="Consolas" w:cs="Courier New"/>
          <w:color w:val="F8F8F2"/>
          <w:spacing w:val="2"/>
          <w:sz w:val="18"/>
          <w:szCs w:val="18"/>
          <w:bdr w:val="none" w:sz="0" w:space="0" w:color="auto" w:frame="1"/>
          <w:lang w:eastAsia="en-IN"/>
        </w:rPr>
        <w:t xml:space="preserve"> = </w:t>
      </w:r>
      <w:proofErr w:type="spellStart"/>
      <w:r w:rsidRPr="00992E5D">
        <w:rPr>
          <w:rFonts w:ascii="Consolas" w:eastAsia="Times New Roman" w:hAnsi="Consolas" w:cs="Courier New"/>
          <w:color w:val="F8F8F2"/>
          <w:spacing w:val="2"/>
          <w:sz w:val="18"/>
          <w:szCs w:val="18"/>
          <w:bdr w:val="none" w:sz="0" w:space="0" w:color="auto" w:frame="1"/>
          <w:lang w:eastAsia="en-IN"/>
        </w:rPr>
        <w:t>al.iterator</w:t>
      </w:r>
      <w:proofErr w:type="spellEnd"/>
      <w:r w:rsidRPr="00992E5D">
        <w:rPr>
          <w:rFonts w:ascii="Consolas" w:eastAsia="Times New Roman" w:hAnsi="Consolas" w:cs="Courier New"/>
          <w:color w:val="F8F8F2"/>
          <w:spacing w:val="2"/>
          <w:sz w:val="18"/>
          <w:szCs w:val="18"/>
          <w:bdr w:val="none" w:sz="0" w:space="0" w:color="auto" w:frame="1"/>
          <w:lang w:eastAsia="en-IN"/>
        </w:rPr>
        <w:t>();</w:t>
      </w:r>
    </w:p>
    <w:p w14:paraId="7556D06B"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b/>
          <w:bCs/>
          <w:color w:val="F92672"/>
          <w:spacing w:val="2"/>
          <w:sz w:val="18"/>
          <w:szCs w:val="18"/>
          <w:bdr w:val="none" w:sz="0" w:space="0" w:color="auto" w:frame="1"/>
          <w:lang w:eastAsia="en-IN"/>
        </w:rPr>
        <w:t>while</w:t>
      </w:r>
      <w:r w:rsidRPr="00992E5D">
        <w:rPr>
          <w:rFonts w:ascii="Consolas" w:eastAsia="Times New Roman" w:hAnsi="Consolas" w:cs="Times New Roman"/>
          <w:color w:val="FFFFFF"/>
          <w:spacing w:val="2"/>
          <w:sz w:val="18"/>
          <w:szCs w:val="18"/>
          <w:lang w:eastAsia="en-IN"/>
        </w:rPr>
        <w:t xml:space="preserve"> </w:t>
      </w:r>
      <w:r w:rsidRPr="00992E5D">
        <w:rPr>
          <w:rFonts w:ascii="Consolas" w:eastAsia="Times New Roman" w:hAnsi="Consolas" w:cs="Courier New"/>
          <w:color w:val="F8F8F2"/>
          <w:spacing w:val="2"/>
          <w:sz w:val="18"/>
          <w:szCs w:val="18"/>
          <w:bdr w:val="none" w:sz="0" w:space="0" w:color="auto" w:frame="1"/>
          <w:lang w:eastAsia="en-IN"/>
        </w:rPr>
        <w:t>(</w:t>
      </w:r>
      <w:proofErr w:type="spellStart"/>
      <w:r w:rsidRPr="00992E5D">
        <w:rPr>
          <w:rFonts w:ascii="Consolas" w:eastAsia="Times New Roman" w:hAnsi="Consolas" w:cs="Courier New"/>
          <w:color w:val="F8F8F2"/>
          <w:spacing w:val="2"/>
          <w:sz w:val="18"/>
          <w:szCs w:val="18"/>
          <w:bdr w:val="none" w:sz="0" w:space="0" w:color="auto" w:frame="1"/>
          <w:lang w:eastAsia="en-IN"/>
        </w:rPr>
        <w:t>itr.hasNext</w:t>
      </w:r>
      <w:proofErr w:type="spellEnd"/>
      <w:r w:rsidRPr="00992E5D">
        <w:rPr>
          <w:rFonts w:ascii="Consolas" w:eastAsia="Times New Roman" w:hAnsi="Consolas" w:cs="Courier New"/>
          <w:color w:val="F8F8F2"/>
          <w:spacing w:val="2"/>
          <w:sz w:val="18"/>
          <w:szCs w:val="18"/>
          <w:bdr w:val="none" w:sz="0" w:space="0" w:color="auto" w:frame="1"/>
          <w:lang w:eastAsia="en-IN"/>
        </w:rPr>
        <w:t>()) {</w:t>
      </w:r>
    </w:p>
    <w:p w14:paraId="1E867DCD"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b/>
          <w:bCs/>
          <w:color w:val="F92672"/>
          <w:spacing w:val="2"/>
          <w:sz w:val="18"/>
          <w:szCs w:val="18"/>
          <w:bdr w:val="none" w:sz="0" w:space="0" w:color="auto" w:frame="1"/>
          <w:lang w:eastAsia="en-IN"/>
        </w:rPr>
        <w:t>if</w:t>
      </w:r>
      <w:r w:rsidRPr="00992E5D">
        <w:rPr>
          <w:rFonts w:ascii="Consolas" w:eastAsia="Times New Roman" w:hAnsi="Consolas" w:cs="Times New Roman"/>
          <w:color w:val="FFFFFF"/>
          <w:spacing w:val="2"/>
          <w:sz w:val="18"/>
          <w:szCs w:val="18"/>
          <w:lang w:eastAsia="en-IN"/>
        </w:rPr>
        <w:t xml:space="preserve"> </w:t>
      </w:r>
      <w:r w:rsidRPr="00992E5D">
        <w:rPr>
          <w:rFonts w:ascii="Consolas" w:eastAsia="Times New Roman" w:hAnsi="Consolas" w:cs="Courier New"/>
          <w:color w:val="F8F8F2"/>
          <w:spacing w:val="2"/>
          <w:sz w:val="18"/>
          <w:szCs w:val="18"/>
          <w:bdr w:val="none" w:sz="0" w:space="0" w:color="auto" w:frame="1"/>
          <w:lang w:eastAsia="en-IN"/>
        </w:rPr>
        <w:t>(</w:t>
      </w:r>
      <w:proofErr w:type="spellStart"/>
      <w:r w:rsidRPr="00992E5D">
        <w:rPr>
          <w:rFonts w:ascii="Consolas" w:eastAsia="Times New Roman" w:hAnsi="Consolas" w:cs="Courier New"/>
          <w:color w:val="F8F8F2"/>
          <w:spacing w:val="2"/>
          <w:sz w:val="18"/>
          <w:szCs w:val="18"/>
          <w:bdr w:val="none" w:sz="0" w:space="0" w:color="auto" w:frame="1"/>
          <w:lang w:eastAsia="en-IN"/>
        </w:rPr>
        <w:t>itr.next</w:t>
      </w:r>
      <w:proofErr w:type="spellEnd"/>
      <w:r w:rsidRPr="00992E5D">
        <w:rPr>
          <w:rFonts w:ascii="Consolas" w:eastAsia="Times New Roman" w:hAnsi="Consolas" w:cs="Courier New"/>
          <w:color w:val="F8F8F2"/>
          <w:spacing w:val="2"/>
          <w:sz w:val="18"/>
          <w:szCs w:val="18"/>
          <w:bdr w:val="none" w:sz="0" w:space="0" w:color="auto" w:frame="1"/>
          <w:lang w:eastAsia="en-IN"/>
        </w:rPr>
        <w:t xml:space="preserve">() == </w:t>
      </w:r>
      <w:r w:rsidRPr="00992E5D">
        <w:rPr>
          <w:rFonts w:ascii="Consolas" w:eastAsia="Times New Roman" w:hAnsi="Consolas" w:cs="Courier New"/>
          <w:color w:val="AE81FF"/>
          <w:spacing w:val="2"/>
          <w:sz w:val="18"/>
          <w:szCs w:val="18"/>
          <w:bdr w:val="none" w:sz="0" w:space="0" w:color="auto" w:frame="1"/>
          <w:lang w:eastAsia="en-IN"/>
        </w:rPr>
        <w:t>2</w:t>
      </w:r>
      <w:r w:rsidRPr="00992E5D">
        <w:rPr>
          <w:rFonts w:ascii="Consolas" w:eastAsia="Times New Roman" w:hAnsi="Consolas" w:cs="Courier New"/>
          <w:color w:val="F8F8F2"/>
          <w:spacing w:val="2"/>
          <w:sz w:val="18"/>
          <w:szCs w:val="18"/>
          <w:bdr w:val="none" w:sz="0" w:space="0" w:color="auto" w:frame="1"/>
          <w:lang w:eastAsia="en-IN"/>
        </w:rPr>
        <w:t>) {</w:t>
      </w:r>
    </w:p>
    <w:p w14:paraId="2894EEBA"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75715E"/>
          <w:spacing w:val="2"/>
          <w:sz w:val="18"/>
          <w:szCs w:val="18"/>
          <w:bdr w:val="none" w:sz="0" w:space="0" w:color="auto" w:frame="1"/>
          <w:lang w:eastAsia="en-IN"/>
        </w:rPr>
        <w:t>// will not throw Exception</w:t>
      </w:r>
    </w:p>
    <w:p w14:paraId="74971375"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itr.remove</w:t>
      </w:r>
      <w:proofErr w:type="spellEnd"/>
      <w:r w:rsidRPr="00992E5D">
        <w:rPr>
          <w:rFonts w:ascii="Consolas" w:eastAsia="Times New Roman" w:hAnsi="Consolas" w:cs="Courier New"/>
          <w:color w:val="F8F8F2"/>
          <w:spacing w:val="2"/>
          <w:sz w:val="18"/>
          <w:szCs w:val="18"/>
          <w:bdr w:val="none" w:sz="0" w:space="0" w:color="auto" w:frame="1"/>
          <w:lang w:eastAsia="en-IN"/>
        </w:rPr>
        <w:t>();</w:t>
      </w:r>
    </w:p>
    <w:p w14:paraId="62D2710E"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F8F8F2"/>
          <w:spacing w:val="2"/>
          <w:sz w:val="18"/>
          <w:szCs w:val="18"/>
          <w:bdr w:val="none" w:sz="0" w:space="0" w:color="auto" w:frame="1"/>
          <w:lang w:eastAsia="en-IN"/>
        </w:rPr>
        <w:t>}</w:t>
      </w:r>
    </w:p>
    <w:p w14:paraId="6B8834E3" w14:textId="0D979150"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F8F8F2"/>
          <w:spacing w:val="2"/>
          <w:sz w:val="18"/>
          <w:szCs w:val="18"/>
          <w:bdr w:val="none" w:sz="0" w:space="0" w:color="auto" w:frame="1"/>
          <w:lang w:eastAsia="en-IN"/>
        </w:rPr>
        <w:t>}</w:t>
      </w:r>
    </w:p>
    <w:p w14:paraId="6361DFAD"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F8F8F2"/>
          <w:spacing w:val="2"/>
          <w:sz w:val="18"/>
          <w:szCs w:val="18"/>
          <w:bdr w:val="none" w:sz="0" w:space="0" w:color="auto" w:frame="1"/>
          <w:lang w:eastAsia="en-IN"/>
        </w:rPr>
        <w:t>System.out.println(al);</w:t>
      </w:r>
    </w:p>
    <w:p w14:paraId="3CCEC963"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Times New Roman"/>
          <w:color w:val="FFFFFF"/>
          <w:spacing w:val="2"/>
          <w:sz w:val="18"/>
          <w:szCs w:val="18"/>
          <w:lang w:eastAsia="en-IN"/>
        </w:rPr>
        <w:t> </w:t>
      </w:r>
    </w:p>
    <w:p w14:paraId="6410B720"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itr</w:t>
      </w:r>
      <w:proofErr w:type="spellEnd"/>
      <w:r w:rsidRPr="00992E5D">
        <w:rPr>
          <w:rFonts w:ascii="Consolas" w:eastAsia="Times New Roman" w:hAnsi="Consolas" w:cs="Courier New"/>
          <w:color w:val="F8F8F2"/>
          <w:spacing w:val="2"/>
          <w:sz w:val="18"/>
          <w:szCs w:val="18"/>
          <w:bdr w:val="none" w:sz="0" w:space="0" w:color="auto" w:frame="1"/>
          <w:lang w:eastAsia="en-IN"/>
        </w:rPr>
        <w:t xml:space="preserve"> = </w:t>
      </w:r>
      <w:proofErr w:type="spellStart"/>
      <w:r w:rsidRPr="00992E5D">
        <w:rPr>
          <w:rFonts w:ascii="Consolas" w:eastAsia="Times New Roman" w:hAnsi="Consolas" w:cs="Courier New"/>
          <w:color w:val="F8F8F2"/>
          <w:spacing w:val="2"/>
          <w:sz w:val="18"/>
          <w:szCs w:val="18"/>
          <w:bdr w:val="none" w:sz="0" w:space="0" w:color="auto" w:frame="1"/>
          <w:lang w:eastAsia="en-IN"/>
        </w:rPr>
        <w:t>al.iterator</w:t>
      </w:r>
      <w:proofErr w:type="spellEnd"/>
      <w:r w:rsidRPr="00992E5D">
        <w:rPr>
          <w:rFonts w:ascii="Consolas" w:eastAsia="Times New Roman" w:hAnsi="Consolas" w:cs="Courier New"/>
          <w:color w:val="F8F8F2"/>
          <w:spacing w:val="2"/>
          <w:sz w:val="18"/>
          <w:szCs w:val="18"/>
          <w:bdr w:val="none" w:sz="0" w:space="0" w:color="auto" w:frame="1"/>
          <w:lang w:eastAsia="en-IN"/>
        </w:rPr>
        <w:t>();</w:t>
      </w:r>
    </w:p>
    <w:p w14:paraId="704E307F"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b/>
          <w:bCs/>
          <w:color w:val="F92672"/>
          <w:spacing w:val="2"/>
          <w:sz w:val="18"/>
          <w:szCs w:val="18"/>
          <w:bdr w:val="none" w:sz="0" w:space="0" w:color="auto" w:frame="1"/>
          <w:lang w:eastAsia="en-IN"/>
        </w:rPr>
        <w:t>while</w:t>
      </w:r>
      <w:r w:rsidRPr="00992E5D">
        <w:rPr>
          <w:rFonts w:ascii="Consolas" w:eastAsia="Times New Roman" w:hAnsi="Consolas" w:cs="Times New Roman"/>
          <w:color w:val="FFFFFF"/>
          <w:spacing w:val="2"/>
          <w:sz w:val="18"/>
          <w:szCs w:val="18"/>
          <w:lang w:eastAsia="en-IN"/>
        </w:rPr>
        <w:t xml:space="preserve"> </w:t>
      </w:r>
      <w:r w:rsidRPr="00992E5D">
        <w:rPr>
          <w:rFonts w:ascii="Consolas" w:eastAsia="Times New Roman" w:hAnsi="Consolas" w:cs="Courier New"/>
          <w:color w:val="F8F8F2"/>
          <w:spacing w:val="2"/>
          <w:sz w:val="18"/>
          <w:szCs w:val="18"/>
          <w:bdr w:val="none" w:sz="0" w:space="0" w:color="auto" w:frame="1"/>
          <w:lang w:eastAsia="en-IN"/>
        </w:rPr>
        <w:t>(</w:t>
      </w:r>
      <w:proofErr w:type="spellStart"/>
      <w:r w:rsidRPr="00992E5D">
        <w:rPr>
          <w:rFonts w:ascii="Consolas" w:eastAsia="Times New Roman" w:hAnsi="Consolas" w:cs="Courier New"/>
          <w:color w:val="F8F8F2"/>
          <w:spacing w:val="2"/>
          <w:sz w:val="18"/>
          <w:szCs w:val="18"/>
          <w:bdr w:val="none" w:sz="0" w:space="0" w:color="auto" w:frame="1"/>
          <w:lang w:eastAsia="en-IN"/>
        </w:rPr>
        <w:t>itr.hasNext</w:t>
      </w:r>
      <w:proofErr w:type="spellEnd"/>
      <w:r w:rsidRPr="00992E5D">
        <w:rPr>
          <w:rFonts w:ascii="Consolas" w:eastAsia="Times New Roman" w:hAnsi="Consolas" w:cs="Courier New"/>
          <w:color w:val="F8F8F2"/>
          <w:spacing w:val="2"/>
          <w:sz w:val="18"/>
          <w:szCs w:val="18"/>
          <w:bdr w:val="none" w:sz="0" w:space="0" w:color="auto" w:frame="1"/>
          <w:lang w:eastAsia="en-IN"/>
        </w:rPr>
        <w:t>()) {</w:t>
      </w:r>
    </w:p>
    <w:p w14:paraId="02A76B3B"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b/>
          <w:bCs/>
          <w:color w:val="F92672"/>
          <w:spacing w:val="2"/>
          <w:sz w:val="18"/>
          <w:szCs w:val="18"/>
          <w:bdr w:val="none" w:sz="0" w:space="0" w:color="auto" w:frame="1"/>
          <w:lang w:eastAsia="en-IN"/>
        </w:rPr>
        <w:t>if</w:t>
      </w:r>
      <w:r w:rsidRPr="00992E5D">
        <w:rPr>
          <w:rFonts w:ascii="Consolas" w:eastAsia="Times New Roman" w:hAnsi="Consolas" w:cs="Times New Roman"/>
          <w:color w:val="FFFFFF"/>
          <w:spacing w:val="2"/>
          <w:sz w:val="18"/>
          <w:szCs w:val="18"/>
          <w:lang w:eastAsia="en-IN"/>
        </w:rPr>
        <w:t xml:space="preserve"> </w:t>
      </w:r>
      <w:r w:rsidRPr="00992E5D">
        <w:rPr>
          <w:rFonts w:ascii="Consolas" w:eastAsia="Times New Roman" w:hAnsi="Consolas" w:cs="Courier New"/>
          <w:color w:val="F8F8F2"/>
          <w:spacing w:val="2"/>
          <w:sz w:val="18"/>
          <w:szCs w:val="18"/>
          <w:bdr w:val="none" w:sz="0" w:space="0" w:color="auto" w:frame="1"/>
          <w:lang w:eastAsia="en-IN"/>
        </w:rPr>
        <w:t>(</w:t>
      </w:r>
      <w:proofErr w:type="spellStart"/>
      <w:r w:rsidRPr="00992E5D">
        <w:rPr>
          <w:rFonts w:ascii="Consolas" w:eastAsia="Times New Roman" w:hAnsi="Consolas" w:cs="Courier New"/>
          <w:color w:val="F8F8F2"/>
          <w:spacing w:val="2"/>
          <w:sz w:val="18"/>
          <w:szCs w:val="18"/>
          <w:bdr w:val="none" w:sz="0" w:space="0" w:color="auto" w:frame="1"/>
          <w:lang w:eastAsia="en-IN"/>
        </w:rPr>
        <w:t>itr.next</w:t>
      </w:r>
      <w:proofErr w:type="spellEnd"/>
      <w:r w:rsidRPr="00992E5D">
        <w:rPr>
          <w:rFonts w:ascii="Consolas" w:eastAsia="Times New Roman" w:hAnsi="Consolas" w:cs="Courier New"/>
          <w:color w:val="F8F8F2"/>
          <w:spacing w:val="2"/>
          <w:sz w:val="18"/>
          <w:szCs w:val="18"/>
          <w:bdr w:val="none" w:sz="0" w:space="0" w:color="auto" w:frame="1"/>
          <w:lang w:eastAsia="en-IN"/>
        </w:rPr>
        <w:t xml:space="preserve">() == </w:t>
      </w:r>
      <w:r w:rsidRPr="00992E5D">
        <w:rPr>
          <w:rFonts w:ascii="Consolas" w:eastAsia="Times New Roman" w:hAnsi="Consolas" w:cs="Courier New"/>
          <w:color w:val="AE81FF"/>
          <w:spacing w:val="2"/>
          <w:sz w:val="18"/>
          <w:szCs w:val="18"/>
          <w:bdr w:val="none" w:sz="0" w:space="0" w:color="auto" w:frame="1"/>
          <w:lang w:eastAsia="en-IN"/>
        </w:rPr>
        <w:t>3</w:t>
      </w:r>
      <w:r w:rsidRPr="00992E5D">
        <w:rPr>
          <w:rFonts w:ascii="Consolas" w:eastAsia="Times New Roman" w:hAnsi="Consolas" w:cs="Courier New"/>
          <w:color w:val="F8F8F2"/>
          <w:spacing w:val="2"/>
          <w:sz w:val="18"/>
          <w:szCs w:val="18"/>
          <w:bdr w:val="none" w:sz="0" w:space="0" w:color="auto" w:frame="1"/>
          <w:lang w:eastAsia="en-IN"/>
        </w:rPr>
        <w:t>) {</w:t>
      </w:r>
    </w:p>
    <w:p w14:paraId="6BC969E8"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lastRenderedPageBreak/>
        <w:t>                </w:t>
      </w:r>
      <w:r w:rsidRPr="00992E5D">
        <w:rPr>
          <w:rFonts w:ascii="Consolas" w:eastAsia="Times New Roman" w:hAnsi="Consolas" w:cs="Courier New"/>
          <w:color w:val="75715E"/>
          <w:spacing w:val="2"/>
          <w:sz w:val="18"/>
          <w:szCs w:val="18"/>
          <w:bdr w:val="none" w:sz="0" w:space="0" w:color="auto" w:frame="1"/>
          <w:lang w:eastAsia="en-IN"/>
        </w:rPr>
        <w:t>// will throw Exception on</w:t>
      </w:r>
    </w:p>
    <w:p w14:paraId="28F0E152"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75715E"/>
          <w:spacing w:val="2"/>
          <w:sz w:val="18"/>
          <w:szCs w:val="18"/>
          <w:bdr w:val="none" w:sz="0" w:space="0" w:color="auto" w:frame="1"/>
          <w:lang w:eastAsia="en-IN"/>
        </w:rPr>
        <w:t>// next call of next() method</w:t>
      </w:r>
    </w:p>
    <w:p w14:paraId="3C00D0E5"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proofErr w:type="spellStart"/>
      <w:r w:rsidRPr="00992E5D">
        <w:rPr>
          <w:rFonts w:ascii="Consolas" w:eastAsia="Times New Roman" w:hAnsi="Consolas" w:cs="Courier New"/>
          <w:color w:val="F8F8F2"/>
          <w:spacing w:val="2"/>
          <w:sz w:val="18"/>
          <w:szCs w:val="18"/>
          <w:bdr w:val="none" w:sz="0" w:space="0" w:color="auto" w:frame="1"/>
          <w:lang w:eastAsia="en-IN"/>
        </w:rPr>
        <w:t>al.remove</w:t>
      </w:r>
      <w:proofErr w:type="spellEnd"/>
      <w:r w:rsidRPr="00992E5D">
        <w:rPr>
          <w:rFonts w:ascii="Consolas" w:eastAsia="Times New Roman" w:hAnsi="Consolas" w:cs="Courier New"/>
          <w:color w:val="F8F8F2"/>
          <w:spacing w:val="2"/>
          <w:sz w:val="18"/>
          <w:szCs w:val="18"/>
          <w:bdr w:val="none" w:sz="0" w:space="0" w:color="auto" w:frame="1"/>
          <w:lang w:eastAsia="en-IN"/>
        </w:rPr>
        <w:t>(</w:t>
      </w:r>
      <w:r w:rsidRPr="00992E5D">
        <w:rPr>
          <w:rFonts w:ascii="Consolas" w:eastAsia="Times New Roman" w:hAnsi="Consolas" w:cs="Courier New"/>
          <w:color w:val="AE81FF"/>
          <w:spacing w:val="2"/>
          <w:sz w:val="18"/>
          <w:szCs w:val="18"/>
          <w:bdr w:val="none" w:sz="0" w:space="0" w:color="auto" w:frame="1"/>
          <w:lang w:eastAsia="en-IN"/>
        </w:rPr>
        <w:t>3</w:t>
      </w:r>
      <w:r w:rsidRPr="00992E5D">
        <w:rPr>
          <w:rFonts w:ascii="Consolas" w:eastAsia="Times New Roman" w:hAnsi="Consolas" w:cs="Courier New"/>
          <w:color w:val="F8F8F2"/>
          <w:spacing w:val="2"/>
          <w:sz w:val="18"/>
          <w:szCs w:val="18"/>
          <w:bdr w:val="none" w:sz="0" w:space="0" w:color="auto" w:frame="1"/>
          <w:lang w:eastAsia="en-IN"/>
        </w:rPr>
        <w:t>);</w:t>
      </w:r>
    </w:p>
    <w:p w14:paraId="065AAD53"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F8F8F2"/>
          <w:spacing w:val="2"/>
          <w:sz w:val="18"/>
          <w:szCs w:val="18"/>
          <w:bdr w:val="none" w:sz="0" w:space="0" w:color="auto" w:frame="1"/>
          <w:lang w:eastAsia="en-IN"/>
        </w:rPr>
        <w:t>}</w:t>
      </w:r>
    </w:p>
    <w:p w14:paraId="5FB7EB3E" w14:textId="77777777" w:rsidR="00992E5D" w:rsidRPr="00992E5D" w:rsidRDefault="00992E5D" w:rsidP="00992E5D">
      <w:pPr>
        <w:shd w:val="clear" w:color="auto" w:fill="272822"/>
        <w:spacing w:after="0" w:line="288" w:lineRule="atLeast"/>
        <w:textAlignment w:val="baseline"/>
        <w:rPr>
          <w:rFonts w:ascii="Consolas" w:eastAsia="Times New Roman" w:hAnsi="Consolas" w:cs="Times New Roman"/>
          <w:color w:val="FFFFFF"/>
          <w:spacing w:val="2"/>
          <w:sz w:val="18"/>
          <w:szCs w:val="18"/>
          <w:lang w:eastAsia="en-IN"/>
        </w:rPr>
      </w:pPr>
      <w:r w:rsidRPr="00992E5D">
        <w:rPr>
          <w:rFonts w:ascii="Consolas" w:eastAsia="Times New Roman" w:hAnsi="Consolas" w:cs="Courier New"/>
          <w:color w:val="FFFFFF"/>
          <w:spacing w:val="2"/>
          <w:sz w:val="18"/>
          <w:szCs w:val="18"/>
          <w:bdr w:val="none" w:sz="0" w:space="0" w:color="auto" w:frame="1"/>
          <w:lang w:eastAsia="en-IN"/>
        </w:rPr>
        <w:t>        </w:t>
      </w:r>
      <w:r w:rsidRPr="00992E5D">
        <w:rPr>
          <w:rFonts w:ascii="Consolas" w:eastAsia="Times New Roman" w:hAnsi="Consolas" w:cs="Courier New"/>
          <w:color w:val="F8F8F2"/>
          <w:spacing w:val="2"/>
          <w:sz w:val="18"/>
          <w:szCs w:val="18"/>
          <w:bdr w:val="none" w:sz="0" w:space="0" w:color="auto" w:frame="1"/>
          <w:lang w:eastAsia="en-IN"/>
        </w:rPr>
        <w:t>}</w:t>
      </w:r>
    </w:p>
    <w:p w14:paraId="7D5EB86B" w14:textId="77777777" w:rsidR="0023690E" w:rsidRDefault="0023690E" w:rsidP="00992E5D">
      <w:pPr>
        <w:rPr>
          <w:b/>
          <w:bCs/>
          <w:sz w:val="28"/>
          <w:szCs w:val="28"/>
        </w:rPr>
      </w:pPr>
    </w:p>
    <w:p w14:paraId="7D496BA5" w14:textId="07164B98" w:rsidR="00992E5D" w:rsidRPr="00992E5D" w:rsidRDefault="00992E5D" w:rsidP="00992E5D">
      <w:pPr>
        <w:rPr>
          <w:b/>
          <w:bCs/>
          <w:sz w:val="28"/>
          <w:szCs w:val="28"/>
        </w:rPr>
      </w:pPr>
      <w:r w:rsidRPr="00992E5D">
        <w:rPr>
          <w:b/>
          <w:bCs/>
          <w:sz w:val="28"/>
          <w:szCs w:val="28"/>
        </w:rPr>
        <w:t>Fail Safe Iterator:</w:t>
      </w:r>
    </w:p>
    <w:p w14:paraId="5FA5D273" w14:textId="338585B7" w:rsidR="00992E5D" w:rsidRPr="00992E5D" w:rsidRDefault="00992E5D" w:rsidP="00992E5D">
      <w:r w:rsidRPr="00992E5D">
        <w:t>First of all, there is no term as fail-safe given in many places as Java SE specifications does not use this term. I am using this term to demonstrate the difference between Fail Fast and Non-Fail Fast Iterator. These iterators make a copy of the internal collection (object array) and iterates over the copied collection. Any structural modification done to the iterator affects the copied collection, not original collection. So, original collection remains structurally unchanged. </w:t>
      </w:r>
    </w:p>
    <w:p w14:paraId="59D462B7" w14:textId="77777777" w:rsidR="00992E5D" w:rsidRPr="00992E5D" w:rsidRDefault="00992E5D" w:rsidP="006865E1">
      <w:pPr>
        <w:pStyle w:val="ListParagraph"/>
        <w:numPr>
          <w:ilvl w:val="0"/>
          <w:numId w:val="57"/>
        </w:numPr>
      </w:pPr>
      <w:r w:rsidRPr="00992E5D">
        <w:t>Fail-safe iterators allow modifications of a collection while iterating over it.</w:t>
      </w:r>
    </w:p>
    <w:p w14:paraId="43DBF380" w14:textId="77777777" w:rsidR="00992E5D" w:rsidRPr="00992E5D" w:rsidRDefault="00992E5D" w:rsidP="006865E1">
      <w:pPr>
        <w:pStyle w:val="ListParagraph"/>
        <w:numPr>
          <w:ilvl w:val="0"/>
          <w:numId w:val="57"/>
        </w:numPr>
      </w:pPr>
      <w:r w:rsidRPr="00992E5D">
        <w:t>These iterators don’t throw any Exception if a collection is modified while iterating over it.</w:t>
      </w:r>
    </w:p>
    <w:p w14:paraId="68195A5A" w14:textId="77777777" w:rsidR="00992E5D" w:rsidRPr="00992E5D" w:rsidRDefault="00992E5D" w:rsidP="006865E1">
      <w:pPr>
        <w:pStyle w:val="ListParagraph"/>
        <w:numPr>
          <w:ilvl w:val="0"/>
          <w:numId w:val="57"/>
        </w:numPr>
      </w:pPr>
      <w:r w:rsidRPr="00992E5D">
        <w:t>They use copy of original collection to traverse over the elements of the collection.</w:t>
      </w:r>
    </w:p>
    <w:p w14:paraId="2FAC1B45" w14:textId="77777777" w:rsidR="00992E5D" w:rsidRPr="00992E5D" w:rsidRDefault="00992E5D" w:rsidP="006865E1">
      <w:pPr>
        <w:pStyle w:val="ListParagraph"/>
        <w:numPr>
          <w:ilvl w:val="0"/>
          <w:numId w:val="57"/>
        </w:numPr>
      </w:pPr>
      <w:r w:rsidRPr="00992E5D">
        <w:t>These iterators require extra memory for cloning of collection. Ex : ConcurrentHashMap, CopyOnWriteArrayList</w:t>
      </w:r>
    </w:p>
    <w:p w14:paraId="3593C786" w14:textId="77777777" w:rsidR="00992E5D" w:rsidRPr="00992E5D" w:rsidRDefault="00992E5D" w:rsidP="00992E5D"/>
    <w:p w14:paraId="1F0D68DA" w14:textId="77777777" w:rsidR="00F326C3" w:rsidRDefault="00F326C3" w:rsidP="00393C2B">
      <w:pPr>
        <w:shd w:val="clear" w:color="auto" w:fill="FFFFFF"/>
        <w:spacing w:before="60" w:after="100" w:afterAutospacing="1" w:line="375" w:lineRule="atLeast"/>
        <w:jc w:val="both"/>
        <w:rPr>
          <w:rFonts w:ascii="Segoe UI" w:eastAsia="Times New Roman" w:hAnsi="Segoe UI" w:cs="Segoe UI"/>
          <w:b/>
          <w:color w:val="000000"/>
          <w:sz w:val="24"/>
          <w:szCs w:val="24"/>
          <w:lang w:eastAsia="en-IN"/>
        </w:rPr>
      </w:pPr>
    </w:p>
    <w:p w14:paraId="69F7113A" w14:textId="77777777" w:rsidR="004629B6" w:rsidRDefault="004629B6" w:rsidP="00F326C3">
      <w:pPr>
        <w:pStyle w:val="NoSpacing"/>
        <w:rPr>
          <w:b/>
          <w:color w:val="A8D08D" w:themeColor="accent6" w:themeTint="99"/>
          <w:sz w:val="28"/>
          <w:szCs w:val="28"/>
          <w:u w:val="single"/>
          <w:lang w:eastAsia="en-IN"/>
        </w:rPr>
      </w:pPr>
    </w:p>
    <w:p w14:paraId="5456A7A5" w14:textId="4271FEB5" w:rsidR="00F15690" w:rsidRPr="004629B6" w:rsidRDefault="00D01FE0" w:rsidP="00F326C3">
      <w:pPr>
        <w:pStyle w:val="NoSpacing"/>
        <w:rPr>
          <w:b/>
          <w:color w:val="A8D08D" w:themeColor="accent6" w:themeTint="99"/>
          <w:sz w:val="28"/>
          <w:szCs w:val="28"/>
          <w:u w:val="single"/>
          <w:lang w:eastAsia="en-IN"/>
        </w:rPr>
      </w:pPr>
      <w:r w:rsidRPr="004629B6">
        <w:rPr>
          <w:b/>
          <w:color w:val="A8D08D" w:themeColor="accent6" w:themeTint="99"/>
          <w:sz w:val="28"/>
          <w:szCs w:val="28"/>
          <w:u w:val="single"/>
          <w:lang w:eastAsia="en-IN"/>
        </w:rPr>
        <w:t>HASHCODE:</w:t>
      </w:r>
    </w:p>
    <w:p w14:paraId="5933396B" w14:textId="1E2A2590" w:rsidR="00D01FE0" w:rsidRPr="004629B6" w:rsidRDefault="00F326C3" w:rsidP="00F326C3">
      <w:pPr>
        <w:pStyle w:val="NoSpacing"/>
        <w:rPr>
          <w:color w:val="333333"/>
          <w:sz w:val="24"/>
          <w:szCs w:val="24"/>
          <w:shd w:val="clear" w:color="auto" w:fill="FFFFFF"/>
        </w:rPr>
      </w:pPr>
      <w:r w:rsidRPr="004629B6">
        <w:rPr>
          <w:color w:val="333333"/>
          <w:sz w:val="24"/>
          <w:szCs w:val="24"/>
          <w:shd w:val="clear" w:color="auto" w:fill="FFFFFF"/>
        </w:rPr>
        <w:t>The </w:t>
      </w:r>
      <w:r w:rsidRPr="004629B6">
        <w:rPr>
          <w:rStyle w:val="Strong"/>
          <w:rFonts w:ascii="Segoe UI" w:hAnsi="Segoe UI" w:cs="Segoe UI"/>
          <w:color w:val="333333"/>
          <w:sz w:val="24"/>
          <w:szCs w:val="24"/>
          <w:shd w:val="clear" w:color="auto" w:fill="FFFFFF"/>
        </w:rPr>
        <w:t>hashCode()</w:t>
      </w:r>
      <w:r w:rsidRPr="004629B6">
        <w:rPr>
          <w:color w:val="333333"/>
          <w:sz w:val="24"/>
          <w:szCs w:val="24"/>
          <w:shd w:val="clear" w:color="auto" w:fill="FFFFFF"/>
        </w:rPr>
        <w:t> method is a </w:t>
      </w:r>
      <w:hyperlink r:id="rId34" w:history="1">
        <w:r w:rsidRPr="004629B6">
          <w:rPr>
            <w:rStyle w:val="Hyperlink"/>
            <w:rFonts w:ascii="Segoe UI" w:hAnsi="Segoe UI" w:cs="Segoe UI"/>
            <w:color w:val="008000"/>
            <w:sz w:val="24"/>
            <w:szCs w:val="24"/>
            <w:shd w:val="clear" w:color="auto" w:fill="FFFFFF"/>
          </w:rPr>
          <w:t>Java</w:t>
        </w:r>
      </w:hyperlink>
      <w:r w:rsidRPr="004629B6">
        <w:rPr>
          <w:color w:val="333333"/>
          <w:sz w:val="24"/>
          <w:szCs w:val="24"/>
          <w:shd w:val="clear" w:color="auto" w:fill="FFFFFF"/>
        </w:rPr>
        <w:t> Integer </w:t>
      </w:r>
      <w:hyperlink r:id="rId35" w:anchor="class" w:history="1">
        <w:r w:rsidRPr="004629B6">
          <w:rPr>
            <w:rStyle w:val="Hyperlink"/>
            <w:rFonts w:ascii="Segoe UI" w:hAnsi="Segoe UI" w:cs="Segoe UI"/>
            <w:color w:val="008000"/>
            <w:sz w:val="24"/>
            <w:szCs w:val="24"/>
            <w:shd w:val="clear" w:color="auto" w:fill="FFFFFF"/>
          </w:rPr>
          <w:t>class</w:t>
        </w:r>
      </w:hyperlink>
      <w:r w:rsidRPr="004629B6">
        <w:rPr>
          <w:color w:val="333333"/>
          <w:sz w:val="24"/>
          <w:szCs w:val="24"/>
          <w:shd w:val="clear" w:color="auto" w:fill="FFFFFF"/>
        </w:rPr>
        <w:t xml:space="preserve"> method which returns the hash code for the given input values. This method overrides the </w:t>
      </w:r>
      <w:r w:rsidR="004629B6" w:rsidRPr="004629B6">
        <w:rPr>
          <w:color w:val="333333"/>
          <w:sz w:val="24"/>
          <w:szCs w:val="24"/>
          <w:shd w:val="clear" w:color="auto" w:fill="FFFFFF"/>
        </w:rPr>
        <w:t>hashCode</w:t>
      </w:r>
      <w:r w:rsidRPr="004629B6">
        <w:rPr>
          <w:color w:val="333333"/>
          <w:sz w:val="24"/>
          <w:szCs w:val="24"/>
          <w:shd w:val="clear" w:color="auto" w:fill="FFFFFF"/>
        </w:rPr>
        <w:t>() of Object class.</w:t>
      </w:r>
    </w:p>
    <w:p w14:paraId="0266A7A3" w14:textId="389291E8" w:rsidR="0026276B" w:rsidRPr="004629B6" w:rsidRDefault="0026276B" w:rsidP="00F326C3">
      <w:pPr>
        <w:pStyle w:val="NoSpacing"/>
        <w:rPr>
          <w:color w:val="333333"/>
          <w:sz w:val="24"/>
          <w:szCs w:val="24"/>
          <w:shd w:val="clear" w:color="auto" w:fill="FFFFFF"/>
        </w:rPr>
      </w:pPr>
      <w:r w:rsidRPr="004629B6">
        <w:rPr>
          <w:color w:val="333333"/>
          <w:sz w:val="24"/>
          <w:szCs w:val="24"/>
          <w:shd w:val="clear" w:color="auto" w:fill="FFFFFF"/>
        </w:rPr>
        <w:t xml:space="preserve">Now, using </w:t>
      </w:r>
      <w:r w:rsidR="004629B6" w:rsidRPr="004629B6">
        <w:rPr>
          <w:color w:val="333333"/>
          <w:sz w:val="24"/>
          <w:szCs w:val="24"/>
          <w:shd w:val="clear" w:color="auto" w:fill="FFFFFF"/>
        </w:rPr>
        <w:t>h</w:t>
      </w:r>
      <w:r w:rsidRPr="004629B6">
        <w:rPr>
          <w:color w:val="333333"/>
          <w:sz w:val="24"/>
          <w:szCs w:val="24"/>
          <w:shd w:val="clear" w:color="auto" w:fill="FFFFFF"/>
        </w:rPr>
        <w:t>ash</w:t>
      </w:r>
      <w:r w:rsidR="004629B6" w:rsidRPr="004629B6">
        <w:rPr>
          <w:color w:val="333333"/>
          <w:sz w:val="24"/>
          <w:szCs w:val="24"/>
          <w:shd w:val="clear" w:color="auto" w:fill="FFFFFF"/>
        </w:rPr>
        <w:t>C</w:t>
      </w:r>
      <w:r w:rsidRPr="004629B6">
        <w:rPr>
          <w:color w:val="333333"/>
          <w:sz w:val="24"/>
          <w:szCs w:val="24"/>
          <w:shd w:val="clear" w:color="auto" w:fill="FFFFFF"/>
        </w:rPr>
        <w:t>ode</w:t>
      </w:r>
      <w:r w:rsidR="004629B6" w:rsidRPr="004629B6">
        <w:rPr>
          <w:color w:val="333333"/>
          <w:sz w:val="24"/>
          <w:szCs w:val="24"/>
          <w:shd w:val="clear" w:color="auto" w:fill="FFFFFF"/>
        </w:rPr>
        <w:t xml:space="preserve">() </w:t>
      </w:r>
      <w:r w:rsidRPr="004629B6">
        <w:rPr>
          <w:color w:val="333333"/>
          <w:sz w:val="24"/>
          <w:szCs w:val="24"/>
          <w:shd w:val="clear" w:color="auto" w:fill="FFFFFF"/>
        </w:rPr>
        <w:t xml:space="preserve">gives </w:t>
      </w:r>
      <w:r w:rsidRPr="004629B6">
        <w:rPr>
          <w:rFonts w:ascii="Consolas" w:hAnsi="Consolas" w:cs="Consolas"/>
          <w:color w:val="3F7F5F"/>
          <w:sz w:val="24"/>
          <w:szCs w:val="24"/>
        </w:rPr>
        <w:t xml:space="preserve">some 4 byte code of every input values, </w:t>
      </w:r>
      <w:r w:rsidR="004629B6" w:rsidRPr="004629B6">
        <w:rPr>
          <w:rFonts w:ascii="Consolas" w:hAnsi="Consolas" w:cs="Consolas"/>
          <w:color w:val="3F7F5F"/>
          <w:sz w:val="24"/>
          <w:szCs w:val="24"/>
        </w:rPr>
        <w:t>to identify them Uniquely.</w:t>
      </w:r>
    </w:p>
    <w:p w14:paraId="6E83D1C1" w14:textId="46A95FCA" w:rsidR="004629B6" w:rsidRDefault="004629B6" w:rsidP="00F326C3">
      <w:pPr>
        <w:pStyle w:val="NoSpacing"/>
        <w:rPr>
          <w:color w:val="333333"/>
          <w:sz w:val="24"/>
          <w:szCs w:val="24"/>
          <w:shd w:val="clear" w:color="auto" w:fill="FFFFFF"/>
        </w:rPr>
      </w:pPr>
      <w:r>
        <w:rPr>
          <w:color w:val="333333"/>
          <w:sz w:val="24"/>
          <w:szCs w:val="24"/>
          <w:shd w:val="clear" w:color="auto" w:fill="FFFFFF"/>
        </w:rPr>
        <w:t>Ex.</w:t>
      </w:r>
    </w:p>
    <w:p w14:paraId="2ECA4B29" w14:textId="7A14B099" w:rsidR="00F326C3" w:rsidRPr="004629B6" w:rsidRDefault="00F326C3" w:rsidP="00F326C3">
      <w:pPr>
        <w:pStyle w:val="NoSpacing"/>
        <w:rPr>
          <w:color w:val="333333"/>
          <w:sz w:val="24"/>
          <w:szCs w:val="24"/>
          <w:shd w:val="clear" w:color="auto" w:fill="FFFFFF"/>
        </w:rPr>
      </w:pPr>
      <w:r w:rsidRPr="004629B6">
        <w:rPr>
          <w:color w:val="333333"/>
          <w:sz w:val="24"/>
          <w:szCs w:val="24"/>
          <w:shd w:val="clear" w:color="auto" w:fill="FFFFFF"/>
        </w:rPr>
        <w:t>String str = “a”;</w:t>
      </w:r>
    </w:p>
    <w:p w14:paraId="44D794A4" w14:textId="73E8A4FB" w:rsidR="004629B6" w:rsidRDefault="0026276B" w:rsidP="003F6931">
      <w:pPr>
        <w:pStyle w:val="BodyText"/>
      </w:pPr>
      <w:r w:rsidRPr="004629B6">
        <w:rPr>
          <w:color w:val="000000"/>
        </w:rPr>
        <w:t>System.</w:t>
      </w:r>
      <w:r w:rsidRPr="004629B6">
        <w:rPr>
          <w:b/>
          <w:bCs/>
          <w:i/>
          <w:iCs/>
          <w:color w:val="0000C0"/>
        </w:rPr>
        <w:t>out</w:t>
      </w:r>
      <w:r w:rsidRPr="004629B6">
        <w:rPr>
          <w:color w:val="000000"/>
        </w:rPr>
        <w:t>.println(</w:t>
      </w:r>
      <w:r w:rsidR="003F6931">
        <w:rPr>
          <w:color w:val="2A00FF"/>
        </w:rPr>
        <w:t>“</w:t>
      </w:r>
      <w:r w:rsidRPr="004629B6">
        <w:rPr>
          <w:color w:val="2A00FF"/>
        </w:rPr>
        <w:t>String Object to Hash</w:t>
      </w:r>
      <w:r w:rsidR="004629B6" w:rsidRPr="004629B6">
        <w:rPr>
          <w:color w:val="2A00FF"/>
        </w:rPr>
        <w:t>C</w:t>
      </w:r>
      <w:r w:rsidRPr="004629B6">
        <w:rPr>
          <w:color w:val="2A00FF"/>
        </w:rPr>
        <w:t xml:space="preserve">ode: </w:t>
      </w:r>
      <w:r w:rsidR="003F6931">
        <w:rPr>
          <w:color w:val="2A00FF"/>
        </w:rPr>
        <w:t>“</w:t>
      </w:r>
      <w:r w:rsidRPr="004629B6">
        <w:rPr>
          <w:color w:val="000000"/>
        </w:rPr>
        <w:t>+</w:t>
      </w:r>
      <w:r w:rsidRPr="004629B6">
        <w:rPr>
          <w:color w:val="6A3E3E"/>
        </w:rPr>
        <w:t>str</w:t>
      </w:r>
      <w:r w:rsidRPr="004629B6">
        <w:rPr>
          <w:color w:val="000000"/>
        </w:rPr>
        <w:t>.hashCode());</w:t>
      </w:r>
      <w:r w:rsidRPr="004629B6">
        <w:t xml:space="preserve">//97, Returns an </w:t>
      </w:r>
      <w:r w:rsidRPr="004629B6">
        <w:rPr>
          <w:u w:val="single"/>
        </w:rPr>
        <w:t>Hash</w:t>
      </w:r>
      <w:r w:rsidR="004629B6" w:rsidRPr="004629B6">
        <w:rPr>
          <w:u w:val="single"/>
        </w:rPr>
        <w:t>C</w:t>
      </w:r>
      <w:r w:rsidRPr="004629B6">
        <w:rPr>
          <w:u w:val="single"/>
        </w:rPr>
        <w:t>ode</w:t>
      </w:r>
      <w:r w:rsidRPr="004629B6">
        <w:t>(integer of 4 bytes) of the String input value, here int value of input “a” is ASCII Value, So prints 97 .</w:t>
      </w:r>
    </w:p>
    <w:p w14:paraId="4C84C9A2" w14:textId="3CEAC624" w:rsidR="0026276B" w:rsidRDefault="004629B6" w:rsidP="003F6931">
      <w:pPr>
        <w:pStyle w:val="List"/>
      </w:pPr>
      <w:r>
        <w:t>Ex.2</w:t>
      </w:r>
      <w:r w:rsidR="0026276B" w:rsidRPr="004629B6">
        <w:t xml:space="preserve"> </w:t>
      </w:r>
    </w:p>
    <w:p w14:paraId="15C02700" w14:textId="198794C7" w:rsidR="004629B6" w:rsidRDefault="004629B6" w:rsidP="003F6931">
      <w:pPr>
        <w:pStyle w:val="List"/>
      </w:pPr>
      <w:r>
        <w:t>Integer i = 10;</w:t>
      </w:r>
    </w:p>
    <w:p w14:paraId="74101C58" w14:textId="2D395312" w:rsidR="004629B6" w:rsidRDefault="004629B6" w:rsidP="003F6931">
      <w:pPr>
        <w:pStyle w:val="BodyText"/>
        <w:rPr>
          <w:shd w:val="clear" w:color="auto" w:fill="E8F2FE"/>
        </w:rPr>
      </w:pPr>
      <w:r>
        <w:rPr>
          <w:color w:val="000000"/>
          <w:shd w:val="clear" w:color="auto" w:fill="E8F2FE"/>
        </w:rPr>
        <w:t>System.</w:t>
      </w:r>
      <w:r>
        <w:rPr>
          <w:b/>
          <w:bCs/>
          <w:i/>
          <w:iCs/>
          <w:color w:val="0000C0"/>
          <w:shd w:val="clear" w:color="auto" w:fill="E8F2FE"/>
        </w:rPr>
        <w:t>out</w:t>
      </w:r>
      <w:r>
        <w:rPr>
          <w:color w:val="000000"/>
          <w:shd w:val="clear" w:color="auto" w:fill="E8F2FE"/>
        </w:rPr>
        <w:t>.println(</w:t>
      </w:r>
      <w:r w:rsidR="003F6931">
        <w:rPr>
          <w:color w:val="2A00FF"/>
          <w:shd w:val="clear" w:color="auto" w:fill="E8F2FE"/>
        </w:rPr>
        <w:t>“</w:t>
      </w:r>
      <w:r>
        <w:rPr>
          <w:color w:val="2A00FF"/>
          <w:shd w:val="clear" w:color="auto" w:fill="E8F2FE"/>
        </w:rPr>
        <w:t xml:space="preserve">Integer Object to Hashcode3: </w:t>
      </w:r>
      <w:r w:rsidR="003F6931">
        <w:rPr>
          <w:color w:val="2A00FF"/>
          <w:shd w:val="clear" w:color="auto" w:fill="E8F2FE"/>
        </w:rPr>
        <w:t>“</w:t>
      </w:r>
      <w:r>
        <w:rPr>
          <w:color w:val="000000"/>
          <w:shd w:val="clear" w:color="auto" w:fill="E8F2FE"/>
        </w:rPr>
        <w:t>+</w:t>
      </w:r>
      <w:r>
        <w:rPr>
          <w:color w:val="6A3E3E"/>
          <w:shd w:val="clear" w:color="auto" w:fill="E8F2FE"/>
        </w:rPr>
        <w:t>i</w:t>
      </w:r>
      <w:r>
        <w:rPr>
          <w:color w:val="000000"/>
          <w:shd w:val="clear" w:color="auto" w:fill="E8F2FE"/>
        </w:rPr>
        <w:t>.hashCode());</w:t>
      </w:r>
      <w:r>
        <w:rPr>
          <w:shd w:val="clear" w:color="auto" w:fill="E8F2FE"/>
        </w:rPr>
        <w:t xml:space="preserve">//10, returns </w:t>
      </w:r>
      <w:r>
        <w:rPr>
          <w:u w:val="single"/>
          <w:shd w:val="clear" w:color="auto" w:fill="E8F2FE"/>
        </w:rPr>
        <w:t>int</w:t>
      </w:r>
      <w:r>
        <w:rPr>
          <w:shd w:val="clear" w:color="auto" w:fill="E8F2FE"/>
        </w:rPr>
        <w:t xml:space="preserve"> value only, because “10” is itself a 4 byte integer, so it remains unchanged</w:t>
      </w:r>
    </w:p>
    <w:p w14:paraId="757124F7" w14:textId="57998E05" w:rsidR="00F15690" w:rsidRPr="00F15690" w:rsidRDefault="00973F47" w:rsidP="003F6931">
      <w:pPr>
        <w:pStyle w:val="BodyText"/>
        <w:rPr>
          <w:shd w:val="clear" w:color="auto" w:fill="E8F2FE"/>
        </w:rPr>
      </w:pPr>
      <w:r>
        <w:rPr>
          <w:shd w:val="clear" w:color="auto" w:fill="E8F2FE"/>
        </w:rPr>
        <w:t>Ex.4(Here Objects Addre</w:t>
      </w:r>
      <w:r w:rsidR="00F15690">
        <w:rPr>
          <w:shd w:val="clear" w:color="auto" w:fill="E8F2FE"/>
        </w:rPr>
        <w:t>s</w:t>
      </w:r>
      <w:r>
        <w:rPr>
          <w:shd w:val="clear" w:color="auto" w:fill="E8F2FE"/>
        </w:rPr>
        <w:t>s, which is Hexadecimal, is converted to Integer Code)</w:t>
      </w:r>
    </w:p>
    <w:p w14:paraId="2156E2D5" w14:textId="77777777" w:rsidR="00973F47" w:rsidRDefault="00973F47" w:rsidP="003F6931">
      <w:pPr>
        <w:pStyle w:val="BodyText"/>
      </w:pPr>
      <w:r>
        <w:t xml:space="preserve">WrapperClass_Code </w:t>
      </w:r>
      <w:r>
        <w:rPr>
          <w:color w:val="6A3E3E"/>
          <w:shd w:val="clear" w:color="auto" w:fill="F0D8A8"/>
        </w:rPr>
        <w:t>w1</w:t>
      </w:r>
      <w:r>
        <w:t xml:space="preserve"> = </w:t>
      </w:r>
      <w:r>
        <w:rPr>
          <w:b/>
          <w:bCs/>
          <w:color w:val="7F0055"/>
        </w:rPr>
        <w:t>new</w:t>
      </w:r>
      <w:r>
        <w:t xml:space="preserve"> WrapperClass_Code();</w:t>
      </w:r>
    </w:p>
    <w:p w14:paraId="2A4347B7" w14:textId="0F52DA70" w:rsidR="00973F47" w:rsidRDefault="00973F47" w:rsidP="003F6931">
      <w:pPr>
        <w:pStyle w:val="BodyText"/>
        <w:rPr>
          <w:color w:val="000000"/>
        </w:rPr>
      </w:pPr>
      <w:r>
        <w:rPr>
          <w:color w:val="000000"/>
        </w:rPr>
        <w:t>System.</w:t>
      </w:r>
      <w:r>
        <w:rPr>
          <w:b/>
          <w:bCs/>
          <w:i/>
          <w:iCs/>
          <w:color w:val="0000C0"/>
        </w:rPr>
        <w:t>out</w:t>
      </w:r>
      <w:r>
        <w:rPr>
          <w:color w:val="000000"/>
        </w:rPr>
        <w:t>.println(</w:t>
      </w:r>
      <w:r w:rsidR="003F6931">
        <w:t>“</w:t>
      </w:r>
      <w:r>
        <w:t>Input Value is Object</w:t>
      </w:r>
      <w:r w:rsidR="003F6931">
        <w:t>’</w:t>
      </w:r>
      <w:r>
        <w:t xml:space="preserve">s Address to </w:t>
      </w:r>
      <w:proofErr w:type="spellStart"/>
      <w:r>
        <w:t>Hashcode</w:t>
      </w:r>
      <w:proofErr w:type="spellEnd"/>
      <w:r>
        <w:t xml:space="preserve">: </w:t>
      </w:r>
      <w:r w:rsidR="003F6931">
        <w:t>“</w:t>
      </w:r>
      <w:r>
        <w:rPr>
          <w:color w:val="000000"/>
        </w:rPr>
        <w:t>+</w:t>
      </w:r>
      <w:r>
        <w:rPr>
          <w:color w:val="6A3E3E"/>
          <w:shd w:val="clear" w:color="auto" w:fill="D4D4D4"/>
        </w:rPr>
        <w:t>w1</w:t>
      </w:r>
      <w:r>
        <w:rPr>
          <w:color w:val="000000"/>
        </w:rPr>
        <w:t>.hashCode());</w:t>
      </w:r>
    </w:p>
    <w:p w14:paraId="094754B9" w14:textId="28302A39" w:rsidR="00973F47" w:rsidRDefault="00973F47" w:rsidP="003F6931">
      <w:pPr>
        <w:pStyle w:val="Heading8"/>
      </w:pPr>
      <w:r w:rsidRPr="00F15690">
        <w:rPr>
          <w:b/>
          <w:bCs/>
        </w:rPr>
        <w:t>Output:</w:t>
      </w:r>
      <w:r>
        <w:t xml:space="preserve"> 1392838282</w:t>
      </w:r>
    </w:p>
    <w:p w14:paraId="5AD08906" w14:textId="2345C82F" w:rsidR="00973F47" w:rsidRDefault="00F15690" w:rsidP="003F6931">
      <w:pPr>
        <w:pStyle w:val="BodyText"/>
        <w:rPr>
          <w:rStyle w:val="Heading3Char"/>
        </w:rPr>
      </w:pPr>
      <w:r w:rsidRPr="00F15690">
        <w:rPr>
          <w:rFonts w:ascii="Consolas" w:hAnsi="Consolas" w:cs="Consolas"/>
          <w:b/>
          <w:bCs/>
          <w:sz w:val="24"/>
          <w:szCs w:val="24"/>
        </w:rPr>
        <w:t>Explanation:</w:t>
      </w:r>
      <w:r>
        <w:rPr>
          <w:rFonts w:ascii="Consolas" w:hAnsi="Consolas" w:cs="Consolas"/>
          <w:sz w:val="20"/>
          <w:szCs w:val="20"/>
        </w:rPr>
        <w:t xml:space="preserve"> </w:t>
      </w:r>
      <w:r w:rsidRPr="00F15690">
        <w:rPr>
          <w:rStyle w:val="Heading3Char"/>
          <w:sz w:val="23"/>
          <w:szCs w:val="23"/>
        </w:rPr>
        <w:t>Here hashCode will return integer representation of memory Address of “WrapperClass_Code” Object .</w:t>
      </w:r>
    </w:p>
    <w:p w14:paraId="796AEE5D" w14:textId="09BDD630" w:rsidR="004629B6" w:rsidRDefault="004629B6" w:rsidP="003F6931">
      <w:pPr>
        <w:pStyle w:val="Heading9"/>
        <w:rPr>
          <w:shd w:val="clear" w:color="auto" w:fill="E8F2FE"/>
        </w:rPr>
      </w:pPr>
      <w:r>
        <w:rPr>
          <w:shd w:val="clear" w:color="auto" w:fill="E8F2FE"/>
        </w:rPr>
        <w:lastRenderedPageBreak/>
        <w:t>Ex.3</w:t>
      </w:r>
    </w:p>
    <w:p w14:paraId="74A41B50" w14:textId="792EDD24" w:rsidR="00B02297" w:rsidRDefault="00B02297" w:rsidP="003F6931">
      <w:pPr>
        <w:pStyle w:val="BodyText"/>
        <w:rPr>
          <w:shd w:val="clear" w:color="auto" w:fill="E8F2FE"/>
        </w:rPr>
      </w:pPr>
      <w:r>
        <w:rPr>
          <w:shd w:val="clear" w:color="auto" w:fill="E8F2FE"/>
        </w:rPr>
        <w:t>//Here we convert the object value “Deba” into its Integer format</w:t>
      </w:r>
    </w:p>
    <w:p w14:paraId="2F2C427B" w14:textId="2D8CA0D6" w:rsidR="00B02297" w:rsidRDefault="00B02297" w:rsidP="003F6931">
      <w:pPr>
        <w:pStyle w:val="BodyText"/>
      </w:pPr>
      <w:r>
        <w:t xml:space="preserve">String </w:t>
      </w:r>
      <w:r>
        <w:rPr>
          <w:color w:val="6A3E3E"/>
        </w:rPr>
        <w:t>str2</w:t>
      </w:r>
      <w:r>
        <w:t xml:space="preserve"> = </w:t>
      </w:r>
      <w:r>
        <w:rPr>
          <w:b/>
          <w:bCs/>
          <w:color w:val="7F0055"/>
        </w:rPr>
        <w:t>new</w:t>
      </w:r>
      <w:r>
        <w:t xml:space="preserve"> String(</w:t>
      </w:r>
      <w:r w:rsidR="003F6931">
        <w:rPr>
          <w:color w:val="2A00FF"/>
        </w:rPr>
        <w:t>“</w:t>
      </w:r>
      <w:r>
        <w:rPr>
          <w:color w:val="2A00FF"/>
        </w:rPr>
        <w:t>Deba</w:t>
      </w:r>
      <w:r w:rsidR="003F6931">
        <w:rPr>
          <w:color w:val="2A00FF"/>
        </w:rPr>
        <w:t>”</w:t>
      </w:r>
      <w:r>
        <w:t>);</w:t>
      </w:r>
    </w:p>
    <w:p w14:paraId="7F1165D6" w14:textId="38033B72" w:rsidR="00B02297" w:rsidRDefault="00B02297" w:rsidP="003F6931">
      <w:pPr>
        <w:pStyle w:val="BodyText"/>
      </w:pPr>
      <w:r>
        <w:t>System.</w:t>
      </w:r>
      <w:r>
        <w:rPr>
          <w:b/>
          <w:bCs/>
          <w:i/>
          <w:iCs/>
          <w:color w:val="0000C0"/>
        </w:rPr>
        <w:t>out</w:t>
      </w:r>
      <w:r>
        <w:t>.println(</w:t>
      </w:r>
      <w:r w:rsidR="003F6931">
        <w:rPr>
          <w:color w:val="2A00FF"/>
        </w:rPr>
        <w:t>“</w:t>
      </w:r>
      <w:r>
        <w:rPr>
          <w:color w:val="2A00FF"/>
          <w:shd w:val="clear" w:color="auto" w:fill="E8F2FE"/>
        </w:rPr>
        <w:t>String Object Value to Hashcode3</w:t>
      </w:r>
      <w:r>
        <w:rPr>
          <w:color w:val="2A00FF"/>
        </w:rPr>
        <w:t>:</w:t>
      </w:r>
      <w:r w:rsidR="003F6931">
        <w:rPr>
          <w:color w:val="2A00FF"/>
        </w:rPr>
        <w:t>”</w:t>
      </w:r>
      <w:r>
        <w:t>+</w:t>
      </w:r>
      <w:r>
        <w:rPr>
          <w:color w:val="6A3E3E"/>
        </w:rPr>
        <w:t>str2</w:t>
      </w:r>
      <w:r>
        <w:t>.hashCode());//10336</w:t>
      </w:r>
    </w:p>
    <w:p w14:paraId="298A0F5D" w14:textId="307C386E" w:rsidR="00973F47" w:rsidRDefault="00973F47" w:rsidP="00B02297">
      <w:pPr>
        <w:autoSpaceDE w:val="0"/>
        <w:autoSpaceDN w:val="0"/>
        <w:adjustRightInd w:val="0"/>
        <w:spacing w:after="0" w:line="240" w:lineRule="auto"/>
        <w:rPr>
          <w:rFonts w:ascii="Consolas" w:hAnsi="Consolas" w:cs="Consolas"/>
          <w:color w:val="000000"/>
          <w:sz w:val="20"/>
          <w:szCs w:val="20"/>
        </w:rPr>
      </w:pPr>
    </w:p>
    <w:p w14:paraId="288D9F0A" w14:textId="7C8BBC0C" w:rsidR="00973F47" w:rsidRDefault="00E777F7" w:rsidP="003F6931">
      <w:pPr>
        <w:pStyle w:val="Heading9"/>
      </w:pPr>
      <w:r w:rsidRPr="00CD5A21">
        <w:rPr>
          <w:b/>
        </w:rPr>
        <w:t>ANNOTATIONS</w:t>
      </w:r>
      <w:r w:rsidRPr="00E777F7">
        <w:t>:</w:t>
      </w:r>
    </w:p>
    <w:p w14:paraId="17BA0502" w14:textId="6F6A38FA" w:rsidR="006B4A45" w:rsidRPr="006B4A45" w:rsidRDefault="006B4A45" w:rsidP="003F6931">
      <w:pPr>
        <w:pStyle w:val="BodyText"/>
        <w:rPr>
          <w:b/>
        </w:rPr>
      </w:pPr>
      <w:r>
        <w:rPr>
          <w:b/>
        </w:rPr>
        <w:t xml:space="preserve">DEFINITION: </w:t>
      </w:r>
      <w:r>
        <w:rPr>
          <w:shd w:val="clear" w:color="auto" w:fill="FFFFFF"/>
        </w:rPr>
        <w:t>The @SuppressWarnings annotation type </w:t>
      </w:r>
      <w:r>
        <w:rPr>
          <w:b/>
          <w:bCs/>
          <w:shd w:val="clear" w:color="auto" w:fill="FFFFFF"/>
        </w:rPr>
        <w:t>allows Java programmers to disable compilation warnings for a certain part of a</w:t>
      </w:r>
      <w:r>
        <w:rPr>
          <w:shd w:val="clear" w:color="auto" w:fill="FFFFFF"/>
        </w:rPr>
        <w:t> program (type, field, method, parameter, constructor, and local variable).So programmers can choose to tell the compiler ignoring such warnings if needed.</w:t>
      </w:r>
    </w:p>
    <w:p w14:paraId="5C46E76C" w14:textId="3B95F179" w:rsidR="00E777F7" w:rsidRDefault="00E777F7" w:rsidP="003F6931">
      <w:pPr>
        <w:pStyle w:val="BodyText"/>
      </w:pPr>
      <w:r>
        <w:t>Annotation helps us to communicate with the compiler and tell it to do some task on my behalf. Annotations starts with “@”.</w:t>
      </w:r>
    </w:p>
    <w:p w14:paraId="025D7625" w14:textId="397CA557" w:rsidR="006B4A45" w:rsidRDefault="006B4A45" w:rsidP="003F6931">
      <w:pPr>
        <w:pStyle w:val="BodyText"/>
      </w:pPr>
      <w:r>
        <w:t>Java has many built-in Annotations.</w:t>
      </w:r>
    </w:p>
    <w:p w14:paraId="756482F4" w14:textId="56359412" w:rsidR="00E777F7" w:rsidRDefault="00E777F7" w:rsidP="00B503D0">
      <w:pPr>
        <w:pStyle w:val="ListParagraph"/>
        <w:numPr>
          <w:ilvl w:val="0"/>
          <w:numId w:val="20"/>
        </w:numPr>
      </w:pPr>
      <w:r>
        <w:t>@Override,</w:t>
      </w:r>
    </w:p>
    <w:p w14:paraId="607E6AD3" w14:textId="41104964" w:rsidR="00E777F7" w:rsidRDefault="00E777F7" w:rsidP="00B503D0">
      <w:pPr>
        <w:pStyle w:val="ListParagraph"/>
        <w:numPr>
          <w:ilvl w:val="0"/>
          <w:numId w:val="20"/>
        </w:numPr>
      </w:pPr>
      <w:r>
        <w:t>@SuppressWarnings</w:t>
      </w:r>
      <w:r w:rsidR="004F37CC">
        <w:t>,</w:t>
      </w:r>
    </w:p>
    <w:p w14:paraId="27F81411" w14:textId="2A3D5FCD" w:rsidR="00E777F7" w:rsidRDefault="00E777F7" w:rsidP="00B503D0">
      <w:pPr>
        <w:pStyle w:val="ListParagraph"/>
        <w:numPr>
          <w:ilvl w:val="0"/>
          <w:numId w:val="20"/>
        </w:numPr>
      </w:pPr>
      <w:r>
        <w:t>@Deprecated</w:t>
      </w:r>
      <w:r w:rsidR="004F37CC">
        <w:t>.</w:t>
      </w:r>
    </w:p>
    <w:p w14:paraId="0F910701" w14:textId="07CF340A" w:rsidR="004F37CC" w:rsidRDefault="004F37CC" w:rsidP="003F6931">
      <w:pPr>
        <w:pStyle w:val="Heading9"/>
      </w:pPr>
      <w:r w:rsidRPr="004F37CC">
        <w:t>@ SuppressWarnings-&gt;</w:t>
      </w:r>
    </w:p>
    <w:p w14:paraId="6705CDD0" w14:textId="77777777" w:rsidR="00757E6A" w:rsidRDefault="00757E6A" w:rsidP="003F6931">
      <w:pPr>
        <w:pStyle w:val="BodyText"/>
      </w:pPr>
      <w:r>
        <w:t>@</w:t>
      </w:r>
      <w:r w:rsidRPr="00757E6A">
        <w:rPr>
          <w:b/>
        </w:rPr>
        <w:t>SuppressWarnings</w:t>
      </w:r>
      <w:r>
        <w:t xml:space="preserve"> can be used in 2 places:</w:t>
      </w:r>
    </w:p>
    <w:p w14:paraId="64B5A5A9" w14:textId="48D931AA" w:rsidR="00757E6A" w:rsidRDefault="00757E6A" w:rsidP="003F6931">
      <w:pPr>
        <w:pStyle w:val="List"/>
      </w:pPr>
      <w:r>
        <w:t>1)</w:t>
      </w:r>
      <w:r w:rsidR="003F6931">
        <w:tab/>
      </w:r>
      <w:r>
        <w:t>1</w:t>
      </w:r>
      <w:r w:rsidRPr="003F6931">
        <w:rPr>
          <w:vertAlign w:val="superscript"/>
        </w:rPr>
        <w:t>st</w:t>
      </w:r>
      <w:r>
        <w:t>, just right on top of the line where warning is shown</w:t>
      </w:r>
    </w:p>
    <w:p w14:paraId="27A14353" w14:textId="42FF604A" w:rsidR="00757E6A" w:rsidRDefault="00757E6A" w:rsidP="003F6931">
      <w:pPr>
        <w:pStyle w:val="List"/>
      </w:pPr>
      <w:r>
        <w:t>2)</w:t>
      </w:r>
      <w:r w:rsidR="003F6931">
        <w:tab/>
      </w:r>
      <w:r>
        <w:t>On top of the whole method block, to suppress all warnings inside method together by just declaring it once.</w:t>
      </w:r>
    </w:p>
    <w:p w14:paraId="330C0C05" w14:textId="70A09573" w:rsidR="00757E6A" w:rsidRDefault="00757E6A" w:rsidP="00757E6A">
      <w:pPr>
        <w:rPr>
          <w:b/>
        </w:rPr>
      </w:pPr>
      <w:r>
        <w:rPr>
          <w:rFonts w:ascii="Consolas" w:hAnsi="Consolas" w:cs="Consolas"/>
          <w:color w:val="000000"/>
          <w:sz w:val="20"/>
          <w:szCs w:val="20"/>
        </w:rPr>
        <w:tab/>
      </w:r>
      <w:r>
        <w:rPr>
          <w:rFonts w:ascii="Consolas" w:hAnsi="Consolas" w:cs="Consolas"/>
          <w:color w:val="000000"/>
          <w:sz w:val="20"/>
          <w:szCs w:val="20"/>
        </w:rPr>
        <w:tab/>
      </w:r>
    </w:p>
    <w:p w14:paraId="6D989016" w14:textId="17C5989B" w:rsidR="00D51DBA" w:rsidRPr="003F6931" w:rsidRDefault="00D51DBA" w:rsidP="003F6931">
      <w:pPr>
        <w:pStyle w:val="BodyText"/>
        <w:rPr>
          <w:b/>
        </w:rPr>
      </w:pPr>
      <w:r w:rsidRPr="003F6931">
        <w:rPr>
          <w:b/>
        </w:rPr>
        <w:t>(“unused”) -&gt; To suppress warning relative to unused code only like, we have declared a variable, but we didn’t initialized it.</w:t>
      </w:r>
    </w:p>
    <w:p w14:paraId="0110CF6C" w14:textId="74F32C62" w:rsidR="00757E6A" w:rsidRPr="003F6931" w:rsidRDefault="00757E6A" w:rsidP="003F6931">
      <w:pPr>
        <w:pStyle w:val="BodyText"/>
        <w:rPr>
          <w:b/>
        </w:rPr>
      </w:pPr>
      <w:r w:rsidRPr="003F6931">
        <w:rPr>
          <w:b/>
        </w:rPr>
        <w:t>@Deprecated -&gt;</w:t>
      </w:r>
    </w:p>
    <w:p w14:paraId="2FFA8FDB" w14:textId="5BF87995" w:rsidR="00B80C7B" w:rsidRDefault="00B80C7B" w:rsidP="00E777F7">
      <w:pPr>
        <w:rPr>
          <w:b/>
          <w:sz w:val="28"/>
          <w:szCs w:val="28"/>
        </w:rPr>
      </w:pPr>
      <w:r>
        <w:rPr>
          <w:b/>
          <w:noProof/>
          <w:sz w:val="28"/>
          <w:szCs w:val="28"/>
        </w:rPr>
        <w:drawing>
          <wp:inline distT="0" distB="0" distL="0" distR="0" wp14:anchorId="5F093F3D" wp14:editId="5D750E6E">
            <wp:extent cx="3121025" cy="146113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1025" cy="1461135"/>
                    </a:xfrm>
                    <a:prstGeom prst="rect">
                      <a:avLst/>
                    </a:prstGeom>
                    <a:noFill/>
                    <a:ln>
                      <a:noFill/>
                    </a:ln>
                  </pic:spPr>
                </pic:pic>
              </a:graphicData>
            </a:graphic>
          </wp:inline>
        </w:drawing>
      </w:r>
    </w:p>
    <w:p w14:paraId="665D3985" w14:textId="15684AC6" w:rsidR="00B80C7B" w:rsidRPr="00E66E48" w:rsidRDefault="00B80C7B" w:rsidP="003F6931">
      <w:pPr>
        <w:pStyle w:val="Heading8"/>
      </w:pPr>
      <w:r>
        <w:t>Application of Deprecated:</w:t>
      </w:r>
    </w:p>
    <w:p w14:paraId="5A9BBC88" w14:textId="5B90C593" w:rsidR="00A76722" w:rsidRDefault="00A76722" w:rsidP="003F6931">
      <w:pPr>
        <w:pStyle w:val="BodyText"/>
      </w:pPr>
      <w:r w:rsidRPr="00B80C7B">
        <w:rPr>
          <w:b/>
        </w:rPr>
        <w:t>Suppose</w:t>
      </w:r>
      <w:r>
        <w:t xml:space="preserve"> in </w:t>
      </w:r>
      <w:r w:rsidR="00E66E48" w:rsidRPr="00B80C7B">
        <w:rPr>
          <w:b/>
        </w:rPr>
        <w:t>Spring Boot</w:t>
      </w:r>
      <w:r>
        <w:t xml:space="preserve">, </w:t>
      </w:r>
      <w:r w:rsidR="00E66E48">
        <w:t>for example we</w:t>
      </w:r>
      <w:r>
        <w:t xml:space="preserve"> have a</w:t>
      </w:r>
      <w:r w:rsidR="00E66E48">
        <w:t xml:space="preserve"> built-in</w:t>
      </w:r>
      <w:r>
        <w:t xml:space="preserve"> method like “</w:t>
      </w:r>
      <w:r w:rsidRPr="00B80C7B">
        <w:rPr>
          <w:b/>
        </w:rPr>
        <w:t>find</w:t>
      </w:r>
      <w:r w:rsidR="00A624F9" w:rsidRPr="00B80C7B">
        <w:rPr>
          <w:b/>
        </w:rPr>
        <w:t>myName</w:t>
      </w:r>
      <w:r>
        <w:t>()”.</w:t>
      </w:r>
      <w:r w:rsidR="00E66E48">
        <w:t xml:space="preserve"> And it’s outdated</w:t>
      </w:r>
      <w:r w:rsidR="00B80C7B">
        <w:t xml:space="preserve"> as the </w:t>
      </w:r>
      <w:r w:rsidR="00B80C7B" w:rsidRPr="00B80C7B">
        <w:rPr>
          <w:b/>
        </w:rPr>
        <w:t>creator</w:t>
      </w:r>
      <w:r w:rsidR="00B80C7B">
        <w:t xml:space="preserve"> of the </w:t>
      </w:r>
      <w:r w:rsidR="00B80C7B" w:rsidRPr="00B80C7B">
        <w:rPr>
          <w:b/>
        </w:rPr>
        <w:t>method</w:t>
      </w:r>
      <w:r w:rsidR="00B80C7B">
        <w:t xml:space="preserve"> has marked it with </w:t>
      </w:r>
      <w:r w:rsidR="00B80C7B" w:rsidRPr="00B80C7B">
        <w:rPr>
          <w:b/>
        </w:rPr>
        <w:t>@Deprecated Annotation</w:t>
      </w:r>
      <w:r w:rsidR="00B80C7B">
        <w:t xml:space="preserve">. </w:t>
      </w:r>
      <w:r w:rsidR="00B80C7B" w:rsidRPr="00B80C7B">
        <w:rPr>
          <w:b/>
        </w:rPr>
        <w:t>B</w:t>
      </w:r>
      <w:r w:rsidR="00E66E48" w:rsidRPr="00B80C7B">
        <w:rPr>
          <w:b/>
        </w:rPr>
        <w:t>ut</w:t>
      </w:r>
      <w:r w:rsidR="00E66E48">
        <w:t xml:space="preserve"> still if </w:t>
      </w:r>
      <w:r w:rsidR="00B80C7B" w:rsidRPr="00B80C7B">
        <w:rPr>
          <w:b/>
        </w:rPr>
        <w:t xml:space="preserve">another </w:t>
      </w:r>
      <w:r w:rsidR="00E66E48" w:rsidRPr="00B80C7B">
        <w:rPr>
          <w:b/>
        </w:rPr>
        <w:t>developer</w:t>
      </w:r>
      <w:r w:rsidR="00E66E48">
        <w:t xml:space="preserve"> is using it, then </w:t>
      </w:r>
      <w:r w:rsidR="00B80C7B">
        <w:t xml:space="preserve">he will get an </w:t>
      </w:r>
      <w:r w:rsidR="00B80C7B" w:rsidRPr="00B80C7B">
        <w:rPr>
          <w:b/>
        </w:rPr>
        <w:t>Warning</w:t>
      </w:r>
      <w:r w:rsidR="00B80C7B">
        <w:t xml:space="preserve">, as he is using or calling an </w:t>
      </w:r>
      <w:r w:rsidR="00B80C7B" w:rsidRPr="00B80C7B">
        <w:rPr>
          <w:b/>
        </w:rPr>
        <w:t>outdated Deprecated</w:t>
      </w:r>
      <w:r w:rsidR="00B80C7B">
        <w:t xml:space="preserve"> method inside is code. So, </w:t>
      </w:r>
      <w:r w:rsidR="00E66E48">
        <w:t xml:space="preserve">to make </w:t>
      </w:r>
      <w:r w:rsidR="00E66E48" w:rsidRPr="00B80C7B">
        <w:rPr>
          <w:b/>
        </w:rPr>
        <w:t>other developers</w:t>
      </w:r>
      <w:r w:rsidR="00E66E48">
        <w:t xml:space="preserve"> know that it’s </w:t>
      </w:r>
      <w:r w:rsidR="00E66E48" w:rsidRPr="00B80C7B">
        <w:rPr>
          <w:b/>
        </w:rPr>
        <w:t>outdated</w:t>
      </w:r>
      <w:r w:rsidR="00E66E48">
        <w:t>, and shouldn’t be further continued with those methods</w:t>
      </w:r>
      <w:r w:rsidR="00B80C7B">
        <w:t>, we use @</w:t>
      </w:r>
      <w:r w:rsidR="00B80C7B" w:rsidRPr="00B80C7B">
        <w:rPr>
          <w:b/>
        </w:rPr>
        <w:t>Deprecated</w:t>
      </w:r>
      <w:r w:rsidR="00B80C7B">
        <w:t>.</w:t>
      </w:r>
    </w:p>
    <w:p w14:paraId="637C1092" w14:textId="66FBBCE1" w:rsidR="00A76722" w:rsidRDefault="00837B74" w:rsidP="003F6931">
      <w:pPr>
        <w:pStyle w:val="BodyText"/>
      </w:pPr>
      <w:r w:rsidRPr="00E66E48">
        <w:rPr>
          <w:b/>
          <w:sz w:val="28"/>
          <w:szCs w:val="28"/>
        </w:rPr>
        <w:t>Real-Life Example of @Deprecated Annotation: Suppose</w:t>
      </w:r>
      <w:r>
        <w:t xml:space="preserve"> </w:t>
      </w:r>
      <w:r w:rsidR="00C770ED">
        <w:t>a</w:t>
      </w:r>
      <w:r>
        <w:t xml:space="preserve"> </w:t>
      </w:r>
      <w:r w:rsidRPr="00C770ED">
        <w:rPr>
          <w:b/>
          <w:color w:val="333333"/>
          <w:sz w:val="24"/>
          <w:szCs w:val="24"/>
          <w:shd w:val="clear" w:color="auto" w:fill="FFFFFF"/>
        </w:rPr>
        <w:t>School</w:t>
      </w:r>
      <w:r>
        <w:t xml:space="preserve"> </w:t>
      </w:r>
      <w:r w:rsidR="00C770ED">
        <w:t>(</w:t>
      </w:r>
      <w:r w:rsidR="00C770ED" w:rsidRPr="00C770ED">
        <w:rPr>
          <w:b/>
        </w:rPr>
        <w:t>Creator</w:t>
      </w:r>
      <w:r w:rsidR="00C770ED">
        <w:t xml:space="preserve">) created </w:t>
      </w:r>
      <w:r>
        <w:t>ID Cards</w:t>
      </w:r>
      <w:r w:rsidR="00C770ED">
        <w:t>(</w:t>
      </w:r>
      <w:r w:rsidR="00C770ED">
        <w:rPr>
          <w:b/>
        </w:rPr>
        <w:t>methods)</w:t>
      </w:r>
      <w:r w:rsidR="00C770ED">
        <w:t xml:space="preserve"> for students(</w:t>
      </w:r>
      <w:r w:rsidR="00C770ED" w:rsidRPr="00C770ED">
        <w:rPr>
          <w:b/>
        </w:rPr>
        <w:t>Application</w:t>
      </w:r>
      <w:r w:rsidR="00C770ED">
        <w:t>)</w:t>
      </w:r>
      <w:r>
        <w:t xml:space="preserve">. Now </w:t>
      </w:r>
      <w:r w:rsidR="00C770ED">
        <w:t xml:space="preserve">after some years </w:t>
      </w:r>
      <w:r w:rsidRPr="00C770ED">
        <w:rPr>
          <w:b/>
        </w:rPr>
        <w:t>some new ID Cards</w:t>
      </w:r>
      <w:r>
        <w:t xml:space="preserve"> are </w:t>
      </w:r>
      <w:r w:rsidRPr="00C770ED">
        <w:rPr>
          <w:b/>
        </w:rPr>
        <w:t>created</w:t>
      </w:r>
      <w:r>
        <w:t xml:space="preserve"> </w:t>
      </w:r>
      <w:r>
        <w:lastRenderedPageBreak/>
        <w:t xml:space="preserve">and re-designed with new contents and features.. And then declared the that </w:t>
      </w:r>
      <w:r w:rsidRPr="00C770ED">
        <w:rPr>
          <w:b/>
        </w:rPr>
        <w:t xml:space="preserve">New ID Cards </w:t>
      </w:r>
      <w:r>
        <w:t xml:space="preserve">will be used, and </w:t>
      </w:r>
      <w:r w:rsidRPr="00C770ED">
        <w:rPr>
          <w:b/>
        </w:rPr>
        <w:t>Old ID</w:t>
      </w:r>
      <w:r>
        <w:t xml:space="preserve"> cards are </w:t>
      </w:r>
      <w:r w:rsidRPr="00C770ED">
        <w:rPr>
          <w:b/>
        </w:rPr>
        <w:t>Discarded</w:t>
      </w:r>
      <w:r w:rsidR="00C770ED">
        <w:t xml:space="preserve"> and </w:t>
      </w:r>
      <w:r w:rsidR="00C770ED" w:rsidRPr="00C770ED">
        <w:rPr>
          <w:b/>
        </w:rPr>
        <w:t>Deprecated</w:t>
      </w:r>
      <w:r>
        <w:t xml:space="preserve">. </w:t>
      </w:r>
    </w:p>
    <w:p w14:paraId="4BF71A0E" w14:textId="08952EC0" w:rsidR="00614617" w:rsidRDefault="00837B74" w:rsidP="003F6931">
      <w:pPr>
        <w:pStyle w:val="BodyTextFirstIndent"/>
      </w:pPr>
      <w:r>
        <w:t>Now Debanjan goes to School, and shows the old ID cards only, it will work, but he will be warned by saying, that there is a replacement of old ID Cards with the new ID’S, and the old ID’s are suspended, and may be phased</w:t>
      </w:r>
      <w:r w:rsidR="00E66E48">
        <w:t xml:space="preserve"> </w:t>
      </w:r>
      <w:r>
        <w:t>out in near future.</w:t>
      </w:r>
      <w:r w:rsidR="00C770ED">
        <w:t xml:space="preserve"> So, not to use the old one anymore.</w:t>
      </w:r>
    </w:p>
    <w:p w14:paraId="6BDD1F09" w14:textId="7609F66E" w:rsidR="00614617" w:rsidRDefault="00E66E48" w:rsidP="003F6931">
      <w:pPr>
        <w:pStyle w:val="BodyText"/>
      </w:pPr>
      <w:r w:rsidRPr="00E66E48">
        <w:rPr>
          <w:b/>
          <w:sz w:val="28"/>
          <w:szCs w:val="28"/>
        </w:rPr>
        <w:t>NOTE:</w:t>
      </w:r>
      <w:r>
        <w:t xml:space="preserve"> </w:t>
      </w:r>
      <w:r w:rsidR="00614617" w:rsidRPr="00614617">
        <w:t>A deprecated class or method is like that. It is no longer important. It is so unimportant, in fact, that you should no longer use it since it has been superseded and may cease to exist in the future. Because a class’s API (application programming interface) changes over time</w:t>
      </w:r>
      <w:r w:rsidR="00614617">
        <w:t xml:space="preserve"> and redesigned with new methods or features. </w:t>
      </w:r>
    </w:p>
    <w:p w14:paraId="6FF0A34D" w14:textId="48796467" w:rsidR="00837B74" w:rsidRPr="00614617" w:rsidRDefault="00614617" w:rsidP="003F6931">
      <w:pPr>
        <w:pStyle w:val="BodyTextFirstIndent"/>
      </w:pPr>
      <w:r w:rsidRPr="00614617">
        <w:t xml:space="preserve">Java provides a </w:t>
      </w:r>
      <w:r>
        <w:t xml:space="preserve">special </w:t>
      </w:r>
      <w:r w:rsidRPr="00614617">
        <w:t xml:space="preserve">way to express </w:t>
      </w:r>
      <w:r>
        <w:t>this old stuffs my denoting them with @</w:t>
      </w:r>
      <w:r w:rsidRPr="00E37C64">
        <w:rPr>
          <w:b/>
        </w:rPr>
        <w:t>deprecated</w:t>
      </w:r>
      <w:r w:rsidRPr="00614617">
        <w:t>. Methods are renamed, new and better methods are added, and fields change. However, such changes pose a problem.</w:t>
      </w:r>
      <w:r>
        <w:t xml:space="preserve"> Because things have updated, and if I still use the OLD ones, then </w:t>
      </w:r>
      <w:proofErr w:type="spellStart"/>
      <w:r>
        <w:t>its</w:t>
      </w:r>
      <w:proofErr w:type="spellEnd"/>
      <w:r>
        <w:t xml:space="preserve"> bad, so in our code if some methods are already built, but that cannot be changed because whole flow of Java will get disturbed. Ins such cases we mark them with @Deprecated, to male other developers know that some methods in the Application is outdated, and should not be continued with that</w:t>
      </w:r>
      <w:r w:rsidRPr="00614617">
        <w:t>.</w:t>
      </w:r>
      <w:r w:rsidR="00837B74" w:rsidRPr="00614617">
        <w:t xml:space="preserve"> </w:t>
      </w:r>
    </w:p>
    <w:p w14:paraId="7C0147FD" w14:textId="77777777" w:rsidR="00A525C9" w:rsidRDefault="00A525C9" w:rsidP="00A525C9">
      <w:pPr>
        <w:ind w:left="2880" w:firstLine="720"/>
        <w:rPr>
          <w:i/>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383FAB5" w14:textId="503E702C" w:rsidR="00A525C9" w:rsidRPr="0016133B" w:rsidRDefault="00A525C9" w:rsidP="003F6931">
      <w:pPr>
        <w:pStyle w:val="Heading9"/>
        <w:rPr>
          <w:b/>
          <w:bCs/>
          <w:color w:val="92D050"/>
          <w:sz w:val="32"/>
          <w:szCs w:val="32"/>
        </w:rPr>
      </w:pPr>
      <w:ins w:id="0" w:author="debanjan sarkar" w:date="2021-12-16T17:03:00Z">
        <w:r w:rsidRPr="0016133B">
          <w:rPr>
            <w:b/>
            <w:bCs/>
            <w:color w:val="92D050"/>
            <w:sz w:val="32"/>
            <w:szCs w:val="32"/>
          </w:rPr>
          <w:t>COLLECTION:</w:t>
        </w:r>
      </w:ins>
    </w:p>
    <w:p w14:paraId="6935C752" w14:textId="50072588" w:rsidR="00A525C9" w:rsidRDefault="00A525C9" w:rsidP="00A525C9">
      <w:pPr>
        <w:rPr>
          <w:ins w:id="1" w:author="debanjan sarkar" w:date="2021-12-16T17:03:00Z"/>
          <w:i/>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i/>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rPr>
        <w:drawing>
          <wp:inline distT="0" distB="0" distL="0" distR="0" wp14:anchorId="1442B9B5" wp14:editId="794CE91D">
            <wp:extent cx="4183380" cy="2042002"/>
            <wp:effectExtent l="0" t="0" r="7620" b="0"/>
            <wp:docPr id="7" name="Picture 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Java Collection framewo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879" cy="2069092"/>
                    </a:xfrm>
                    <a:prstGeom prst="rect">
                      <a:avLst/>
                    </a:prstGeom>
                    <a:noFill/>
                    <a:ln>
                      <a:noFill/>
                    </a:ln>
                  </pic:spPr>
                </pic:pic>
              </a:graphicData>
            </a:graphic>
          </wp:inline>
        </w:drawing>
      </w:r>
    </w:p>
    <w:p w14:paraId="4F2C7F43" w14:textId="5886085D" w:rsidR="00A525C9" w:rsidRDefault="00A525C9" w:rsidP="003F6931">
      <w:pPr>
        <w:pStyle w:val="BodyText"/>
        <w:rPr>
          <w:ins w:id="2" w:author="debanjan sarkar" w:date="2021-12-16T17:03:00Z"/>
        </w:rPr>
      </w:pPr>
      <w:ins w:id="3" w:author="debanjan sarkar" w:date="2021-12-16T17:03:00Z">
        <w:r>
          <w:t xml:space="preserve">Array is a collection of similar items. Like </w:t>
        </w:r>
      </w:ins>
      <w:r w:rsidR="005F3237">
        <w:t>“</w:t>
      </w:r>
      <w:ins w:id="4" w:author="debanjan sarkar" w:date="2021-12-16T17:03:00Z">
        <w:r>
          <w:t>int</w:t>
        </w:r>
      </w:ins>
      <w:r w:rsidR="005F3237">
        <w:t>”</w:t>
      </w:r>
      <w:ins w:id="5" w:author="debanjan sarkar" w:date="2021-12-16T17:03:00Z">
        <w:r>
          <w:t xml:space="preserve"> array will contain only Integer items, &amp;&amp; String Array holds String Items.</w:t>
        </w:r>
      </w:ins>
    </w:p>
    <w:p w14:paraId="791B0B72" w14:textId="77777777" w:rsidR="00A525C9" w:rsidRDefault="00A525C9" w:rsidP="003F6931">
      <w:pPr>
        <w:pStyle w:val="BodyText"/>
        <w:rPr>
          <w:ins w:id="6" w:author="debanjan sarkar" w:date="2021-12-16T17:03:00Z"/>
        </w:rPr>
      </w:pPr>
      <w:ins w:id="7" w:author="debanjan sarkar" w:date="2021-12-16T17:03:00Z">
        <w:r>
          <w:t>Int[] x = new int[3] =&gt; an array is created of size 3.</w:t>
        </w:r>
      </w:ins>
    </w:p>
    <w:p w14:paraId="1D931A03" w14:textId="77777777" w:rsidR="00A525C9" w:rsidRDefault="00A525C9" w:rsidP="003F6931">
      <w:pPr>
        <w:pStyle w:val="BodyText"/>
        <w:rPr>
          <w:ins w:id="8" w:author="debanjan sarkar" w:date="2021-12-16T17:03:00Z"/>
        </w:rPr>
      </w:pPr>
      <w:ins w:id="9" w:author="debanjan sarkar" w:date="2021-12-16T17:03:00Z">
        <w:r w:rsidRPr="00E37C64">
          <w:rPr>
            <w:b/>
            <w:sz w:val="28"/>
            <w:szCs w:val="28"/>
          </w:rPr>
          <w:t>Collection</w:t>
        </w:r>
        <w:r>
          <w:rPr>
            <w:b/>
          </w:rPr>
          <w:t xml:space="preserve"> </w:t>
        </w:r>
        <w:r w:rsidRPr="00FE4D83">
          <w:t>is an area in which all the</w:t>
        </w:r>
        <w:r>
          <w:rPr>
            <w:b/>
          </w:rPr>
          <w:t xml:space="preserve"> contents(like variable or some tabular data) </w:t>
        </w:r>
        <w:r w:rsidRPr="00FE4D83">
          <w:t>are stored in the form of objects</w:t>
        </w:r>
        <w:r>
          <w:t>.</w:t>
        </w:r>
      </w:ins>
    </w:p>
    <w:p w14:paraId="203B0AEE" w14:textId="08D001B3" w:rsidR="00A525C9" w:rsidRDefault="00A525C9" w:rsidP="003F6931">
      <w:pPr>
        <w:pStyle w:val="BodyText"/>
        <w:rPr>
          <w:ins w:id="10" w:author="debanjan sarkar" w:date="2021-12-16T17:03:00Z"/>
        </w:rPr>
      </w:pPr>
      <w:r w:rsidRPr="009C235D">
        <w:rPr>
          <w:b/>
          <w:color w:val="FF0000"/>
        </w:rPr>
        <w:t>DEFINITION:</w:t>
      </w:r>
      <w:r w:rsidRPr="009C235D">
        <w:rPr>
          <w:color w:val="FF0000"/>
        </w:rPr>
        <w:t xml:space="preserve"> </w:t>
      </w:r>
      <w:ins w:id="11" w:author="debanjan sarkar" w:date="2021-12-16T17:03:00Z">
        <w:r w:rsidRPr="00242DCD">
          <w:rPr>
            <w:b/>
          </w:rPr>
          <w:t>Collection</w:t>
        </w:r>
        <w:r>
          <w:t xml:space="preserve"> is a </w:t>
        </w:r>
        <w:r w:rsidRPr="00242DCD">
          <w:rPr>
            <w:b/>
          </w:rPr>
          <w:t>framework</w:t>
        </w:r>
        <w:r>
          <w:t xml:space="preserve"> in java, that provides an </w:t>
        </w:r>
        <w:r w:rsidRPr="00242DCD">
          <w:rPr>
            <w:b/>
          </w:rPr>
          <w:t>architecture</w:t>
        </w:r>
        <w:r>
          <w:t xml:space="preserve"> or </w:t>
        </w:r>
        <w:r w:rsidRPr="00242DCD">
          <w:rPr>
            <w:b/>
          </w:rPr>
          <w:t>container</w:t>
        </w:r>
        <w:r>
          <w:t xml:space="preserve"> to store </w:t>
        </w:r>
      </w:ins>
      <w:r w:rsidR="00535C2B">
        <w:t xml:space="preserve">group of </w:t>
      </w:r>
      <w:ins w:id="12" w:author="debanjan sarkar" w:date="2021-12-16T17:03:00Z">
        <w:r w:rsidRPr="00242DCD">
          <w:rPr>
            <w:b/>
          </w:rPr>
          <w:t>Objects</w:t>
        </w:r>
        <w:r>
          <w:t xml:space="preserve">, and </w:t>
        </w:r>
        <w:r w:rsidRPr="00242DCD">
          <w:rPr>
            <w:b/>
          </w:rPr>
          <w:t>manipulate</w:t>
        </w:r>
        <w:r>
          <w:t xml:space="preserve"> them </w:t>
        </w:r>
        <w:r w:rsidRPr="00242DCD">
          <w:rPr>
            <w:b/>
          </w:rPr>
          <w:t>explicitly</w:t>
        </w:r>
        <w:r>
          <w:t>.</w:t>
        </w:r>
      </w:ins>
      <w:r>
        <w:t xml:space="preserve"> </w:t>
      </w:r>
      <w:ins w:id="13" w:author="debanjan sarkar" w:date="2021-12-16T17:03:00Z">
        <w:r w:rsidRPr="00242DCD">
          <w:rPr>
            <w:b/>
          </w:rPr>
          <w:t>Collection</w:t>
        </w:r>
      </w:ins>
      <w:r w:rsidR="00535C2B">
        <w:t xml:space="preserve"> “Framework”</w:t>
      </w:r>
      <w:r>
        <w:t xml:space="preserve"> has lot of readily available logic in it so that we can deal with different </w:t>
      </w:r>
      <w:r w:rsidRPr="00242DCD">
        <w:rPr>
          <w:b/>
        </w:rPr>
        <w:t>DSA</w:t>
      </w:r>
      <w:ins w:id="14" w:author="debanjan sarkar" w:date="2021-12-16T17:03:00Z">
        <w:r>
          <w:t xml:space="preserve"> </w:t>
        </w:r>
      </w:ins>
      <w:r>
        <w:t>and</w:t>
      </w:r>
      <w:ins w:id="15" w:author="debanjan sarkar" w:date="2021-12-16T17:03:00Z">
        <w:r>
          <w:t xml:space="preserve"> </w:t>
        </w:r>
        <w:r w:rsidRPr="00242DCD">
          <w:rPr>
            <w:b/>
          </w:rPr>
          <w:t>achieve</w:t>
        </w:r>
        <w:r>
          <w:t xml:space="preserve"> all the </w:t>
        </w:r>
        <w:r w:rsidRPr="00242DCD">
          <w:rPr>
            <w:b/>
          </w:rPr>
          <w:t>operations</w:t>
        </w:r>
        <w:r>
          <w:t xml:space="preserve"> that you perform on a </w:t>
        </w:r>
        <w:r w:rsidRPr="00242DCD">
          <w:rPr>
            <w:b/>
          </w:rPr>
          <w:t>data</w:t>
        </w:r>
        <w:r>
          <w:t xml:space="preserve"> such as </w:t>
        </w:r>
        <w:r w:rsidRPr="00242DCD">
          <w:rPr>
            <w:b/>
          </w:rPr>
          <w:t>searching, sorting, insertion, manipulation, and deletion</w:t>
        </w:r>
        <w:r>
          <w:t>.</w:t>
        </w:r>
      </w:ins>
    </w:p>
    <w:p w14:paraId="626C49D4" w14:textId="1E0339AF" w:rsidR="00A525C9" w:rsidRDefault="00A525C9" w:rsidP="003F6931">
      <w:pPr>
        <w:pStyle w:val="BodyText"/>
      </w:pPr>
      <w:ins w:id="16" w:author="debanjan sarkar" w:date="2021-12-16T17:03:00Z">
        <w:r>
          <w:rPr>
            <w:shd w:val="clear" w:color="auto" w:fill="FFFFFF"/>
          </w:rPr>
          <w:t>Java Collection means a single unit of objects. Java Collection framework provides many interfaces (Set, List, Queue, Deque) and classes (</w:t>
        </w:r>
        <w:r>
          <w:fldChar w:fldCharType="begin"/>
        </w:r>
        <w:r>
          <w:instrText xml:space="preserve"> HYPERLINK "https://www.javatpoint.com/java-arraylist" </w:instrText>
        </w:r>
        <w:r>
          <w:fldChar w:fldCharType="separate"/>
        </w:r>
        <w:r>
          <w:rPr>
            <w:rStyle w:val="Hyperlink"/>
            <w:rFonts w:ascii="Segoe UI" w:hAnsi="Segoe UI" w:cs="Segoe UI"/>
            <w:color w:val="008000"/>
            <w:shd w:val="clear" w:color="auto" w:fill="FFFFFF"/>
          </w:rPr>
          <w:t>ArrayList</w:t>
        </w:r>
        <w:r>
          <w:fldChar w:fldCharType="end"/>
        </w:r>
        <w:r>
          <w:rPr>
            <w:shd w:val="clear" w:color="auto" w:fill="FFFFFF"/>
          </w:rPr>
          <w:t xml:space="preserve">, </w:t>
        </w:r>
        <w:r w:rsidRPr="003308E0">
          <w:rPr>
            <w:color w:val="00B050"/>
            <w:u w:val="single"/>
            <w:shd w:val="clear" w:color="auto" w:fill="FFFFFF"/>
          </w:rPr>
          <w:t>Vector</w:t>
        </w:r>
        <w:r>
          <w:rPr>
            <w:shd w:val="clear" w:color="auto" w:fill="FFFFFF"/>
          </w:rPr>
          <w:t>, </w:t>
        </w:r>
        <w:r>
          <w:fldChar w:fldCharType="begin"/>
        </w:r>
        <w:r>
          <w:instrText xml:space="preserve"> HYPERLINK "https://www.javatpoint.com/java-linkedlist" </w:instrText>
        </w:r>
        <w:r>
          <w:fldChar w:fldCharType="separate"/>
        </w:r>
        <w:r>
          <w:rPr>
            <w:rStyle w:val="Hyperlink"/>
            <w:rFonts w:ascii="Segoe UI" w:hAnsi="Segoe UI" w:cs="Segoe UI"/>
            <w:color w:val="008000"/>
            <w:shd w:val="clear" w:color="auto" w:fill="FFFFFF"/>
          </w:rPr>
          <w:t>LinkedList</w:t>
        </w:r>
        <w:r>
          <w:fldChar w:fldCharType="end"/>
        </w:r>
        <w:r>
          <w:rPr>
            <w:shd w:val="clear" w:color="auto" w:fill="FFFFFF"/>
          </w:rPr>
          <w:t>, </w:t>
        </w:r>
        <w:r>
          <w:fldChar w:fldCharType="begin"/>
        </w:r>
        <w:r>
          <w:instrText xml:space="preserve"> HYPERLINK "https://www.javatpoint.com/java-priorityqueue" </w:instrText>
        </w:r>
        <w:r>
          <w:fldChar w:fldCharType="separate"/>
        </w:r>
        <w:r>
          <w:rPr>
            <w:rStyle w:val="Hyperlink"/>
            <w:rFonts w:ascii="Segoe UI" w:hAnsi="Segoe UI" w:cs="Segoe UI"/>
            <w:color w:val="008000"/>
            <w:shd w:val="clear" w:color="auto" w:fill="FFFFFF"/>
          </w:rPr>
          <w:t>PriorityQueue</w:t>
        </w:r>
        <w:r>
          <w:fldChar w:fldCharType="end"/>
        </w:r>
        <w:r>
          <w:rPr>
            <w:shd w:val="clear" w:color="auto" w:fill="FFFFFF"/>
          </w:rPr>
          <w:t>, HashSet, LinkedHashSet, TreeSet).</w:t>
        </w:r>
      </w:ins>
      <w:r w:rsidR="00331C4E">
        <w:rPr>
          <w:shd w:val="clear" w:color="auto" w:fill="FFFFFF"/>
        </w:rPr>
        <w:t xml:space="preserve"> 143231 112334</w:t>
      </w:r>
    </w:p>
    <w:p w14:paraId="7A2975CB" w14:textId="789E37D9" w:rsidR="004B50A6" w:rsidRPr="003308E0" w:rsidRDefault="00535C2B" w:rsidP="004B50A6">
      <w:pPr>
        <w:pStyle w:val="NoSpacing"/>
        <w:rPr>
          <w:lang w:eastAsia="en-IN"/>
        </w:rPr>
      </w:pPr>
      <w:r w:rsidRPr="009C235D">
        <w:rPr>
          <w:b/>
          <w:color w:val="00B050"/>
          <w:sz w:val="28"/>
          <w:szCs w:val="28"/>
        </w:rPr>
        <w:lastRenderedPageBreak/>
        <w:t>List</w:t>
      </w:r>
      <w:r w:rsidRPr="009C235D">
        <w:rPr>
          <w:color w:val="00B050"/>
          <w:sz w:val="28"/>
          <w:szCs w:val="28"/>
        </w:rPr>
        <w:t xml:space="preserve"> </w:t>
      </w:r>
      <w:r w:rsidR="003308E0" w:rsidRPr="009C235D">
        <w:rPr>
          <w:color w:val="00B050"/>
          <w:sz w:val="28"/>
          <w:szCs w:val="28"/>
        </w:rPr>
        <w:t>:-</w:t>
      </w:r>
      <w:r w:rsidR="003308E0" w:rsidRPr="009C235D">
        <w:rPr>
          <w:color w:val="00B050"/>
        </w:rPr>
        <w:t xml:space="preserve">  </w:t>
      </w:r>
      <w:r w:rsidR="003308E0">
        <w:t>It’s</w:t>
      </w:r>
      <w:r>
        <w:t xml:space="preserve"> an </w:t>
      </w:r>
      <w:r w:rsidRPr="001C252E">
        <w:rPr>
          <w:b/>
        </w:rPr>
        <w:t>Interface</w:t>
      </w:r>
      <w:r>
        <w:t xml:space="preserve"> which is a </w:t>
      </w:r>
      <w:r w:rsidRPr="001C252E">
        <w:rPr>
          <w:b/>
        </w:rPr>
        <w:t>subInterface</w:t>
      </w:r>
      <w:r>
        <w:t xml:space="preserve"> or </w:t>
      </w:r>
      <w:r w:rsidRPr="001C252E">
        <w:rPr>
          <w:b/>
        </w:rPr>
        <w:t>childInterface</w:t>
      </w:r>
      <w:r>
        <w:t xml:space="preserve"> of </w:t>
      </w:r>
      <w:r w:rsidRPr="001C252E">
        <w:rPr>
          <w:b/>
        </w:rPr>
        <w:t>Collection Interface</w:t>
      </w:r>
      <w:r>
        <w:t>.</w:t>
      </w:r>
      <w:r w:rsidR="00C73AB4">
        <w:t xml:space="preserve"> </w:t>
      </w:r>
      <w:r w:rsidR="00C65E56">
        <w:t>It</w:t>
      </w:r>
      <w:r w:rsidR="003308E0">
        <w:t xml:space="preserve">’s a </w:t>
      </w:r>
      <w:r w:rsidR="00C65E56" w:rsidRPr="001C252E">
        <w:rPr>
          <w:b/>
        </w:rPr>
        <w:t>list type Data Structure</w:t>
      </w:r>
      <w:r w:rsidR="00C65E56">
        <w:t xml:space="preserve"> where we can store a </w:t>
      </w:r>
      <w:r w:rsidR="00C65E56" w:rsidRPr="001C252E">
        <w:rPr>
          <w:b/>
        </w:rPr>
        <w:t>collection of Objects</w:t>
      </w:r>
      <w:r w:rsidR="00C65E56">
        <w:t xml:space="preserve"> in an </w:t>
      </w:r>
      <w:r w:rsidR="00C65E56" w:rsidRPr="001C252E">
        <w:rPr>
          <w:b/>
        </w:rPr>
        <w:t>order</w:t>
      </w:r>
      <w:r w:rsidR="00C65E56">
        <w:t>.</w:t>
      </w:r>
      <w:r w:rsidR="00C73AB4">
        <w:t xml:space="preserve"> It can have </w:t>
      </w:r>
      <w:r w:rsidR="00C73AB4" w:rsidRPr="001C252E">
        <w:rPr>
          <w:b/>
        </w:rPr>
        <w:t>Duplicate</w:t>
      </w:r>
      <w:r w:rsidR="00C73AB4">
        <w:t xml:space="preserve"> Values also.</w:t>
      </w:r>
      <w:r w:rsidR="004B50A6" w:rsidRPr="004B50A6">
        <w:rPr>
          <w:lang w:eastAsia="en-IN"/>
        </w:rPr>
        <w:t xml:space="preserve"> </w:t>
      </w:r>
      <w:r w:rsidR="004B50A6" w:rsidRPr="003308E0">
        <w:rPr>
          <w:lang w:eastAsia="en-IN"/>
        </w:rPr>
        <w:t xml:space="preserve">To </w:t>
      </w:r>
      <w:r w:rsidR="004B50A6" w:rsidRPr="00551476">
        <w:rPr>
          <w:b/>
          <w:lang w:eastAsia="en-IN"/>
        </w:rPr>
        <w:t>instantiate</w:t>
      </w:r>
      <w:r w:rsidR="004B50A6" w:rsidRPr="003308E0">
        <w:rPr>
          <w:lang w:eastAsia="en-IN"/>
        </w:rPr>
        <w:t xml:space="preserve"> the List interface, we must use :</w:t>
      </w:r>
    </w:p>
    <w:p w14:paraId="2398D533" w14:textId="43FCE4F7" w:rsidR="004B50A6" w:rsidRPr="004B50A6" w:rsidRDefault="004B50A6" w:rsidP="00B503D0">
      <w:pPr>
        <w:pStyle w:val="NoSpacing"/>
        <w:numPr>
          <w:ilvl w:val="0"/>
          <w:numId w:val="21"/>
        </w:numPr>
        <w:rPr>
          <w:color w:val="92D050"/>
          <w:lang w:eastAsia="en-IN"/>
        </w:rPr>
      </w:pPr>
      <w:r w:rsidRPr="003308E0">
        <w:rPr>
          <w:color w:val="000000"/>
          <w:bdr w:val="none" w:sz="0" w:space="0" w:color="auto" w:frame="1"/>
          <w:lang w:eastAsia="en-IN"/>
        </w:rPr>
        <w:t>List &lt;data-type&gt; list1= </w:t>
      </w:r>
      <w:r w:rsidRPr="003308E0">
        <w:rPr>
          <w:b/>
          <w:bCs/>
          <w:color w:val="006699"/>
          <w:bdr w:val="none" w:sz="0" w:space="0" w:color="auto" w:frame="1"/>
          <w:lang w:eastAsia="en-IN"/>
        </w:rPr>
        <w:t>new</w:t>
      </w:r>
      <w:r w:rsidRPr="003308E0">
        <w:rPr>
          <w:color w:val="000000"/>
          <w:bdr w:val="none" w:sz="0" w:space="0" w:color="auto" w:frame="1"/>
          <w:lang w:eastAsia="en-IN"/>
        </w:rPr>
        <w:t> ArrayList(); </w:t>
      </w:r>
      <w:r w:rsidRPr="004B50A6">
        <w:rPr>
          <w:color w:val="92D050"/>
          <w:bdr w:val="none" w:sz="0" w:space="0" w:color="auto" w:frame="1"/>
          <w:lang w:eastAsia="en-IN"/>
        </w:rPr>
        <w:t>//in a list type reference, we store an objects</w:t>
      </w:r>
      <w:r w:rsidR="003F6931">
        <w:rPr>
          <w:color w:val="92D050"/>
          <w:bdr w:val="none" w:sz="0" w:space="0" w:color="auto" w:frame="1"/>
          <w:lang w:eastAsia="en-IN"/>
        </w:rPr>
        <w:t xml:space="preserve"> </w:t>
      </w:r>
      <w:r w:rsidRPr="004B50A6">
        <w:rPr>
          <w:color w:val="92D050"/>
          <w:bdr w:val="none" w:sz="0" w:space="0" w:color="auto" w:frame="1"/>
          <w:lang w:eastAsia="en-IN"/>
        </w:rPr>
        <w:t>address</w:t>
      </w:r>
    </w:p>
    <w:p w14:paraId="286FF327" w14:textId="06E5B46C" w:rsidR="00C73AB4" w:rsidRPr="004B50A6" w:rsidRDefault="004B50A6" w:rsidP="00B503D0">
      <w:pPr>
        <w:pStyle w:val="NoSpacing"/>
        <w:numPr>
          <w:ilvl w:val="0"/>
          <w:numId w:val="21"/>
        </w:numPr>
        <w:rPr>
          <w:color w:val="000000"/>
          <w:lang w:eastAsia="en-IN"/>
        </w:rPr>
      </w:pPr>
      <w:r w:rsidRPr="003308E0">
        <w:rPr>
          <w:color w:val="000000"/>
          <w:bdr w:val="none" w:sz="0" w:space="0" w:color="auto" w:frame="1"/>
          <w:lang w:eastAsia="en-IN"/>
        </w:rPr>
        <w:t>List &lt;data-type&gt; list2 = </w:t>
      </w:r>
      <w:r w:rsidRPr="003308E0">
        <w:rPr>
          <w:b/>
          <w:bCs/>
          <w:color w:val="006699"/>
          <w:bdr w:val="none" w:sz="0" w:space="0" w:color="auto" w:frame="1"/>
          <w:lang w:eastAsia="en-IN"/>
        </w:rPr>
        <w:t>new</w:t>
      </w:r>
      <w:r w:rsidRPr="003308E0">
        <w:rPr>
          <w:color w:val="000000"/>
          <w:bdr w:val="none" w:sz="0" w:space="0" w:color="auto" w:frame="1"/>
          <w:lang w:eastAsia="en-IN"/>
        </w:rPr>
        <w:t> LinkedList();  </w:t>
      </w:r>
    </w:p>
    <w:p w14:paraId="35475732" w14:textId="75870456" w:rsidR="004B50A6" w:rsidRDefault="004B50A6" w:rsidP="004B50A6">
      <w:pPr>
        <w:pStyle w:val="NoSpacing"/>
        <w:ind w:left="720"/>
        <w:rPr>
          <w:color w:val="000000"/>
          <w:lang w:eastAsia="en-IN"/>
        </w:rPr>
      </w:pPr>
    </w:p>
    <w:p w14:paraId="57BE5B57" w14:textId="77777777" w:rsidR="001160D1" w:rsidRPr="004B50A6" w:rsidRDefault="001160D1" w:rsidP="004B50A6">
      <w:pPr>
        <w:pStyle w:val="NoSpacing"/>
        <w:ind w:left="720"/>
        <w:rPr>
          <w:color w:val="000000"/>
          <w:lang w:eastAsia="en-IN"/>
        </w:rPr>
      </w:pPr>
    </w:p>
    <w:p w14:paraId="3D82D009" w14:textId="6673F082" w:rsidR="00C73AB4" w:rsidRPr="001160D1" w:rsidRDefault="003308E0" w:rsidP="001160D1">
      <w:pPr>
        <w:pStyle w:val="NoSpacing"/>
        <w:rPr>
          <w:lang w:eastAsia="en-IN"/>
        </w:rPr>
      </w:pPr>
      <w:r w:rsidRPr="001C252E">
        <w:rPr>
          <w:b/>
          <w:lang w:eastAsia="en-IN"/>
        </w:rPr>
        <w:t>List interface</w:t>
      </w:r>
      <w:r w:rsidRPr="003308E0">
        <w:rPr>
          <w:lang w:eastAsia="en-IN"/>
        </w:rPr>
        <w:t xml:space="preserve"> is implemented by the </w:t>
      </w:r>
      <w:r w:rsidRPr="001C252E">
        <w:rPr>
          <w:b/>
          <w:lang w:eastAsia="en-IN"/>
        </w:rPr>
        <w:t>classes ArrayList, LinkedList, Vector, and Stack</w:t>
      </w:r>
      <w:r w:rsidRPr="003308E0">
        <w:rPr>
          <w:lang w:eastAsia="en-IN"/>
        </w:rPr>
        <w:t>.</w:t>
      </w:r>
      <w:r w:rsidR="00345183">
        <w:rPr>
          <w:lang w:eastAsia="en-IN"/>
        </w:rPr>
        <w:t xml:space="preserve"> </w:t>
      </w:r>
      <w:r w:rsidR="00C73AB4">
        <w:t xml:space="preserve">There are various </w:t>
      </w:r>
      <w:r w:rsidR="00C73AB4" w:rsidRPr="00C73AB4">
        <w:rPr>
          <w:b/>
        </w:rPr>
        <w:t>methods</w:t>
      </w:r>
      <w:r w:rsidR="00C73AB4">
        <w:t xml:space="preserve"> in the </w:t>
      </w:r>
      <w:r w:rsidR="00C73AB4" w:rsidRPr="00C73AB4">
        <w:rPr>
          <w:b/>
        </w:rPr>
        <w:t>List</w:t>
      </w:r>
      <w:r>
        <w:rPr>
          <w:b/>
        </w:rPr>
        <w:t xml:space="preserve"> </w:t>
      </w:r>
      <w:r w:rsidR="00C73AB4" w:rsidRPr="00C73AB4">
        <w:rPr>
          <w:b/>
        </w:rPr>
        <w:t>Interface</w:t>
      </w:r>
      <w:r w:rsidR="00C73AB4">
        <w:t xml:space="preserve">, which are used to </w:t>
      </w:r>
      <w:r w:rsidR="00C73AB4" w:rsidRPr="00C73AB4">
        <w:rPr>
          <w:b/>
        </w:rPr>
        <w:t>manipulate</w:t>
      </w:r>
      <w:r w:rsidR="00C73AB4">
        <w:t xml:space="preserve"> the </w:t>
      </w:r>
      <w:r w:rsidR="00C73AB4" w:rsidRPr="00C73AB4">
        <w:rPr>
          <w:b/>
        </w:rPr>
        <w:t>elements</w:t>
      </w:r>
      <w:r w:rsidR="00C73AB4">
        <w:t xml:space="preserve"> in the List. Like </w:t>
      </w:r>
      <w:r w:rsidR="001C252E" w:rsidRPr="001C252E">
        <w:rPr>
          <w:b/>
        </w:rPr>
        <w:t>I</w:t>
      </w:r>
      <w:r w:rsidR="00C73AB4" w:rsidRPr="001C252E">
        <w:rPr>
          <w:b/>
        </w:rPr>
        <w:t>nserting</w:t>
      </w:r>
      <w:r w:rsidR="00C73AB4">
        <w:t xml:space="preserve"> values into </w:t>
      </w:r>
      <w:r w:rsidR="00C73AB4" w:rsidRPr="001C252E">
        <w:rPr>
          <w:b/>
        </w:rPr>
        <w:t>list</w:t>
      </w:r>
      <w:r w:rsidR="00C73AB4">
        <w:t xml:space="preserve">, or </w:t>
      </w:r>
      <w:r w:rsidR="00C73AB4" w:rsidRPr="001C252E">
        <w:rPr>
          <w:b/>
        </w:rPr>
        <w:t>deleting</w:t>
      </w:r>
      <w:r w:rsidR="00C73AB4">
        <w:t xml:space="preserve">, or </w:t>
      </w:r>
      <w:r w:rsidR="00C73AB4" w:rsidRPr="001C252E">
        <w:rPr>
          <w:b/>
        </w:rPr>
        <w:t>access</w:t>
      </w:r>
      <w:r w:rsidR="00C73AB4">
        <w:t xml:space="preserve"> the </w:t>
      </w:r>
      <w:r w:rsidR="00C73AB4" w:rsidRPr="001C252E">
        <w:rPr>
          <w:b/>
        </w:rPr>
        <w:t>elements</w:t>
      </w:r>
      <w:r w:rsidR="00C73AB4">
        <w:t xml:space="preserve"> from the </w:t>
      </w:r>
      <w:r w:rsidR="00C73AB4" w:rsidRPr="001C252E">
        <w:rPr>
          <w:b/>
        </w:rPr>
        <w:t>List</w:t>
      </w:r>
      <w:r w:rsidR="00551476">
        <w:rPr>
          <w:b/>
        </w:rPr>
        <w:t>.</w:t>
      </w:r>
    </w:p>
    <w:p w14:paraId="0F6070DA" w14:textId="360E1113" w:rsidR="003F6931" w:rsidRPr="003F6931" w:rsidRDefault="00551476" w:rsidP="001160D1">
      <w:pPr>
        <w:pStyle w:val="BodyText"/>
        <w:ind w:firstLine="360"/>
        <w:rPr>
          <w:vanish/>
          <w:specVanish/>
        </w:rPr>
      </w:pPr>
      <w:r>
        <w:t>Array</w:t>
      </w:r>
      <w:r w:rsidR="00784096">
        <w:t>L</w:t>
      </w:r>
      <w:r>
        <w:t xml:space="preserve">ist </w:t>
      </w:r>
      <w:r w:rsidRPr="00784096">
        <w:t>and</w:t>
      </w:r>
      <w:r>
        <w:t xml:space="preserve"> </w:t>
      </w:r>
      <w:r w:rsidR="00784096">
        <w:t>L</w:t>
      </w:r>
      <w:r>
        <w:t>ink</w:t>
      </w:r>
      <w:r w:rsidR="00784096">
        <w:t>L</w:t>
      </w:r>
      <w:r>
        <w:t>ist</w:t>
      </w:r>
      <w:r w:rsidR="00784096">
        <w:t xml:space="preserve"> </w:t>
      </w:r>
      <w:r w:rsidR="00784096" w:rsidRPr="00784096">
        <w:t>are</w:t>
      </w:r>
      <w:r w:rsidR="00784096">
        <w:t xml:space="preserve"> classes implementing List Interface. In List interface </w:t>
      </w:r>
      <w:r w:rsidR="00784096" w:rsidRPr="00784096">
        <w:t>some</w:t>
      </w:r>
      <w:r w:rsidR="00784096">
        <w:t xml:space="preserve"> Incomplete </w:t>
      </w:r>
      <w:r w:rsidR="00784096" w:rsidRPr="00784096">
        <w:t>methods are there</w:t>
      </w:r>
      <w:r w:rsidR="002155FB">
        <w:t>[</w:t>
      </w:r>
      <w:r w:rsidR="003F6931">
        <w:t>Ex.</w:t>
      </w:r>
      <w:r w:rsidR="002155FB">
        <w:t xml:space="preserve"> </w:t>
      </w:r>
      <w:r w:rsidR="003F6931">
        <w:t>public void add()</w:t>
      </w:r>
      <w:r w:rsidR="002155FB">
        <w:t xml:space="preserve">;], </w:t>
      </w:r>
      <w:r w:rsidR="003F6931">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784096" w:rsidRPr="00784096">
        <w:t xml:space="preserve"> and those</w:t>
      </w:r>
      <w:r w:rsidR="00784096">
        <w:t xml:space="preserve"> incomplete methods </w:t>
      </w:r>
      <w:r w:rsidR="00784096" w:rsidRPr="00784096">
        <w:t>are</w:t>
      </w:r>
      <w:r w:rsidR="00784096">
        <w:t xml:space="preserve"> completed in ArrayList and LinkList </w:t>
      </w:r>
      <w:r w:rsidR="00784096" w:rsidRPr="00784096">
        <w:t>classes</w:t>
      </w:r>
      <w:r w:rsidR="002155FB">
        <w:t>[Ex. public void add(){ } ]</w:t>
      </w:r>
      <w:r w:rsidR="00784096">
        <w:t>, Overriding is happening here</w:t>
      </w:r>
    </w:p>
    <w:p w14:paraId="3DBF9E38" w14:textId="553583C0" w:rsidR="002F0B78" w:rsidRDefault="002F0B78" w:rsidP="003F6931">
      <w:r>
        <w:rPr>
          <mc:AlternateContent>
            <mc:Choice Requires="w16se"/>
            <mc:Fallback>
              <w:rFonts w:ascii="Segoe UI Emoji" w:eastAsia="Segoe UI Emoji" w:hAnsi="Segoe UI Emoji" w:cs="Segoe UI Emoji"/>
            </mc:Fallback>
          </mc:AlternateContent>
        </w:rPr>
        <mc:AlternateContent>
          <mc:Choice Requires="w16se">
            <w16se:symEx w16se:font="Segoe UI Emoji" w16se:char="1F602"/>
          </mc:Choice>
          <mc:Fallback>
            <w:t>😂</w:t>
          </mc:Fallback>
        </mc:AlternateContent>
      </w:r>
      <w:r>
        <w:t>.</w:t>
      </w:r>
    </w:p>
    <w:p w14:paraId="010C3206" w14:textId="77777777" w:rsidR="00B83C3E" w:rsidRDefault="00B83C3E" w:rsidP="003F6931"/>
    <w:p w14:paraId="69E05C99" w14:textId="77777777" w:rsidR="00E37C64" w:rsidRDefault="00E37C64" w:rsidP="003F6931"/>
    <w:p w14:paraId="475A0843" w14:textId="6503561D" w:rsidR="002155FB" w:rsidRDefault="002155FB" w:rsidP="003F6931">
      <w:r w:rsidRPr="009C235D">
        <w:rPr>
          <w:b/>
          <w:color w:val="385623" w:themeColor="accent6" w:themeShade="80"/>
          <w:sz w:val="28"/>
          <w:szCs w:val="28"/>
        </w:rPr>
        <w:t>VECTOR:</w:t>
      </w:r>
      <w:r w:rsidRPr="009C235D">
        <w:rPr>
          <w:color w:val="385623" w:themeColor="accent6" w:themeShade="80"/>
        </w:rPr>
        <w:t xml:space="preserve"> </w:t>
      </w:r>
      <w:r w:rsidR="000D1374">
        <w:t xml:space="preserve">Vector uses dynamic Array to store the data elements. It is similar to ArrayList. </w:t>
      </w:r>
      <w:r w:rsidR="00FE40C6" w:rsidRPr="00FE40C6">
        <w:rPr>
          <w:b/>
        </w:rPr>
        <w:t>E</w:t>
      </w:r>
      <w:r w:rsidRPr="00FE40C6">
        <w:rPr>
          <w:b/>
        </w:rPr>
        <w:t>very</w:t>
      </w:r>
      <w:r>
        <w:t xml:space="preserve"> </w:t>
      </w:r>
      <w:r w:rsidRPr="00FE40C6">
        <w:rPr>
          <w:b/>
        </w:rPr>
        <w:t>method</w:t>
      </w:r>
      <w:r>
        <w:t xml:space="preserve"> in </w:t>
      </w:r>
      <w:r w:rsidRPr="00FE40C6">
        <w:rPr>
          <w:b/>
        </w:rPr>
        <w:t>vector</w:t>
      </w:r>
      <w:r>
        <w:t xml:space="preserve"> is </w:t>
      </w:r>
      <w:r w:rsidRPr="00FE40C6">
        <w:rPr>
          <w:b/>
        </w:rPr>
        <w:t>synchronised</w:t>
      </w:r>
      <w:r>
        <w:t xml:space="preserve">. Synchronised means Thread safety, i.e., </w:t>
      </w:r>
      <w:r w:rsidRPr="00FE40C6">
        <w:rPr>
          <w:b/>
        </w:rPr>
        <w:t xml:space="preserve">only one </w:t>
      </w:r>
      <w:r w:rsidR="00FE40C6" w:rsidRPr="00FE40C6">
        <w:rPr>
          <w:b/>
        </w:rPr>
        <w:t>Thread</w:t>
      </w:r>
      <w:r>
        <w:t xml:space="preserve"> can enter the </w:t>
      </w:r>
      <w:r w:rsidRPr="00FE40C6">
        <w:rPr>
          <w:b/>
        </w:rPr>
        <w:t>synchronised</w:t>
      </w:r>
      <w:r>
        <w:t xml:space="preserve"> block at a </w:t>
      </w:r>
      <w:r w:rsidRPr="00FE40C6">
        <w:rPr>
          <w:b/>
        </w:rPr>
        <w:t>time</w:t>
      </w:r>
      <w:r>
        <w:t>.</w:t>
      </w:r>
      <w:r w:rsidR="000D1374">
        <w:t xml:space="preserve"> </w:t>
      </w:r>
      <w:r w:rsidR="00FE40C6">
        <w:t>This</w:t>
      </w:r>
      <w:r w:rsidR="000D1374">
        <w:t xml:space="preserve"> reduce</w:t>
      </w:r>
      <w:r w:rsidR="00FE40C6">
        <w:t>s</w:t>
      </w:r>
      <w:r w:rsidR="000D1374">
        <w:t xml:space="preserve"> the performance</w:t>
      </w:r>
      <w:r w:rsidR="00FE40C6">
        <w:t xml:space="preserve"> and increases time</w:t>
      </w:r>
      <w:r w:rsidR="000D1374">
        <w:t>.</w:t>
      </w:r>
      <w:r w:rsidR="00FE40C6">
        <w:t xml:space="preserve"> Because Multiple Threads </w:t>
      </w:r>
      <w:r w:rsidR="00123FF7">
        <w:t xml:space="preserve">cannot execute a </w:t>
      </w:r>
      <w:r w:rsidR="00FE40C6">
        <w:t>synchronised block</w:t>
      </w:r>
      <w:r w:rsidR="00123FF7">
        <w:t xml:space="preserve"> simultaneously</w:t>
      </w:r>
      <w:r w:rsidR="00FE40C6">
        <w:t>.</w:t>
      </w:r>
      <w:r w:rsidR="00E37C64">
        <w:t xml:space="preserve"> Also contains some methods not part of Collection framework.</w:t>
      </w:r>
    </w:p>
    <w:p w14:paraId="2620B8D8" w14:textId="02CFE797" w:rsidR="00A07EE5" w:rsidRPr="009C235D" w:rsidRDefault="00A07EE5" w:rsidP="003F6931">
      <w:pPr>
        <w:rPr>
          <w:b/>
          <w:color w:val="833C0B" w:themeColor="accent2" w:themeShade="80"/>
          <w:sz w:val="24"/>
          <w:szCs w:val="24"/>
        </w:rPr>
      </w:pPr>
      <w:r w:rsidRPr="009C235D">
        <w:rPr>
          <w:b/>
          <w:color w:val="833C0B" w:themeColor="accent2" w:themeShade="80"/>
          <w:sz w:val="24"/>
          <w:szCs w:val="24"/>
        </w:rPr>
        <w:t xml:space="preserve">Difference between ArrayList and </w:t>
      </w:r>
      <w:r w:rsidR="00537E47" w:rsidRPr="009C235D">
        <w:rPr>
          <w:b/>
          <w:color w:val="833C0B" w:themeColor="accent2" w:themeShade="80"/>
          <w:sz w:val="24"/>
          <w:szCs w:val="24"/>
        </w:rPr>
        <w:t>ARRAY?</w:t>
      </w:r>
    </w:p>
    <w:p w14:paraId="64C00812" w14:textId="372BEF42" w:rsidR="00537E47" w:rsidRDefault="00537E47" w:rsidP="003F6931">
      <w:r>
        <w:rPr>
          <w:b/>
        </w:rPr>
        <w:t xml:space="preserve">Ans. </w:t>
      </w:r>
      <w:r w:rsidRPr="00537E47">
        <w:t>ArrayList is an</w:t>
      </w:r>
      <w:r>
        <w:t xml:space="preserve"> </w:t>
      </w:r>
      <w:r w:rsidRPr="00537E47">
        <w:t>advanced f</w:t>
      </w:r>
      <w:r>
        <w:t>or</w:t>
      </w:r>
      <w:r w:rsidRPr="00537E47">
        <w:t>m of array</w:t>
      </w:r>
      <w:r>
        <w:t>,</w:t>
      </w:r>
      <w:r w:rsidR="001160D1">
        <w:t xml:space="preserve"> </w:t>
      </w:r>
      <w:r>
        <w:t>by,</w:t>
      </w:r>
    </w:p>
    <w:p w14:paraId="7CF449D1" w14:textId="00E51507" w:rsidR="00537E47" w:rsidRDefault="00537E47" w:rsidP="00B503D0">
      <w:pPr>
        <w:pStyle w:val="ListParagraph"/>
        <w:numPr>
          <w:ilvl w:val="0"/>
          <w:numId w:val="23"/>
        </w:numPr>
      </w:pPr>
      <w:r>
        <w:t>Array is static</w:t>
      </w:r>
      <w:r w:rsidR="00DE2447">
        <w:t>,</w:t>
      </w:r>
      <w:r w:rsidR="00D776F3">
        <w:t xml:space="preserve"> </w:t>
      </w:r>
      <w:r w:rsidR="00DE2447">
        <w:t>sizes are fixed</w:t>
      </w:r>
      <w:r>
        <w:t xml:space="preserve"> but ArrayList is dynamic</w:t>
      </w:r>
      <w:r w:rsidR="00A10330">
        <w:t xml:space="preserve"> because it can expand its size as per </w:t>
      </w:r>
      <w:proofErr w:type="spellStart"/>
      <w:r w:rsidR="00A10330">
        <w:t>requrements</w:t>
      </w:r>
      <w:proofErr w:type="spellEnd"/>
      <w:r w:rsidR="00DE2447">
        <w:t>, where sizes has no limits</w:t>
      </w:r>
      <w:r>
        <w:t>.</w:t>
      </w:r>
    </w:p>
    <w:p w14:paraId="03AAAC3C" w14:textId="279BAB7C" w:rsidR="00537E47" w:rsidRDefault="00537E47" w:rsidP="00B503D0">
      <w:pPr>
        <w:pStyle w:val="ListParagraph"/>
        <w:numPr>
          <w:ilvl w:val="0"/>
          <w:numId w:val="23"/>
        </w:numPr>
      </w:pPr>
      <w:r>
        <w:t>Array contains similar type of Items, but ArrayList can contain different types of values, like Boolean, char, string,</w:t>
      </w:r>
      <w:r w:rsidR="001160D1">
        <w:t xml:space="preserve"> </w:t>
      </w:r>
      <w:r>
        <w:t>etc.</w:t>
      </w:r>
      <w:r w:rsidR="00796E0C">
        <w:t xml:space="preserve"> only if any specific datatype is not mentioned inside generics</w:t>
      </w:r>
      <w:r>
        <w:t>,</w:t>
      </w:r>
    </w:p>
    <w:p w14:paraId="47B71D41" w14:textId="25D4370F" w:rsidR="00537E47" w:rsidRDefault="00537E47" w:rsidP="00B503D0">
      <w:pPr>
        <w:pStyle w:val="ListParagraph"/>
        <w:numPr>
          <w:ilvl w:val="0"/>
          <w:numId w:val="23"/>
        </w:numPr>
      </w:pPr>
      <w:r>
        <w:t>Array contains values, but ArrayList contains Objects.</w:t>
      </w:r>
    </w:p>
    <w:p w14:paraId="5950F6C4" w14:textId="1186E43E" w:rsidR="00537E47" w:rsidRDefault="00537E47" w:rsidP="00B503D0">
      <w:pPr>
        <w:pStyle w:val="ListParagraph"/>
        <w:numPr>
          <w:ilvl w:val="0"/>
          <w:numId w:val="23"/>
        </w:numPr>
      </w:pPr>
      <w:r>
        <w:t>We can manipulate the Array</w:t>
      </w:r>
      <w:r w:rsidR="001160D1">
        <w:t>L</w:t>
      </w:r>
      <w:r>
        <w:t xml:space="preserve">ist using different </w:t>
      </w:r>
      <w:r w:rsidRPr="00537E47">
        <w:rPr>
          <w:b/>
        </w:rPr>
        <w:t>in-built</w:t>
      </w:r>
      <w:r>
        <w:t xml:space="preserve"> methods present in </w:t>
      </w:r>
      <w:r w:rsidR="001160D1">
        <w:t>List Interface</w:t>
      </w:r>
      <w:r>
        <w:t>,</w:t>
      </w:r>
      <w:r w:rsidR="001160D1">
        <w:t xml:space="preserve"> </w:t>
      </w:r>
      <w:r>
        <w:t>like adding,</w:t>
      </w:r>
      <w:r w:rsidR="001160D1">
        <w:t xml:space="preserve"> </w:t>
      </w:r>
      <w:r>
        <w:t>removing, but in Array, we</w:t>
      </w:r>
      <w:r w:rsidR="001160D1">
        <w:t xml:space="preserve"> have to do this manually.</w:t>
      </w:r>
    </w:p>
    <w:p w14:paraId="7EEEDB10" w14:textId="0F3B6C4D" w:rsidR="00536024" w:rsidRPr="00537E47" w:rsidRDefault="00536024" w:rsidP="00B503D0">
      <w:pPr>
        <w:pStyle w:val="ListParagraph"/>
        <w:numPr>
          <w:ilvl w:val="0"/>
          <w:numId w:val="23"/>
        </w:numPr>
      </w:pPr>
      <w:r>
        <w:t>Array can hold both Objects and primitive Datatypes, whereas ArrayList can hold only Objects.</w:t>
      </w:r>
    </w:p>
    <w:p w14:paraId="4F7DAC80" w14:textId="599AEDB8" w:rsidR="00BD5B8E" w:rsidRDefault="008B46A5" w:rsidP="003F6931">
      <w:r w:rsidRPr="001160D1">
        <w:rPr>
          <w:b/>
          <w:color w:val="ED7D31" w:themeColor="accent2"/>
          <w:sz w:val="32"/>
          <w:szCs w:val="32"/>
        </w:rPr>
        <w:t>ARRAYLIST:-</w:t>
      </w:r>
      <w:r w:rsidRPr="001160D1">
        <w:rPr>
          <w:color w:val="ED7D31" w:themeColor="accent2"/>
        </w:rPr>
        <w:t xml:space="preserve">  </w:t>
      </w:r>
      <w:r w:rsidR="00A07EE5" w:rsidRPr="00004E9A">
        <w:rPr>
          <w:b/>
        </w:rPr>
        <w:t>ArrayList</w:t>
      </w:r>
      <w:r w:rsidR="00A07EE5">
        <w:t xml:space="preserve"> is a </w:t>
      </w:r>
      <w:r w:rsidR="00A07EE5" w:rsidRPr="00004E9A">
        <w:rPr>
          <w:b/>
        </w:rPr>
        <w:t>collection</w:t>
      </w:r>
      <w:r w:rsidR="00A07EE5">
        <w:t xml:space="preserve"> of </w:t>
      </w:r>
      <w:r w:rsidR="00A07EE5" w:rsidRPr="00004E9A">
        <w:rPr>
          <w:b/>
        </w:rPr>
        <w:t>objects</w:t>
      </w:r>
      <w:r w:rsidR="001160D1">
        <w:t xml:space="preserve"> containing </w:t>
      </w:r>
      <w:r w:rsidR="001160D1" w:rsidRPr="00004E9A">
        <w:rPr>
          <w:b/>
        </w:rPr>
        <w:t>values</w:t>
      </w:r>
      <w:r w:rsidR="00A07EE5">
        <w:t>.</w:t>
      </w:r>
      <w:r w:rsidR="00BD5B8E">
        <w:t xml:space="preserve"> Here </w:t>
      </w:r>
      <w:r w:rsidR="00BD5B8E" w:rsidRPr="00004E9A">
        <w:rPr>
          <w:b/>
        </w:rPr>
        <w:t xml:space="preserve">primitive datatypes </w:t>
      </w:r>
      <w:r w:rsidR="00004E9A" w:rsidRPr="00004E9A">
        <w:t>like</w:t>
      </w:r>
      <w:r w:rsidR="00004E9A" w:rsidRPr="00004E9A">
        <w:rPr>
          <w:b/>
        </w:rPr>
        <w:t>, int, char</w:t>
      </w:r>
      <w:r w:rsidR="00004E9A">
        <w:t xml:space="preserve">, etc, </w:t>
      </w:r>
      <w:r w:rsidR="00BD5B8E">
        <w:t xml:space="preserve">are </w:t>
      </w:r>
      <w:r w:rsidR="00BD5B8E" w:rsidRPr="00004E9A">
        <w:rPr>
          <w:b/>
        </w:rPr>
        <w:t xml:space="preserve">not </w:t>
      </w:r>
      <w:r w:rsidR="00004E9A" w:rsidRPr="00004E9A">
        <w:rPr>
          <w:b/>
        </w:rPr>
        <w:t>used</w:t>
      </w:r>
      <w:r w:rsidR="00004E9A">
        <w:t xml:space="preserve"> to </w:t>
      </w:r>
      <w:r w:rsidR="00004E9A" w:rsidRPr="00004E9A">
        <w:rPr>
          <w:b/>
        </w:rPr>
        <w:t>store values</w:t>
      </w:r>
      <w:r w:rsidR="00004E9A">
        <w:t>. I</w:t>
      </w:r>
      <w:r w:rsidR="00BD5B8E">
        <w:t xml:space="preserve">nstead, by </w:t>
      </w:r>
      <w:r w:rsidR="00BD5B8E" w:rsidRPr="00004E9A">
        <w:rPr>
          <w:b/>
        </w:rPr>
        <w:t>default</w:t>
      </w:r>
      <w:r w:rsidR="00BD5B8E">
        <w:t xml:space="preserve"> if we </w:t>
      </w:r>
      <w:r w:rsidR="00BD5B8E" w:rsidRPr="00004E9A">
        <w:rPr>
          <w:b/>
        </w:rPr>
        <w:t>add</w:t>
      </w:r>
      <w:r w:rsidR="00BD5B8E">
        <w:t xml:space="preserve"> some values to an </w:t>
      </w:r>
      <w:r w:rsidR="00BD5B8E" w:rsidRPr="00004E9A">
        <w:rPr>
          <w:b/>
        </w:rPr>
        <w:t>ArrayList</w:t>
      </w:r>
      <w:r w:rsidR="00BD5B8E">
        <w:t xml:space="preserve">, then </w:t>
      </w:r>
      <w:r w:rsidR="001471C8">
        <w:t xml:space="preserve">the values are </w:t>
      </w:r>
      <w:r w:rsidR="00BD5B8E" w:rsidRPr="00004E9A">
        <w:rPr>
          <w:b/>
        </w:rPr>
        <w:t>converted</w:t>
      </w:r>
      <w:r w:rsidR="00BD5B8E">
        <w:t xml:space="preserve"> into </w:t>
      </w:r>
      <w:r w:rsidR="00BD5B8E" w:rsidRPr="00004E9A">
        <w:rPr>
          <w:b/>
        </w:rPr>
        <w:t>Objects</w:t>
      </w:r>
      <w:r w:rsidR="00BD5B8E">
        <w:t xml:space="preserve"> using </w:t>
      </w:r>
      <w:r w:rsidR="00BD5B8E" w:rsidRPr="00004E9A">
        <w:rPr>
          <w:b/>
        </w:rPr>
        <w:t>Wrapper classes</w:t>
      </w:r>
      <w:r w:rsidR="00BD5B8E">
        <w:t xml:space="preserve">, like </w:t>
      </w:r>
      <w:r w:rsidR="00BD5B8E" w:rsidRPr="00004E9A">
        <w:rPr>
          <w:b/>
        </w:rPr>
        <w:t>Integer</w:t>
      </w:r>
      <w:r w:rsidR="00BD5B8E">
        <w:t xml:space="preserve">, </w:t>
      </w:r>
      <w:r w:rsidR="00BD5B8E" w:rsidRPr="00004E9A">
        <w:rPr>
          <w:b/>
        </w:rPr>
        <w:t>Character</w:t>
      </w:r>
      <w:r w:rsidR="00BD5B8E">
        <w:t>,</w:t>
      </w:r>
      <w:r w:rsidR="00004E9A">
        <w:t xml:space="preserve"> </w:t>
      </w:r>
      <w:r w:rsidR="00BD5B8E" w:rsidRPr="00004E9A">
        <w:rPr>
          <w:b/>
        </w:rPr>
        <w:t>Long</w:t>
      </w:r>
      <w:r w:rsidR="00BD5B8E">
        <w:t>,</w:t>
      </w:r>
      <w:r w:rsidR="00004E9A">
        <w:t xml:space="preserve"> </w:t>
      </w:r>
      <w:r w:rsidR="00BD5B8E">
        <w:t xml:space="preserve">etc., and then </w:t>
      </w:r>
      <w:r w:rsidR="00BD5B8E" w:rsidRPr="00004E9A">
        <w:rPr>
          <w:b/>
        </w:rPr>
        <w:t>stored</w:t>
      </w:r>
      <w:r w:rsidR="00BD5B8E">
        <w:t xml:space="preserve"> in </w:t>
      </w:r>
      <w:r w:rsidR="00BD5B8E" w:rsidRPr="00004E9A">
        <w:rPr>
          <w:b/>
        </w:rPr>
        <w:t>ArrayList</w:t>
      </w:r>
      <w:r w:rsidR="00BD5B8E">
        <w:t xml:space="preserve">. And </w:t>
      </w:r>
      <w:r w:rsidR="00BD5B8E" w:rsidRPr="00004E9A">
        <w:rPr>
          <w:b/>
        </w:rPr>
        <w:t>ArrayList</w:t>
      </w:r>
      <w:r w:rsidR="00BD5B8E">
        <w:t xml:space="preserve"> is a </w:t>
      </w:r>
      <w:r w:rsidR="00BD5B8E" w:rsidRPr="00004E9A">
        <w:rPr>
          <w:b/>
        </w:rPr>
        <w:t>Collection</w:t>
      </w:r>
      <w:r w:rsidR="00BD5B8E">
        <w:t xml:space="preserve">, containing </w:t>
      </w:r>
      <w:r w:rsidR="00BD5B8E" w:rsidRPr="00004E9A">
        <w:rPr>
          <w:b/>
        </w:rPr>
        <w:t>objects</w:t>
      </w:r>
      <w:r w:rsidR="00BD5B8E">
        <w:t xml:space="preserve">. So, no place </w:t>
      </w:r>
      <w:r w:rsidR="009D3B65">
        <w:t>for</w:t>
      </w:r>
      <w:r w:rsidR="00BD5B8E">
        <w:t xml:space="preserve"> primitive data-types.</w:t>
      </w:r>
    </w:p>
    <w:p w14:paraId="4C0B76D1" w14:textId="06896F25" w:rsidR="008B46A5" w:rsidRDefault="00A07EE5" w:rsidP="00BD5B8E">
      <w:pPr>
        <w:ind w:firstLine="360"/>
      </w:pPr>
      <w:r>
        <w:t xml:space="preserve"> </w:t>
      </w:r>
      <w:r w:rsidR="0001405E">
        <w:t xml:space="preserve">In </w:t>
      </w:r>
      <w:r w:rsidR="008B46A5">
        <w:t>ArrayList</w:t>
      </w:r>
      <w:r w:rsidR="0001405E">
        <w:t xml:space="preserve"> w</w:t>
      </w:r>
      <w:r w:rsidR="008B46A5">
        <w:t xml:space="preserve">hen we write :  </w:t>
      </w:r>
      <w:r w:rsidR="008B46A5" w:rsidRPr="00503258">
        <w:rPr>
          <w:b/>
        </w:rPr>
        <w:t>ArrayList x = new ArrayList(</w:t>
      </w:r>
      <w:r w:rsidR="008B46A5">
        <w:t>) ,then a</w:t>
      </w:r>
      <w:r w:rsidR="0001405E">
        <w:t xml:space="preserve"> </w:t>
      </w:r>
      <w:r w:rsidR="008B46A5">
        <w:t>dynamic</w:t>
      </w:r>
      <w:r w:rsidR="0001405E">
        <w:t xml:space="preserve"> </w:t>
      </w:r>
      <w:r w:rsidR="008B46A5">
        <w:t>array will get created internally</w:t>
      </w:r>
      <w:r w:rsidR="00CF23C5">
        <w:t xml:space="preserve"> to store elements</w:t>
      </w:r>
      <w:r w:rsidR="008B46A5">
        <w:t>, and the default size of the ArrayList will going to be 10</w:t>
      </w:r>
      <w:r w:rsidR="00AC46DA">
        <w:t xml:space="preserve"> </w:t>
      </w:r>
      <w:r w:rsidR="00CF23C5">
        <w:t>.</w:t>
      </w:r>
      <w:r>
        <w:t xml:space="preserve"> But when </w:t>
      </w:r>
      <w:r w:rsidR="000400A8">
        <w:t>ArrayList is fully filled and we try to insert the 11</w:t>
      </w:r>
      <w:r w:rsidR="000400A8" w:rsidRPr="000400A8">
        <w:rPr>
          <w:vertAlign w:val="superscript"/>
        </w:rPr>
        <w:t>th</w:t>
      </w:r>
      <w:r w:rsidR="000400A8">
        <w:t xml:space="preserve"> element, then internally a new ArrayList is created with new size, 1.5 time more </w:t>
      </w:r>
      <w:proofErr w:type="spellStart"/>
      <w:r w:rsidR="000400A8">
        <w:t>then</w:t>
      </w:r>
      <w:proofErr w:type="spellEnd"/>
      <w:r w:rsidR="000400A8">
        <w:t xml:space="preserve"> p</w:t>
      </w:r>
      <w:r w:rsidR="00BD5B8E">
        <w:t>r</w:t>
      </w:r>
      <w:r w:rsidR="000400A8">
        <w:t>evious size.</w:t>
      </w:r>
      <w:r w:rsidR="00BD5B8E">
        <w:t xml:space="preserve"> </w:t>
      </w:r>
      <w:r w:rsidR="000400A8">
        <w:t>And all the  contents of OLD ArrayList will now be copied into the new ArrayList with increased size</w:t>
      </w:r>
      <w:r>
        <w:t>.</w:t>
      </w:r>
      <w:r w:rsidR="000400A8">
        <w:t xml:space="preserve"> This is the process by which ArrayList increases its size dynamically.</w:t>
      </w:r>
      <w:r w:rsidR="00537638">
        <w:t xml:space="preserve"> We can also </w:t>
      </w:r>
      <w:r w:rsidR="00537638" w:rsidRPr="00537638">
        <w:rPr>
          <w:bCs/>
        </w:rPr>
        <w:t>write</w:t>
      </w:r>
      <w:r w:rsidR="00537638" w:rsidRPr="00537638">
        <w:rPr>
          <w:b/>
          <w:bCs/>
          <w:sz w:val="24"/>
          <w:szCs w:val="24"/>
        </w:rPr>
        <w:t xml:space="preserve"> List&lt;Integer&gt; x = new ArrayList&lt;Integer&gt;();</w:t>
      </w:r>
      <w:r w:rsidR="00537638" w:rsidRPr="00537638">
        <w:rPr>
          <w:b/>
          <w:bCs/>
          <w:color w:val="00B050"/>
        </w:rPr>
        <w:t>//Class Upcasting</w:t>
      </w:r>
    </w:p>
    <w:p w14:paraId="4FE9E17E" w14:textId="03B99C88" w:rsidR="00CF23C5" w:rsidRDefault="00CF23C5" w:rsidP="00B503D0">
      <w:pPr>
        <w:pStyle w:val="ListParagraph"/>
        <w:numPr>
          <w:ilvl w:val="0"/>
          <w:numId w:val="24"/>
        </w:numPr>
      </w:pPr>
      <w:r>
        <w:lastRenderedPageBreak/>
        <w:t xml:space="preserve">As it is dynamic, it has no </w:t>
      </w:r>
      <w:r w:rsidR="00A07EE5">
        <w:t xml:space="preserve">fixed </w:t>
      </w:r>
      <w:r>
        <w:t>size or limit.</w:t>
      </w:r>
      <w:r w:rsidR="006D669B">
        <w:t xml:space="preserve"> We can manipulate the Array</w:t>
      </w:r>
      <w:r w:rsidR="0079132E">
        <w:t>L</w:t>
      </w:r>
      <w:r w:rsidR="006D669B">
        <w:t>ist externally by adding or removing</w:t>
      </w:r>
      <w:r w:rsidR="00A07EE5">
        <w:t>,</w:t>
      </w:r>
      <w:r w:rsidR="001160D1">
        <w:t xml:space="preserve"> </w:t>
      </w:r>
      <w:r w:rsidR="00A07EE5">
        <w:t>or sorting,</w:t>
      </w:r>
      <w:r w:rsidR="001160D1">
        <w:t xml:space="preserve"> </w:t>
      </w:r>
      <w:r w:rsidR="00A07EE5">
        <w:t>etc,</w:t>
      </w:r>
      <w:r w:rsidR="006D669B">
        <w:t xml:space="preserve"> elements. So, it Is more flexible </w:t>
      </w:r>
      <w:proofErr w:type="spellStart"/>
      <w:r w:rsidR="006D669B">
        <w:t>then</w:t>
      </w:r>
      <w:proofErr w:type="spellEnd"/>
      <w:r w:rsidR="006D669B">
        <w:t xml:space="preserve"> traditional array.</w:t>
      </w:r>
    </w:p>
    <w:p w14:paraId="3A6E3AE1" w14:textId="41E18BA4" w:rsidR="006D669B" w:rsidRDefault="006D669B" w:rsidP="00B503D0">
      <w:pPr>
        <w:pStyle w:val="ListParagraph"/>
        <w:numPr>
          <w:ilvl w:val="0"/>
          <w:numId w:val="24"/>
        </w:numPr>
      </w:pPr>
      <w:r>
        <w:t xml:space="preserve">ArrayList can contains duplicate elements also. </w:t>
      </w:r>
    </w:p>
    <w:p w14:paraId="04B6ED52" w14:textId="4EAA7424" w:rsidR="006D669B" w:rsidRDefault="006D669B" w:rsidP="00B503D0">
      <w:pPr>
        <w:pStyle w:val="ListParagraph"/>
        <w:numPr>
          <w:ilvl w:val="0"/>
          <w:numId w:val="24"/>
        </w:numPr>
      </w:pPr>
      <w:r>
        <w:t>It implements List</w:t>
      </w:r>
      <w:r w:rsidR="001B2299">
        <w:t xml:space="preserve"> </w:t>
      </w:r>
      <w:r>
        <w:t>Interface so that we can use all the methods of List</w:t>
      </w:r>
      <w:r w:rsidR="001B2299">
        <w:t xml:space="preserve"> </w:t>
      </w:r>
      <w:r>
        <w:t>Interface.</w:t>
      </w:r>
    </w:p>
    <w:p w14:paraId="6BDCA509" w14:textId="49365B4F" w:rsidR="006D669B" w:rsidRDefault="006D669B" w:rsidP="00B503D0">
      <w:pPr>
        <w:pStyle w:val="ListParagraph"/>
        <w:numPr>
          <w:ilvl w:val="0"/>
          <w:numId w:val="24"/>
        </w:numPr>
      </w:pPr>
      <w:r>
        <w:t>The ArrayList</w:t>
      </w:r>
      <w:r w:rsidR="001B2299">
        <w:t xml:space="preserve"> maintain the order, in which the values are inserted in it.</w:t>
      </w:r>
      <w:r w:rsidR="00353470">
        <w:t xml:space="preserve"> It follows Insertion Order.</w:t>
      </w:r>
    </w:p>
    <w:p w14:paraId="4559D21F" w14:textId="56E7E33F" w:rsidR="00353470" w:rsidRPr="00B83C3E" w:rsidRDefault="00F4175D" w:rsidP="00B503D0">
      <w:pPr>
        <w:pStyle w:val="ListParagraph"/>
        <w:numPr>
          <w:ilvl w:val="0"/>
          <w:numId w:val="24"/>
        </w:numPr>
        <w:rPr>
          <w:b/>
        </w:rPr>
      </w:pPr>
      <w:r>
        <w:t xml:space="preserve">ArrayList is not synchronised, So performance is faster </w:t>
      </w:r>
      <w:proofErr w:type="spellStart"/>
      <w:r>
        <w:t>then</w:t>
      </w:r>
      <w:proofErr w:type="spellEnd"/>
      <w:r>
        <w:t xml:space="preserve"> VECTOR.</w:t>
      </w:r>
    </w:p>
    <w:p w14:paraId="17CFE7CF" w14:textId="4D6E4C31" w:rsidR="00B83C3E" w:rsidRPr="00B83C3E" w:rsidRDefault="00B83C3E" w:rsidP="00B83C3E">
      <w:pPr>
        <w:pStyle w:val="NoSpacing"/>
        <w:ind w:left="360"/>
        <w:rPr>
          <w:b/>
          <w:bCs/>
          <w:sz w:val="24"/>
          <w:szCs w:val="24"/>
          <w:bdr w:val="none" w:sz="0" w:space="0" w:color="auto" w:frame="1"/>
          <w:lang w:eastAsia="en-IN"/>
        </w:rPr>
      </w:pPr>
      <w:r w:rsidRPr="00B83C3E">
        <w:rPr>
          <w:b/>
          <w:bCs/>
          <w:color w:val="C45911" w:themeColor="accent2" w:themeShade="BF"/>
          <w:sz w:val="24"/>
          <w:szCs w:val="24"/>
          <w:bdr w:val="none" w:sz="0" w:space="0" w:color="auto" w:frame="1"/>
          <w:lang w:eastAsia="en-IN"/>
        </w:rPr>
        <w:t>Ex. Code for Converting ArrayList to List:</w:t>
      </w:r>
    </w:p>
    <w:p w14:paraId="2819875D" w14:textId="4671D39C" w:rsidR="00B83C3E" w:rsidRPr="00B83C3E" w:rsidRDefault="00B83C3E" w:rsidP="00B83C3E">
      <w:pPr>
        <w:pStyle w:val="NoSpacing"/>
        <w:ind w:left="720"/>
        <w:rPr>
          <w:lang w:eastAsia="en-IN"/>
        </w:rPr>
      </w:pPr>
      <w:r w:rsidRPr="00B83C3E">
        <w:rPr>
          <w:bdr w:val="none" w:sz="0" w:space="0" w:color="auto" w:frame="1"/>
          <w:lang w:eastAsia="en-IN"/>
        </w:rPr>
        <w:t>String[] array={</w:t>
      </w:r>
      <w:r w:rsidRPr="00B83C3E">
        <w:rPr>
          <w:color w:val="0000FF"/>
          <w:bdr w:val="none" w:sz="0" w:space="0" w:color="auto" w:frame="1"/>
          <w:lang w:eastAsia="en-IN"/>
        </w:rPr>
        <w:t>"Java"</w:t>
      </w:r>
      <w:r w:rsidRPr="00B83C3E">
        <w:rPr>
          <w:bdr w:val="none" w:sz="0" w:space="0" w:color="auto" w:frame="1"/>
          <w:lang w:eastAsia="en-IN"/>
        </w:rPr>
        <w:t>,</w:t>
      </w:r>
      <w:r w:rsidRPr="00B83C3E">
        <w:rPr>
          <w:color w:val="0000FF"/>
          <w:bdr w:val="none" w:sz="0" w:space="0" w:color="auto" w:frame="1"/>
          <w:lang w:eastAsia="en-IN"/>
        </w:rPr>
        <w:t>"Python"</w:t>
      </w:r>
      <w:r w:rsidRPr="00B83C3E">
        <w:rPr>
          <w:bdr w:val="none" w:sz="0" w:space="0" w:color="auto" w:frame="1"/>
          <w:lang w:eastAsia="en-IN"/>
        </w:rPr>
        <w:t>,</w:t>
      </w:r>
      <w:r w:rsidRPr="00B83C3E">
        <w:rPr>
          <w:color w:val="0000FF"/>
          <w:bdr w:val="none" w:sz="0" w:space="0" w:color="auto" w:frame="1"/>
          <w:lang w:eastAsia="en-IN"/>
        </w:rPr>
        <w:t>"PHP"</w:t>
      </w:r>
      <w:r w:rsidRPr="00B83C3E">
        <w:rPr>
          <w:bdr w:val="none" w:sz="0" w:space="0" w:color="auto" w:frame="1"/>
          <w:lang w:eastAsia="en-IN"/>
        </w:rPr>
        <w:t>,</w:t>
      </w:r>
      <w:r w:rsidRPr="00B83C3E">
        <w:rPr>
          <w:color w:val="0000FF"/>
          <w:bdr w:val="none" w:sz="0" w:space="0" w:color="auto" w:frame="1"/>
          <w:lang w:eastAsia="en-IN"/>
        </w:rPr>
        <w:t>"C++"</w:t>
      </w:r>
      <w:r w:rsidRPr="00B83C3E">
        <w:rPr>
          <w:bdr w:val="none" w:sz="0" w:space="0" w:color="auto" w:frame="1"/>
          <w:lang w:eastAsia="en-IN"/>
        </w:rPr>
        <w:t>};  </w:t>
      </w:r>
    </w:p>
    <w:p w14:paraId="766AC7A9" w14:textId="77777777" w:rsidR="00B83C3E" w:rsidRPr="00B83C3E" w:rsidRDefault="00B83C3E" w:rsidP="00B83C3E">
      <w:pPr>
        <w:pStyle w:val="NoSpacing"/>
        <w:ind w:left="720"/>
        <w:rPr>
          <w:lang w:eastAsia="en-IN"/>
        </w:rPr>
      </w:pPr>
      <w:r w:rsidRPr="00B83C3E">
        <w:rPr>
          <w:bdr w:val="none" w:sz="0" w:space="0" w:color="auto" w:frame="1"/>
          <w:lang w:eastAsia="en-IN"/>
        </w:rPr>
        <w:t>System.out.println(</w:t>
      </w:r>
      <w:r w:rsidRPr="00B83C3E">
        <w:rPr>
          <w:color w:val="0000FF"/>
          <w:bdr w:val="none" w:sz="0" w:space="0" w:color="auto" w:frame="1"/>
          <w:lang w:eastAsia="en-IN"/>
        </w:rPr>
        <w:t>"Printing Array: "</w:t>
      </w:r>
      <w:r w:rsidRPr="00B83C3E">
        <w:rPr>
          <w:bdr w:val="none" w:sz="0" w:space="0" w:color="auto" w:frame="1"/>
          <w:lang w:eastAsia="en-IN"/>
        </w:rPr>
        <w:t>+Arrays.toString(array));  </w:t>
      </w:r>
    </w:p>
    <w:p w14:paraId="797A862B" w14:textId="77777777" w:rsidR="00B83C3E" w:rsidRPr="00B83C3E" w:rsidRDefault="00B83C3E" w:rsidP="00B83C3E">
      <w:pPr>
        <w:pStyle w:val="NoSpacing"/>
        <w:ind w:left="720"/>
        <w:rPr>
          <w:lang w:eastAsia="en-IN"/>
        </w:rPr>
      </w:pPr>
      <w:r w:rsidRPr="00B83C3E">
        <w:rPr>
          <w:color w:val="008200"/>
          <w:bdr w:val="none" w:sz="0" w:space="0" w:color="auto" w:frame="1"/>
          <w:lang w:eastAsia="en-IN"/>
        </w:rPr>
        <w:t>//Converting Array to List</w:t>
      </w:r>
      <w:r w:rsidRPr="00B83C3E">
        <w:rPr>
          <w:bdr w:val="none" w:sz="0" w:space="0" w:color="auto" w:frame="1"/>
          <w:lang w:eastAsia="en-IN"/>
        </w:rPr>
        <w:t>  </w:t>
      </w:r>
    </w:p>
    <w:p w14:paraId="6C7A0F7D" w14:textId="77777777" w:rsidR="00B83C3E" w:rsidRPr="00B83C3E" w:rsidRDefault="00B83C3E" w:rsidP="00B83C3E">
      <w:pPr>
        <w:pStyle w:val="NoSpacing"/>
        <w:ind w:left="720"/>
        <w:rPr>
          <w:lang w:eastAsia="en-IN"/>
        </w:rPr>
      </w:pPr>
      <w:r w:rsidRPr="00B83C3E">
        <w:rPr>
          <w:bdr w:val="none" w:sz="0" w:space="0" w:color="auto" w:frame="1"/>
          <w:lang w:eastAsia="en-IN"/>
        </w:rPr>
        <w:t>List&lt;String&gt; list=</w:t>
      </w:r>
      <w:r w:rsidRPr="00B83C3E">
        <w:rPr>
          <w:b/>
          <w:bCs/>
          <w:color w:val="006699"/>
          <w:bdr w:val="none" w:sz="0" w:space="0" w:color="auto" w:frame="1"/>
          <w:lang w:eastAsia="en-IN"/>
        </w:rPr>
        <w:t>new</w:t>
      </w:r>
      <w:r w:rsidRPr="00B83C3E">
        <w:rPr>
          <w:bdr w:val="none" w:sz="0" w:space="0" w:color="auto" w:frame="1"/>
          <w:lang w:eastAsia="en-IN"/>
        </w:rPr>
        <w:t> ArrayList&lt;String&gt;();</w:t>
      </w:r>
      <w:r>
        <w:rPr>
          <w:bdr w:val="none" w:sz="0" w:space="0" w:color="auto" w:frame="1"/>
          <w:lang w:eastAsia="en-IN"/>
        </w:rPr>
        <w:t>//</w:t>
      </w:r>
      <w:r w:rsidRPr="00B83C3E">
        <w:rPr>
          <w:color w:val="92D050"/>
          <w:bdr w:val="none" w:sz="0" w:space="0" w:color="auto" w:frame="1"/>
          <w:lang w:eastAsia="en-IN"/>
        </w:rPr>
        <w:t>class Upcasting</w:t>
      </w:r>
      <w:r w:rsidRPr="00B83C3E">
        <w:rPr>
          <w:bdr w:val="none" w:sz="0" w:space="0" w:color="auto" w:frame="1"/>
          <w:lang w:eastAsia="en-IN"/>
        </w:rPr>
        <w:t> </w:t>
      </w:r>
    </w:p>
    <w:p w14:paraId="21B10F98" w14:textId="77777777" w:rsidR="00B83C3E" w:rsidRPr="00B83C3E" w:rsidRDefault="00B83C3E" w:rsidP="00B83C3E">
      <w:pPr>
        <w:pStyle w:val="NoSpacing"/>
        <w:ind w:left="720"/>
        <w:rPr>
          <w:lang w:eastAsia="en-IN"/>
        </w:rPr>
      </w:pPr>
      <w:r w:rsidRPr="00B83C3E">
        <w:rPr>
          <w:b/>
          <w:bCs/>
          <w:color w:val="006699"/>
          <w:bdr w:val="none" w:sz="0" w:space="0" w:color="auto" w:frame="1"/>
          <w:lang w:eastAsia="en-IN"/>
        </w:rPr>
        <w:t>for</w:t>
      </w:r>
      <w:r w:rsidRPr="00B83C3E">
        <w:rPr>
          <w:bdr w:val="none" w:sz="0" w:space="0" w:color="auto" w:frame="1"/>
          <w:lang w:eastAsia="en-IN"/>
        </w:rPr>
        <w:t>(String lang:array){  </w:t>
      </w:r>
    </w:p>
    <w:p w14:paraId="20B00453" w14:textId="77777777" w:rsidR="00B83C3E" w:rsidRPr="00B83C3E" w:rsidRDefault="00B83C3E" w:rsidP="00B83C3E">
      <w:pPr>
        <w:pStyle w:val="NoSpacing"/>
        <w:ind w:left="720"/>
        <w:rPr>
          <w:lang w:eastAsia="en-IN"/>
        </w:rPr>
      </w:pPr>
      <w:r w:rsidRPr="00B83C3E">
        <w:rPr>
          <w:bdr w:val="none" w:sz="0" w:space="0" w:color="auto" w:frame="1"/>
          <w:lang w:eastAsia="en-IN"/>
        </w:rPr>
        <w:t>list.add(lang);  </w:t>
      </w:r>
    </w:p>
    <w:p w14:paraId="1BA2B048" w14:textId="77777777" w:rsidR="00B83C3E" w:rsidRPr="00B83C3E" w:rsidRDefault="00B83C3E" w:rsidP="00B83C3E">
      <w:pPr>
        <w:pStyle w:val="NoSpacing"/>
        <w:ind w:left="360"/>
        <w:rPr>
          <w:lang w:eastAsia="en-IN"/>
        </w:rPr>
      </w:pPr>
      <w:r w:rsidRPr="00B83C3E">
        <w:rPr>
          <w:bdr w:val="none" w:sz="0" w:space="0" w:color="auto" w:frame="1"/>
          <w:lang w:eastAsia="en-IN"/>
        </w:rPr>
        <w:t>}  </w:t>
      </w:r>
    </w:p>
    <w:p w14:paraId="1905BBE2" w14:textId="77777777" w:rsidR="00B83C3E" w:rsidRPr="00B83C3E" w:rsidRDefault="00B83C3E" w:rsidP="00B83C3E">
      <w:pPr>
        <w:rPr>
          <w:b/>
        </w:rPr>
      </w:pPr>
    </w:p>
    <w:p w14:paraId="44CDDB65" w14:textId="69A8809D" w:rsidR="0079132E" w:rsidRPr="007C764A" w:rsidRDefault="0079132E" w:rsidP="003F6931">
      <w:pPr>
        <w:rPr>
          <w:b/>
          <w:color w:val="0070C0"/>
          <w:sz w:val="28"/>
          <w:szCs w:val="28"/>
        </w:rPr>
      </w:pPr>
      <w:r w:rsidRPr="007C764A">
        <w:rPr>
          <w:b/>
          <w:color w:val="0070C0"/>
          <w:sz w:val="28"/>
          <w:szCs w:val="28"/>
        </w:rPr>
        <w:t>DIFFERENCE BETWEEN ARRAYLIST AND LINKLIST?</w:t>
      </w:r>
    </w:p>
    <w:p w14:paraId="37D12CF1" w14:textId="2F47E097" w:rsidR="00585305" w:rsidRDefault="0079132E" w:rsidP="003F6931">
      <w:r>
        <w:rPr>
          <w:b/>
        </w:rPr>
        <w:t xml:space="preserve">Ans. </w:t>
      </w:r>
      <w:r w:rsidR="00585305">
        <w:t>Arra</w:t>
      </w:r>
      <w:r>
        <w:t>y</w:t>
      </w:r>
      <w:r w:rsidR="00585305">
        <w:t xml:space="preserve">List allows random access to </w:t>
      </w:r>
      <w:proofErr w:type="spellStart"/>
      <w:r w:rsidR="00585305">
        <w:t>it</w:t>
      </w:r>
      <w:proofErr w:type="spellEnd"/>
      <w:r w:rsidR="00585305">
        <w:t xml:space="preserve"> contents, as it operates on index-based structure occupying contagious memory location, one after another,</w:t>
      </w:r>
    </w:p>
    <w:tbl>
      <w:tblPr>
        <w:tblW w:w="4425" w:type="pct"/>
        <w:shd w:val="clear" w:color="auto" w:fill="FFFFFF"/>
        <w:tblCellMar>
          <w:top w:w="15" w:type="dxa"/>
          <w:left w:w="15" w:type="dxa"/>
          <w:bottom w:w="15" w:type="dxa"/>
          <w:right w:w="15" w:type="dxa"/>
        </w:tblCellMar>
        <w:tblLook w:val="04A0" w:firstRow="1" w:lastRow="0" w:firstColumn="1" w:lastColumn="0" w:noHBand="0" w:noVBand="1"/>
      </w:tblPr>
      <w:tblGrid>
        <w:gridCol w:w="1702"/>
        <w:gridCol w:w="2151"/>
        <w:gridCol w:w="2764"/>
        <w:gridCol w:w="1357"/>
      </w:tblGrid>
      <w:tr w:rsidR="00D310E1" w:rsidRPr="00D310E1" w14:paraId="5233642B" w14:textId="77777777" w:rsidTr="00D310E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DA38046" w14:textId="77777777" w:rsidR="00D310E1" w:rsidRPr="00D310E1" w:rsidRDefault="00D310E1" w:rsidP="00D310E1">
            <w:pPr>
              <w:spacing w:before="150" w:after="150" w:line="240" w:lineRule="auto"/>
              <w:rPr>
                <w:rFonts w:ascii="Georgia" w:eastAsia="Times New Roman" w:hAnsi="Georgia" w:cs="Helvetica"/>
                <w:color w:val="222635"/>
                <w:sz w:val="21"/>
                <w:szCs w:val="21"/>
                <w:lang w:eastAsia="en-IN"/>
              </w:rPr>
            </w:pPr>
            <w:r w:rsidRPr="00D310E1">
              <w:rPr>
                <w:rFonts w:ascii="Georgia" w:eastAsia="Times New Roman" w:hAnsi="Georgia" w:cs="Helvetica"/>
                <w:b/>
                <w:bCs/>
                <w:color w:val="222635"/>
                <w:sz w:val="21"/>
                <w:szCs w:val="21"/>
                <w:lang w:eastAsia="en-IN"/>
              </w:rPr>
              <w:t>Operation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47CED85" w14:textId="77777777" w:rsidR="00D310E1" w:rsidRPr="00D310E1" w:rsidRDefault="00D310E1" w:rsidP="00D310E1">
            <w:pPr>
              <w:spacing w:before="150" w:after="150" w:line="240" w:lineRule="auto"/>
              <w:rPr>
                <w:rFonts w:ascii="Georgia" w:eastAsia="Times New Roman" w:hAnsi="Georgia" w:cs="Helvetica"/>
                <w:color w:val="222635"/>
                <w:sz w:val="21"/>
                <w:szCs w:val="21"/>
                <w:lang w:eastAsia="en-IN"/>
              </w:rPr>
            </w:pPr>
            <w:r w:rsidRPr="00D310E1">
              <w:rPr>
                <w:rFonts w:ascii="Georgia" w:eastAsia="Times New Roman" w:hAnsi="Georgia" w:cs="Helvetica"/>
                <w:b/>
                <w:bCs/>
                <w:color w:val="222635"/>
                <w:sz w:val="21"/>
                <w:szCs w:val="21"/>
                <w:lang w:eastAsia="en-IN"/>
              </w:rPr>
              <w:t>LinkedList time complexity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27B0FD55" w14:textId="77777777" w:rsidR="00D310E1" w:rsidRPr="00D310E1" w:rsidRDefault="00D310E1" w:rsidP="00D310E1">
            <w:pPr>
              <w:spacing w:before="150" w:after="150" w:line="240" w:lineRule="auto"/>
              <w:rPr>
                <w:rFonts w:ascii="Georgia" w:eastAsia="Times New Roman" w:hAnsi="Georgia" w:cs="Helvetica"/>
                <w:color w:val="222635"/>
                <w:sz w:val="21"/>
                <w:szCs w:val="21"/>
                <w:lang w:eastAsia="en-IN"/>
              </w:rPr>
            </w:pPr>
            <w:r w:rsidRPr="00D310E1">
              <w:rPr>
                <w:rFonts w:ascii="Georgia" w:eastAsia="Times New Roman" w:hAnsi="Georgia" w:cs="Helvetica"/>
                <w:b/>
                <w:bCs/>
                <w:color w:val="222635"/>
                <w:sz w:val="21"/>
                <w:szCs w:val="21"/>
                <w:lang w:eastAsia="en-IN"/>
              </w:rPr>
              <w:t>ArrayList time complexity</w:t>
            </w:r>
          </w:p>
        </w:tc>
        <w:tc>
          <w:tcPr>
            <w:tcW w:w="201"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BF35C93" w14:textId="77777777" w:rsidR="00D310E1" w:rsidRPr="00D310E1" w:rsidRDefault="00D310E1" w:rsidP="00D310E1">
            <w:pPr>
              <w:spacing w:before="150" w:after="150" w:line="240" w:lineRule="auto"/>
              <w:rPr>
                <w:rFonts w:ascii="Georgia" w:eastAsia="Times New Roman" w:hAnsi="Georgia" w:cs="Helvetica"/>
                <w:color w:val="222635"/>
                <w:sz w:val="21"/>
                <w:szCs w:val="21"/>
                <w:lang w:eastAsia="en-IN"/>
              </w:rPr>
            </w:pPr>
            <w:r w:rsidRPr="00D310E1">
              <w:rPr>
                <w:rFonts w:ascii="Georgia" w:eastAsia="Times New Roman" w:hAnsi="Georgia" w:cs="Helvetica"/>
                <w:b/>
                <w:bCs/>
                <w:color w:val="222635"/>
                <w:sz w:val="21"/>
                <w:szCs w:val="21"/>
                <w:lang w:eastAsia="en-IN"/>
              </w:rPr>
              <w:t>Preferred</w:t>
            </w:r>
          </w:p>
        </w:tc>
      </w:tr>
      <w:tr w:rsidR="00D310E1" w:rsidRPr="00D310E1" w14:paraId="099BA291" w14:textId="77777777" w:rsidTr="00D310E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1896ADA0" w14:textId="77777777" w:rsidR="00D310E1" w:rsidRPr="00D310E1" w:rsidRDefault="00D310E1" w:rsidP="00D310E1">
            <w:pPr>
              <w:spacing w:before="150" w:after="15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Insert at last index</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78F8B18" w14:textId="77777777" w:rsidR="00D310E1" w:rsidRPr="00D310E1" w:rsidRDefault="00D310E1" w:rsidP="00D310E1">
            <w:pPr>
              <w:spacing w:before="150" w:after="15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O(1)</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08D80BDC"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O(1)</w:t>
            </w:r>
          </w:p>
          <w:p w14:paraId="634BBF3A"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(If array copy operation is Considered then O(N))</w:t>
            </w:r>
          </w:p>
        </w:tc>
        <w:tc>
          <w:tcPr>
            <w:tcW w:w="201"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BF3F8C6"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LinkedList</w:t>
            </w:r>
          </w:p>
        </w:tc>
      </w:tr>
      <w:tr w:rsidR="00D310E1" w:rsidRPr="00D310E1" w14:paraId="6B6141C3" w14:textId="77777777" w:rsidTr="00D310E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2B8580A"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Insert at given index</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516366C"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2032AF51"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201"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37C8759"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LinkedList</w:t>
            </w:r>
          </w:p>
        </w:tc>
      </w:tr>
      <w:tr w:rsidR="00D310E1" w:rsidRPr="00D310E1" w14:paraId="7B7BACE8" w14:textId="77777777" w:rsidTr="00D310E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0D24CD47"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Search by value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57E3E4F3"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5CD3150B"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201"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8DB2DE0"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ArrayList</w:t>
            </w:r>
          </w:p>
        </w:tc>
      </w:tr>
      <w:tr w:rsidR="00D310E1" w:rsidRPr="00D310E1" w14:paraId="767C0838" w14:textId="77777777" w:rsidTr="00D310E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2A54BDF"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Get by index</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2A5C9323"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C85797C"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O(1)</w:t>
            </w:r>
          </w:p>
        </w:tc>
        <w:tc>
          <w:tcPr>
            <w:tcW w:w="201"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79266BB"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ArrayList</w:t>
            </w:r>
          </w:p>
        </w:tc>
      </w:tr>
      <w:tr w:rsidR="00D310E1" w:rsidRPr="00D310E1" w14:paraId="4B970F7C" w14:textId="77777777" w:rsidTr="00D310E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0F5448F4"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Remove by value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F7F6ED1"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46CB07EA"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201"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5FB7A7D"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LinkedList</w:t>
            </w:r>
          </w:p>
        </w:tc>
      </w:tr>
      <w:tr w:rsidR="00D310E1" w:rsidRPr="00D310E1" w14:paraId="527237CB" w14:textId="77777777" w:rsidTr="00D310E1">
        <w:trPr>
          <w:trHeight w:val="16"/>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D39EE78" w14:textId="77777777" w:rsidR="00D310E1" w:rsidRPr="00D310E1" w:rsidRDefault="00D310E1" w:rsidP="00D310E1">
            <w:pPr>
              <w:spacing w:after="0"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Remove by index</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27E7D69"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99DFCE3"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O(N)</w:t>
            </w:r>
          </w:p>
        </w:tc>
        <w:tc>
          <w:tcPr>
            <w:tcW w:w="201"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CFB5ED6" w14:textId="77777777" w:rsidR="00D310E1" w:rsidRPr="00D310E1" w:rsidRDefault="00D310E1" w:rsidP="00D310E1">
            <w:pPr>
              <w:spacing w:before="75" w:after="225" w:line="240" w:lineRule="auto"/>
              <w:rPr>
                <w:rFonts w:ascii="Georgia" w:eastAsia="Times New Roman" w:hAnsi="Georgia" w:cs="Helvetica"/>
                <w:color w:val="222635"/>
                <w:sz w:val="21"/>
                <w:szCs w:val="21"/>
                <w:lang w:eastAsia="en-IN"/>
              </w:rPr>
            </w:pPr>
            <w:r w:rsidRPr="00D310E1">
              <w:rPr>
                <w:rFonts w:ascii="Georgia" w:eastAsia="Times New Roman" w:hAnsi="Georgia" w:cs="Helvetica"/>
                <w:color w:val="222635"/>
                <w:sz w:val="21"/>
                <w:szCs w:val="21"/>
                <w:lang w:eastAsia="en-IN"/>
              </w:rPr>
              <w:t>LinkedList</w:t>
            </w:r>
          </w:p>
        </w:tc>
      </w:tr>
    </w:tbl>
    <w:p w14:paraId="737FD778" w14:textId="77777777" w:rsidR="00D310E1" w:rsidRDefault="00D310E1" w:rsidP="003F6931"/>
    <w:p w14:paraId="06010116" w14:textId="4E18C468" w:rsidR="00585305" w:rsidRPr="00D310E1" w:rsidRDefault="00585305" w:rsidP="00B503D0">
      <w:pPr>
        <w:pStyle w:val="ListParagraph"/>
        <w:numPr>
          <w:ilvl w:val="0"/>
          <w:numId w:val="27"/>
        </w:numPr>
        <w:rPr>
          <w:sz w:val="23"/>
          <w:szCs w:val="23"/>
        </w:rPr>
      </w:pPr>
      <w:r w:rsidRPr="00D310E1">
        <w:rPr>
          <w:sz w:val="23"/>
          <w:szCs w:val="23"/>
        </w:rPr>
        <w:t xml:space="preserve">But LinkList </w:t>
      </w:r>
      <w:r w:rsidR="0079132E" w:rsidRPr="00D310E1">
        <w:rPr>
          <w:sz w:val="23"/>
          <w:szCs w:val="23"/>
        </w:rPr>
        <w:t>doesn’t</w:t>
      </w:r>
      <w:r w:rsidRPr="00D310E1">
        <w:rPr>
          <w:sz w:val="23"/>
          <w:szCs w:val="23"/>
        </w:rPr>
        <w:t xml:space="preserve"> allow random access to its data</w:t>
      </w:r>
      <w:r w:rsidR="00C446B4" w:rsidRPr="00D310E1">
        <w:rPr>
          <w:sz w:val="23"/>
          <w:szCs w:val="23"/>
        </w:rPr>
        <w:t>, just like ArrayList,</w:t>
      </w:r>
      <w:r w:rsidRPr="00D310E1">
        <w:rPr>
          <w:sz w:val="23"/>
          <w:szCs w:val="23"/>
        </w:rPr>
        <w:t xml:space="preserve"> as it does not have continuous indexes to access elements </w:t>
      </w:r>
      <w:r w:rsidR="00C446B4" w:rsidRPr="00D310E1">
        <w:rPr>
          <w:sz w:val="23"/>
          <w:szCs w:val="23"/>
        </w:rPr>
        <w:t>d</w:t>
      </w:r>
      <w:r w:rsidRPr="00D310E1">
        <w:rPr>
          <w:sz w:val="23"/>
          <w:szCs w:val="23"/>
        </w:rPr>
        <w:t>irectly.  It is splitted in different areas or corners in RAM</w:t>
      </w:r>
      <w:r w:rsidR="00C446B4" w:rsidRPr="00D310E1">
        <w:rPr>
          <w:sz w:val="23"/>
          <w:szCs w:val="23"/>
        </w:rPr>
        <w:t xml:space="preserve">. To access elements in LinkList, we have to traverse the LinkList </w:t>
      </w:r>
      <w:r w:rsidR="0079132E" w:rsidRPr="00D310E1">
        <w:rPr>
          <w:sz w:val="23"/>
          <w:szCs w:val="23"/>
        </w:rPr>
        <w:t>up to</w:t>
      </w:r>
      <w:r w:rsidR="00C446B4" w:rsidRPr="00D310E1">
        <w:rPr>
          <w:sz w:val="23"/>
          <w:szCs w:val="23"/>
        </w:rPr>
        <w:t xml:space="preserve"> that element, and then only we can access the element. </w:t>
      </w:r>
    </w:p>
    <w:p w14:paraId="4AE4983C" w14:textId="2C2D3C9C" w:rsidR="00C446B4" w:rsidRPr="00D310E1" w:rsidRDefault="00C446B4" w:rsidP="00B503D0">
      <w:pPr>
        <w:pStyle w:val="ListParagraph"/>
        <w:numPr>
          <w:ilvl w:val="0"/>
          <w:numId w:val="26"/>
        </w:numPr>
        <w:rPr>
          <w:sz w:val="23"/>
          <w:szCs w:val="23"/>
        </w:rPr>
      </w:pPr>
      <w:r w:rsidRPr="00D310E1">
        <w:rPr>
          <w:sz w:val="23"/>
          <w:szCs w:val="23"/>
        </w:rPr>
        <w:lastRenderedPageBreak/>
        <w:t xml:space="preserve">But LinkList </w:t>
      </w:r>
      <w:r w:rsidR="0079132E" w:rsidRPr="00D310E1">
        <w:rPr>
          <w:sz w:val="23"/>
          <w:szCs w:val="23"/>
        </w:rPr>
        <w:t>doesn’t</w:t>
      </w:r>
      <w:r w:rsidRPr="00D310E1">
        <w:rPr>
          <w:sz w:val="23"/>
          <w:szCs w:val="23"/>
        </w:rPr>
        <w:t xml:space="preserve"> wastes memory just like ArrayList</w:t>
      </w:r>
      <w:r w:rsidR="0079132E" w:rsidRPr="00D310E1">
        <w:rPr>
          <w:sz w:val="23"/>
          <w:szCs w:val="23"/>
        </w:rPr>
        <w:t xml:space="preserve"> because, LinkList can occupy any space from any corners, but ArrayList picks a continuous memory Location depending on size, leaving small space unoccupied, So wastage of memory occurs in Array List, but memory is saved in LinkList.</w:t>
      </w:r>
    </w:p>
    <w:p w14:paraId="7D746131" w14:textId="0C060884" w:rsidR="007C764A" w:rsidRPr="00D310E1" w:rsidRDefault="007C764A" w:rsidP="00B503D0">
      <w:pPr>
        <w:pStyle w:val="ListParagraph"/>
        <w:numPr>
          <w:ilvl w:val="0"/>
          <w:numId w:val="25"/>
        </w:numPr>
        <w:shd w:val="clear" w:color="auto" w:fill="FFFFFF"/>
        <w:spacing w:before="75" w:after="225" w:line="240" w:lineRule="auto"/>
        <w:rPr>
          <w:rFonts w:ascii="Cambria" w:eastAsia="Times New Roman" w:hAnsi="Cambria" w:cs="Times New Roman"/>
          <w:color w:val="222635"/>
          <w:sz w:val="23"/>
          <w:szCs w:val="23"/>
          <w:lang w:eastAsia="en-IN"/>
        </w:rPr>
      </w:pPr>
      <w:r w:rsidRPr="00D310E1">
        <w:rPr>
          <w:rFonts w:ascii="Cambria" w:eastAsia="Times New Roman" w:hAnsi="Cambria" w:cs="Times New Roman"/>
          <w:color w:val="222635"/>
          <w:sz w:val="23"/>
          <w:szCs w:val="23"/>
          <w:lang w:eastAsia="en-IN"/>
        </w:rPr>
        <w:t xml:space="preserve">ArrayList can </w:t>
      </w:r>
      <w:r w:rsidR="00D20ECC" w:rsidRPr="00D310E1">
        <w:rPr>
          <w:rFonts w:ascii="Cambria" w:eastAsia="Times New Roman" w:hAnsi="Cambria" w:cs="Times New Roman"/>
          <w:color w:val="222635"/>
          <w:sz w:val="23"/>
          <w:szCs w:val="23"/>
          <w:lang w:eastAsia="en-IN"/>
        </w:rPr>
        <w:t>fetch</w:t>
      </w:r>
      <w:r w:rsidRPr="00D310E1">
        <w:rPr>
          <w:rFonts w:ascii="Cambria" w:eastAsia="Times New Roman" w:hAnsi="Cambria" w:cs="Times New Roman"/>
          <w:color w:val="222635"/>
          <w:sz w:val="23"/>
          <w:szCs w:val="23"/>
          <w:lang w:eastAsia="en-IN"/>
        </w:rPr>
        <w:t xml:space="preserve"> you any element in O(1) complexity as the array has random access property. You can access any index directly without iterating through the whole array.</w:t>
      </w:r>
    </w:p>
    <w:p w14:paraId="325D900D" w14:textId="4A6B688D" w:rsidR="007C764A" w:rsidRPr="00D310E1" w:rsidRDefault="007C764A" w:rsidP="007C764A">
      <w:pPr>
        <w:pStyle w:val="ListParagraph"/>
        <w:shd w:val="clear" w:color="auto" w:fill="FFFFFF"/>
        <w:spacing w:before="75" w:after="225" w:line="240" w:lineRule="auto"/>
        <w:rPr>
          <w:rFonts w:ascii="Cambria" w:eastAsia="Times New Roman" w:hAnsi="Cambria" w:cs="Times New Roman"/>
          <w:color w:val="222635"/>
          <w:sz w:val="23"/>
          <w:szCs w:val="23"/>
          <w:lang w:eastAsia="en-IN"/>
        </w:rPr>
      </w:pPr>
      <w:r w:rsidRPr="00D310E1">
        <w:rPr>
          <w:rFonts w:ascii="Cambria" w:eastAsia="Times New Roman" w:hAnsi="Cambria" w:cs="Times New Roman"/>
          <w:color w:val="222635"/>
          <w:sz w:val="23"/>
          <w:szCs w:val="23"/>
          <w:lang w:eastAsia="en-IN"/>
        </w:rPr>
        <w:t>LinkedList has a sequential access property. It needs to iterate through each element to reach a given index, so time complexity to get a value by index from LinkedList is O(N).</w:t>
      </w:r>
    </w:p>
    <w:p w14:paraId="7CC3D02C" w14:textId="77777777" w:rsidR="007C764A" w:rsidRPr="00D310E1" w:rsidRDefault="007C764A" w:rsidP="00B503D0">
      <w:pPr>
        <w:pStyle w:val="ListParagraph"/>
        <w:numPr>
          <w:ilvl w:val="0"/>
          <w:numId w:val="25"/>
        </w:numPr>
        <w:shd w:val="clear" w:color="auto" w:fill="FFFFFF"/>
        <w:spacing w:before="75" w:after="225" w:line="240" w:lineRule="auto"/>
        <w:rPr>
          <w:rFonts w:ascii="Cambria" w:eastAsia="Times New Roman" w:hAnsi="Cambria" w:cs="Times New Roman"/>
          <w:color w:val="222635"/>
          <w:sz w:val="23"/>
          <w:szCs w:val="23"/>
          <w:lang w:eastAsia="en-IN"/>
        </w:rPr>
      </w:pPr>
      <w:r w:rsidRPr="00D310E1">
        <w:rPr>
          <w:rFonts w:ascii="Cambria" w:eastAsia="Times New Roman" w:hAnsi="Cambria" w:cs="Times New Roman"/>
          <w:color w:val="222635"/>
          <w:sz w:val="23"/>
          <w:szCs w:val="23"/>
          <w:lang w:eastAsia="en-IN"/>
        </w:rPr>
        <w:t xml:space="preserve">The difference is that to </w:t>
      </w:r>
      <w:r w:rsidRPr="00F808E8">
        <w:rPr>
          <w:rFonts w:ascii="Cambria" w:eastAsia="Times New Roman" w:hAnsi="Cambria" w:cs="Times New Roman"/>
          <w:b/>
          <w:color w:val="222635"/>
          <w:sz w:val="23"/>
          <w:szCs w:val="23"/>
          <w:lang w:eastAsia="en-IN"/>
        </w:rPr>
        <w:t>remove</w:t>
      </w:r>
      <w:r w:rsidRPr="00D310E1">
        <w:rPr>
          <w:rFonts w:ascii="Cambria" w:eastAsia="Times New Roman" w:hAnsi="Cambria" w:cs="Times New Roman"/>
          <w:color w:val="222635"/>
          <w:sz w:val="23"/>
          <w:szCs w:val="23"/>
          <w:lang w:eastAsia="en-IN"/>
        </w:rPr>
        <w:t xml:space="preserve"> an </w:t>
      </w:r>
      <w:r w:rsidRPr="00F808E8">
        <w:rPr>
          <w:rFonts w:ascii="Cambria" w:eastAsia="Times New Roman" w:hAnsi="Cambria" w:cs="Times New Roman"/>
          <w:b/>
          <w:color w:val="222635"/>
          <w:sz w:val="23"/>
          <w:szCs w:val="23"/>
          <w:lang w:eastAsia="en-IN"/>
        </w:rPr>
        <w:t>element</w:t>
      </w:r>
      <w:r w:rsidRPr="00D310E1">
        <w:rPr>
          <w:rFonts w:ascii="Cambria" w:eastAsia="Times New Roman" w:hAnsi="Cambria" w:cs="Times New Roman"/>
          <w:color w:val="222635"/>
          <w:sz w:val="23"/>
          <w:szCs w:val="23"/>
          <w:lang w:eastAsia="en-IN"/>
        </w:rPr>
        <w:t xml:space="preserve"> from </w:t>
      </w:r>
      <w:r w:rsidRPr="00F808E8">
        <w:rPr>
          <w:rFonts w:ascii="Cambria" w:eastAsia="Times New Roman" w:hAnsi="Cambria" w:cs="Times New Roman"/>
          <w:b/>
          <w:color w:val="222635"/>
          <w:sz w:val="23"/>
          <w:szCs w:val="23"/>
          <w:lang w:eastAsia="en-IN"/>
        </w:rPr>
        <w:t>LinkedList</w:t>
      </w:r>
      <w:r w:rsidRPr="00D310E1">
        <w:rPr>
          <w:rFonts w:ascii="Cambria" w:eastAsia="Times New Roman" w:hAnsi="Cambria" w:cs="Times New Roman"/>
          <w:color w:val="222635"/>
          <w:sz w:val="23"/>
          <w:szCs w:val="23"/>
          <w:lang w:eastAsia="en-IN"/>
        </w:rPr>
        <w:t xml:space="preserve">, we just need to </w:t>
      </w:r>
      <w:r w:rsidRPr="00F808E8">
        <w:rPr>
          <w:rFonts w:ascii="Cambria" w:eastAsia="Times New Roman" w:hAnsi="Cambria" w:cs="Times New Roman"/>
          <w:b/>
          <w:color w:val="222635"/>
          <w:sz w:val="23"/>
          <w:szCs w:val="23"/>
          <w:lang w:eastAsia="en-IN"/>
        </w:rPr>
        <w:t>modify</w:t>
      </w:r>
      <w:r w:rsidRPr="00D310E1">
        <w:rPr>
          <w:rFonts w:ascii="Cambria" w:eastAsia="Times New Roman" w:hAnsi="Cambria" w:cs="Times New Roman"/>
          <w:color w:val="222635"/>
          <w:sz w:val="23"/>
          <w:szCs w:val="23"/>
          <w:lang w:eastAsia="en-IN"/>
        </w:rPr>
        <w:t xml:space="preserve"> </w:t>
      </w:r>
      <w:r w:rsidRPr="00F808E8">
        <w:rPr>
          <w:rFonts w:ascii="Cambria" w:eastAsia="Times New Roman" w:hAnsi="Cambria" w:cs="Times New Roman"/>
          <w:b/>
          <w:color w:val="222635"/>
          <w:sz w:val="23"/>
          <w:szCs w:val="23"/>
          <w:lang w:eastAsia="en-IN"/>
        </w:rPr>
        <w:t>pointers</w:t>
      </w:r>
      <w:r w:rsidRPr="00D310E1">
        <w:rPr>
          <w:rFonts w:ascii="Cambria" w:eastAsia="Times New Roman" w:hAnsi="Cambria" w:cs="Times New Roman"/>
          <w:color w:val="222635"/>
          <w:sz w:val="23"/>
          <w:szCs w:val="23"/>
          <w:lang w:eastAsia="en-IN"/>
        </w:rPr>
        <w:t xml:space="preserve">, which is </w:t>
      </w:r>
      <w:r w:rsidRPr="00F808E8">
        <w:rPr>
          <w:rFonts w:ascii="Cambria" w:eastAsia="Times New Roman" w:hAnsi="Cambria" w:cs="Times New Roman"/>
          <w:b/>
          <w:color w:val="222635"/>
          <w:sz w:val="23"/>
          <w:szCs w:val="23"/>
          <w:lang w:eastAsia="en-IN"/>
        </w:rPr>
        <w:t>O(1)</w:t>
      </w:r>
      <w:r w:rsidRPr="00D310E1">
        <w:rPr>
          <w:rFonts w:ascii="Cambria" w:eastAsia="Times New Roman" w:hAnsi="Cambria" w:cs="Times New Roman"/>
          <w:color w:val="222635"/>
          <w:sz w:val="23"/>
          <w:szCs w:val="23"/>
          <w:lang w:eastAsia="en-IN"/>
        </w:rPr>
        <w:t xml:space="preserve"> complexity, but In </w:t>
      </w:r>
      <w:r w:rsidRPr="00F808E8">
        <w:rPr>
          <w:rFonts w:ascii="Cambria" w:eastAsia="Times New Roman" w:hAnsi="Cambria" w:cs="Times New Roman"/>
          <w:b/>
          <w:color w:val="222635"/>
          <w:sz w:val="23"/>
          <w:szCs w:val="23"/>
          <w:lang w:eastAsia="en-IN"/>
        </w:rPr>
        <w:t>ArrayList</w:t>
      </w:r>
      <w:r w:rsidRPr="00D310E1">
        <w:rPr>
          <w:rFonts w:ascii="Cambria" w:eastAsia="Times New Roman" w:hAnsi="Cambria" w:cs="Times New Roman"/>
          <w:color w:val="222635"/>
          <w:sz w:val="23"/>
          <w:szCs w:val="23"/>
          <w:lang w:eastAsia="en-IN"/>
        </w:rPr>
        <w:t xml:space="preserve">, we need to </w:t>
      </w:r>
      <w:r w:rsidRPr="00F808E8">
        <w:rPr>
          <w:rFonts w:ascii="Cambria" w:eastAsia="Times New Roman" w:hAnsi="Cambria" w:cs="Times New Roman"/>
          <w:b/>
          <w:color w:val="222635"/>
          <w:sz w:val="23"/>
          <w:szCs w:val="23"/>
          <w:lang w:eastAsia="en-IN"/>
        </w:rPr>
        <w:t>shift</w:t>
      </w:r>
      <w:r w:rsidRPr="00D310E1">
        <w:rPr>
          <w:rFonts w:ascii="Cambria" w:eastAsia="Times New Roman" w:hAnsi="Cambria" w:cs="Times New Roman"/>
          <w:color w:val="222635"/>
          <w:sz w:val="23"/>
          <w:szCs w:val="23"/>
          <w:lang w:eastAsia="en-IN"/>
        </w:rPr>
        <w:t xml:space="preserve"> all </w:t>
      </w:r>
      <w:r w:rsidRPr="00F808E8">
        <w:rPr>
          <w:rFonts w:ascii="Cambria" w:eastAsia="Times New Roman" w:hAnsi="Cambria" w:cs="Times New Roman"/>
          <w:b/>
          <w:color w:val="222635"/>
          <w:sz w:val="23"/>
          <w:szCs w:val="23"/>
          <w:lang w:eastAsia="en-IN"/>
        </w:rPr>
        <w:t>elements</w:t>
      </w:r>
      <w:r w:rsidRPr="00D310E1">
        <w:rPr>
          <w:rFonts w:ascii="Cambria" w:eastAsia="Times New Roman" w:hAnsi="Cambria" w:cs="Times New Roman"/>
          <w:color w:val="222635"/>
          <w:sz w:val="23"/>
          <w:szCs w:val="23"/>
          <w:lang w:eastAsia="en-IN"/>
        </w:rPr>
        <w:t xml:space="preserve"> after the </w:t>
      </w:r>
      <w:r w:rsidRPr="00F808E8">
        <w:rPr>
          <w:rFonts w:ascii="Cambria" w:eastAsia="Times New Roman" w:hAnsi="Cambria" w:cs="Times New Roman"/>
          <w:b/>
          <w:color w:val="222635"/>
          <w:sz w:val="23"/>
          <w:szCs w:val="23"/>
          <w:lang w:eastAsia="en-IN"/>
        </w:rPr>
        <w:t>index</w:t>
      </w:r>
      <w:r w:rsidRPr="00D310E1">
        <w:rPr>
          <w:rFonts w:ascii="Cambria" w:eastAsia="Times New Roman" w:hAnsi="Cambria" w:cs="Times New Roman"/>
          <w:color w:val="222635"/>
          <w:sz w:val="23"/>
          <w:szCs w:val="23"/>
          <w:lang w:eastAsia="en-IN"/>
        </w:rPr>
        <w:t xml:space="preserve"> of the </w:t>
      </w:r>
      <w:r w:rsidRPr="00F808E8">
        <w:rPr>
          <w:rFonts w:ascii="Cambria" w:eastAsia="Times New Roman" w:hAnsi="Cambria" w:cs="Times New Roman"/>
          <w:b/>
          <w:color w:val="222635"/>
          <w:sz w:val="23"/>
          <w:szCs w:val="23"/>
          <w:lang w:eastAsia="en-IN"/>
        </w:rPr>
        <w:t>removed</w:t>
      </w:r>
      <w:r w:rsidRPr="00D310E1">
        <w:rPr>
          <w:rFonts w:ascii="Cambria" w:eastAsia="Times New Roman" w:hAnsi="Cambria" w:cs="Times New Roman"/>
          <w:color w:val="222635"/>
          <w:sz w:val="23"/>
          <w:szCs w:val="23"/>
          <w:lang w:eastAsia="en-IN"/>
        </w:rPr>
        <w:t xml:space="preserve"> value to fill the gap created. </w:t>
      </w:r>
    </w:p>
    <w:p w14:paraId="5E7AEA30" w14:textId="1BAB817B" w:rsidR="007C764A" w:rsidRPr="00D310E1" w:rsidRDefault="007C764A" w:rsidP="00D310E1">
      <w:pPr>
        <w:pStyle w:val="ListParagraph"/>
        <w:shd w:val="clear" w:color="auto" w:fill="FFFFFF"/>
        <w:spacing w:before="75" w:after="225" w:line="240" w:lineRule="auto"/>
        <w:rPr>
          <w:rFonts w:ascii="Cambria" w:eastAsia="Times New Roman" w:hAnsi="Cambria" w:cs="Times New Roman"/>
          <w:color w:val="222635"/>
          <w:sz w:val="23"/>
          <w:szCs w:val="23"/>
          <w:lang w:eastAsia="en-IN"/>
        </w:rPr>
      </w:pPr>
      <w:r w:rsidRPr="00D310E1">
        <w:rPr>
          <w:rFonts w:ascii="Cambria" w:eastAsia="Times New Roman" w:hAnsi="Cambria" w:cs="Times New Roman"/>
          <w:color w:val="222635"/>
          <w:sz w:val="23"/>
          <w:szCs w:val="23"/>
          <w:lang w:eastAsia="en-IN"/>
        </w:rPr>
        <w:t xml:space="preserve">As shifting is costly operation then modifying pointers, so even after the same overall complexity O(N),  we </w:t>
      </w:r>
      <w:r w:rsidRPr="00F808E8">
        <w:rPr>
          <w:rFonts w:ascii="Cambria" w:eastAsia="Times New Roman" w:hAnsi="Cambria" w:cs="Times New Roman"/>
          <w:b/>
          <w:color w:val="222635"/>
          <w:sz w:val="23"/>
          <w:szCs w:val="23"/>
          <w:lang w:eastAsia="en-IN"/>
        </w:rPr>
        <w:t>prefer</w:t>
      </w:r>
      <w:r w:rsidRPr="00D310E1">
        <w:rPr>
          <w:rFonts w:ascii="Cambria" w:eastAsia="Times New Roman" w:hAnsi="Cambria" w:cs="Times New Roman"/>
          <w:color w:val="222635"/>
          <w:sz w:val="23"/>
          <w:szCs w:val="23"/>
          <w:lang w:eastAsia="en-IN"/>
        </w:rPr>
        <w:t xml:space="preserve"> </w:t>
      </w:r>
      <w:r w:rsidRPr="00F808E8">
        <w:rPr>
          <w:rFonts w:ascii="Cambria" w:eastAsia="Times New Roman" w:hAnsi="Cambria" w:cs="Times New Roman"/>
          <w:b/>
          <w:color w:val="222635"/>
          <w:sz w:val="23"/>
          <w:szCs w:val="23"/>
          <w:lang w:eastAsia="en-IN"/>
        </w:rPr>
        <w:t>LinkedList</w:t>
      </w:r>
      <w:r w:rsidRPr="00D310E1">
        <w:rPr>
          <w:rFonts w:ascii="Cambria" w:eastAsia="Times New Roman" w:hAnsi="Cambria" w:cs="Times New Roman"/>
          <w:color w:val="222635"/>
          <w:sz w:val="23"/>
          <w:szCs w:val="23"/>
          <w:lang w:eastAsia="en-IN"/>
        </w:rPr>
        <w:t xml:space="preserve"> where </w:t>
      </w:r>
      <w:r w:rsidRPr="00F808E8">
        <w:rPr>
          <w:rFonts w:ascii="Cambria" w:eastAsia="Times New Roman" w:hAnsi="Cambria" w:cs="Times New Roman"/>
          <w:b/>
          <w:color w:val="222635"/>
          <w:sz w:val="23"/>
          <w:szCs w:val="23"/>
          <w:lang w:eastAsia="en-IN"/>
        </w:rPr>
        <w:t>more</w:t>
      </w:r>
      <w:r w:rsidRPr="00D310E1">
        <w:rPr>
          <w:rFonts w:ascii="Cambria" w:eastAsia="Times New Roman" w:hAnsi="Cambria" w:cs="Times New Roman"/>
          <w:color w:val="222635"/>
          <w:sz w:val="23"/>
          <w:szCs w:val="23"/>
          <w:lang w:eastAsia="en-IN"/>
        </w:rPr>
        <w:t xml:space="preserve"> </w:t>
      </w:r>
      <w:r w:rsidRPr="00F808E8">
        <w:rPr>
          <w:rFonts w:ascii="Cambria" w:eastAsia="Times New Roman" w:hAnsi="Cambria" w:cs="Times New Roman"/>
          <w:b/>
          <w:color w:val="222635"/>
          <w:sz w:val="23"/>
          <w:szCs w:val="23"/>
          <w:lang w:eastAsia="en-IN"/>
        </w:rPr>
        <w:t>delete</w:t>
      </w:r>
      <w:r w:rsidRPr="00D310E1">
        <w:rPr>
          <w:rFonts w:ascii="Cambria" w:eastAsia="Times New Roman" w:hAnsi="Cambria" w:cs="Times New Roman"/>
          <w:color w:val="222635"/>
          <w:sz w:val="23"/>
          <w:szCs w:val="23"/>
          <w:lang w:eastAsia="en-IN"/>
        </w:rPr>
        <w:t xml:space="preserve"> by </w:t>
      </w:r>
      <w:r w:rsidRPr="00F808E8">
        <w:rPr>
          <w:rFonts w:ascii="Cambria" w:eastAsia="Times New Roman" w:hAnsi="Cambria" w:cs="Times New Roman"/>
          <w:b/>
          <w:color w:val="222635"/>
          <w:sz w:val="23"/>
          <w:szCs w:val="23"/>
          <w:lang w:eastAsia="en-IN"/>
        </w:rPr>
        <w:t>value</w:t>
      </w:r>
      <w:r w:rsidRPr="00D310E1">
        <w:rPr>
          <w:rFonts w:ascii="Cambria" w:eastAsia="Times New Roman" w:hAnsi="Cambria" w:cs="Times New Roman"/>
          <w:color w:val="222635"/>
          <w:sz w:val="23"/>
          <w:szCs w:val="23"/>
          <w:lang w:eastAsia="en-IN"/>
        </w:rPr>
        <w:t xml:space="preserve"> </w:t>
      </w:r>
      <w:r w:rsidRPr="00F808E8">
        <w:rPr>
          <w:rFonts w:ascii="Cambria" w:eastAsia="Times New Roman" w:hAnsi="Cambria" w:cs="Times New Roman"/>
          <w:b/>
          <w:color w:val="222635"/>
          <w:sz w:val="23"/>
          <w:szCs w:val="23"/>
          <w:lang w:eastAsia="en-IN"/>
        </w:rPr>
        <w:t>operation</w:t>
      </w:r>
      <w:r w:rsidRPr="00D310E1">
        <w:rPr>
          <w:rFonts w:ascii="Cambria" w:eastAsia="Times New Roman" w:hAnsi="Cambria" w:cs="Times New Roman"/>
          <w:color w:val="222635"/>
          <w:sz w:val="23"/>
          <w:szCs w:val="23"/>
          <w:lang w:eastAsia="en-IN"/>
        </w:rPr>
        <w:t xml:space="preserve"> is </w:t>
      </w:r>
      <w:r w:rsidRPr="00F808E8">
        <w:rPr>
          <w:rFonts w:ascii="Cambria" w:eastAsia="Times New Roman" w:hAnsi="Cambria" w:cs="Times New Roman"/>
          <w:b/>
          <w:color w:val="222635"/>
          <w:sz w:val="23"/>
          <w:szCs w:val="23"/>
          <w:lang w:eastAsia="en-IN"/>
        </w:rPr>
        <w:t>required</w:t>
      </w:r>
      <w:r w:rsidRPr="00D310E1">
        <w:rPr>
          <w:rFonts w:ascii="Cambria" w:eastAsia="Times New Roman" w:hAnsi="Cambria" w:cs="Times New Roman"/>
          <w:color w:val="222635"/>
          <w:sz w:val="23"/>
          <w:szCs w:val="23"/>
          <w:lang w:eastAsia="en-IN"/>
        </w:rPr>
        <w:t>.</w:t>
      </w:r>
    </w:p>
    <w:p w14:paraId="2D30C41A" w14:textId="5AE60DBC" w:rsidR="00D310E1" w:rsidRPr="00D310E1" w:rsidRDefault="00D310E1" w:rsidP="00B503D0">
      <w:pPr>
        <w:pStyle w:val="ListParagraph"/>
        <w:numPr>
          <w:ilvl w:val="0"/>
          <w:numId w:val="25"/>
        </w:num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D310E1">
        <w:rPr>
          <w:rFonts w:ascii="Segoe UI" w:eastAsia="Times New Roman" w:hAnsi="Segoe UI" w:cs="Segoe UI"/>
          <w:color w:val="333333"/>
          <w:sz w:val="23"/>
          <w:szCs w:val="23"/>
          <w:lang w:eastAsia="en-IN"/>
        </w:rPr>
        <w:t>ArrayList provides constant time for search operation, so it is better to use ArrayList if searching is more frequent operation than add and remove operation. The LinkedList provides constant time for add and remove operations. So it is better to use LinkedList for manipulation.</w:t>
      </w:r>
    </w:p>
    <w:p w14:paraId="42DFD2EA" w14:textId="77777777" w:rsidR="00D310E1" w:rsidRPr="00D310E1" w:rsidRDefault="00D310E1" w:rsidP="00B503D0">
      <w:pPr>
        <w:pStyle w:val="ListParagraph"/>
        <w:numPr>
          <w:ilvl w:val="0"/>
          <w:numId w:val="25"/>
        </w:num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D310E1">
        <w:rPr>
          <w:rFonts w:ascii="Segoe UI" w:eastAsia="Times New Roman" w:hAnsi="Segoe UI" w:cs="Segoe UI"/>
          <w:color w:val="333333"/>
          <w:sz w:val="23"/>
          <w:szCs w:val="23"/>
          <w:lang w:eastAsia="en-IN"/>
        </w:rPr>
        <w:t>ArrayList has O(1) time complexity to access elements via the get and set methods.</w:t>
      </w:r>
    </w:p>
    <w:p w14:paraId="1FAB4110" w14:textId="77777777" w:rsidR="00D310E1" w:rsidRPr="00D310E1" w:rsidRDefault="00D310E1" w:rsidP="00B503D0">
      <w:pPr>
        <w:pStyle w:val="ListParagraph"/>
        <w:numPr>
          <w:ilvl w:val="0"/>
          <w:numId w:val="25"/>
        </w:num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D310E1">
        <w:rPr>
          <w:rFonts w:ascii="Segoe UI" w:eastAsia="Times New Roman" w:hAnsi="Segoe UI" w:cs="Segoe UI"/>
          <w:color w:val="333333"/>
          <w:sz w:val="23"/>
          <w:szCs w:val="23"/>
          <w:lang w:eastAsia="en-IN"/>
        </w:rPr>
        <w:t>LinkedList has O(n/2) time complexity to access the elements.</w:t>
      </w:r>
    </w:p>
    <w:p w14:paraId="07EBC56D" w14:textId="77777777" w:rsidR="00D310E1" w:rsidRPr="00D310E1" w:rsidRDefault="00D310E1" w:rsidP="00B503D0">
      <w:pPr>
        <w:pStyle w:val="ListParagraph"/>
        <w:numPr>
          <w:ilvl w:val="0"/>
          <w:numId w:val="25"/>
        </w:num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D310E1">
        <w:rPr>
          <w:rFonts w:ascii="Segoe UI" w:eastAsia="Times New Roman" w:hAnsi="Segoe UI" w:cs="Segoe UI"/>
          <w:color w:val="333333"/>
          <w:sz w:val="23"/>
          <w:szCs w:val="23"/>
          <w:lang w:eastAsia="en-IN"/>
        </w:rPr>
        <w:t>In sort, ArrayList is better to access data whereas LinkedList is better to manipulate data</w:t>
      </w:r>
    </w:p>
    <w:p w14:paraId="1D930B9A" w14:textId="77777777" w:rsidR="00D310E1" w:rsidRPr="00D310E1" w:rsidRDefault="00D310E1" w:rsidP="00D310E1">
      <w:pPr>
        <w:pStyle w:val="ListParagraph"/>
        <w:shd w:val="clear" w:color="auto" w:fill="FFFFFF"/>
        <w:spacing w:before="75" w:after="225" w:line="240" w:lineRule="auto"/>
        <w:rPr>
          <w:rFonts w:ascii="Cambria" w:eastAsia="Times New Roman" w:hAnsi="Cambria" w:cs="Times New Roman"/>
          <w:color w:val="222635"/>
          <w:lang w:eastAsia="en-IN"/>
        </w:rPr>
      </w:pPr>
    </w:p>
    <w:p w14:paraId="639DCDAF" w14:textId="77777777" w:rsidR="007C764A" w:rsidRDefault="00A27622" w:rsidP="00A27622">
      <w:pPr>
        <w:autoSpaceDE w:val="0"/>
        <w:autoSpaceDN w:val="0"/>
        <w:adjustRightInd w:val="0"/>
        <w:spacing w:after="0" w:line="240" w:lineRule="auto"/>
        <w:rPr>
          <w:rFonts w:ascii="Consolas" w:hAnsi="Consolas" w:cs="Consolas"/>
          <w:color w:val="C45911" w:themeColor="accent2" w:themeShade="BF"/>
          <w:sz w:val="20"/>
          <w:szCs w:val="20"/>
        </w:rPr>
      </w:pPr>
      <w:r w:rsidRPr="00D310E1">
        <w:rPr>
          <w:rFonts w:ascii="Consolas" w:hAnsi="Consolas" w:cs="Consolas"/>
          <w:b/>
          <w:color w:val="0070C0"/>
          <w:sz w:val="24"/>
          <w:szCs w:val="24"/>
        </w:rPr>
        <w:t>Performance of ArrayList:</w:t>
      </w:r>
      <w:r w:rsidRPr="00D310E1">
        <w:rPr>
          <w:rFonts w:ascii="Consolas" w:hAnsi="Consolas" w:cs="Consolas"/>
          <w:color w:val="0070C0"/>
          <w:sz w:val="20"/>
          <w:szCs w:val="20"/>
        </w:rPr>
        <w:t xml:space="preserve"> </w:t>
      </w:r>
      <w:r w:rsidRPr="00A27622">
        <w:rPr>
          <w:rFonts w:ascii="Consolas" w:hAnsi="Consolas" w:cs="Consolas"/>
          <w:color w:val="C45911" w:themeColor="accent2" w:themeShade="BF"/>
          <w:sz w:val="20"/>
          <w:szCs w:val="20"/>
        </w:rPr>
        <w:t>We can read or fetch the value from an ArrayList, directly using get(</w:t>
      </w:r>
      <w:r w:rsidRPr="00A27622">
        <w:rPr>
          <w:rFonts w:ascii="Consolas" w:hAnsi="Consolas" w:cs="Consolas"/>
          <w:color w:val="C45911" w:themeColor="accent2" w:themeShade="BF"/>
          <w:sz w:val="20"/>
          <w:szCs w:val="20"/>
          <w:u w:val="single"/>
        </w:rPr>
        <w:t>int</w:t>
      </w:r>
      <w:r w:rsidRPr="00A27622">
        <w:rPr>
          <w:rFonts w:ascii="Consolas" w:hAnsi="Consolas" w:cs="Consolas"/>
          <w:color w:val="C45911" w:themeColor="accent2" w:themeShade="BF"/>
          <w:sz w:val="20"/>
          <w:szCs w:val="20"/>
        </w:rPr>
        <w:t xml:space="preserve"> index) method with O(1) time complexity.</w:t>
      </w:r>
    </w:p>
    <w:p w14:paraId="712B7B7C" w14:textId="77777777" w:rsidR="007C764A" w:rsidRDefault="007C764A" w:rsidP="00A27622">
      <w:pPr>
        <w:autoSpaceDE w:val="0"/>
        <w:autoSpaceDN w:val="0"/>
        <w:adjustRightInd w:val="0"/>
        <w:spacing w:after="0" w:line="240" w:lineRule="auto"/>
        <w:rPr>
          <w:rFonts w:ascii="Consolas" w:hAnsi="Consolas" w:cs="Consolas"/>
          <w:color w:val="C45911" w:themeColor="accent2" w:themeShade="BF"/>
          <w:sz w:val="20"/>
          <w:szCs w:val="20"/>
        </w:rPr>
      </w:pPr>
    </w:p>
    <w:p w14:paraId="2C4F7FB4" w14:textId="2698E969" w:rsidR="00A651DE" w:rsidRDefault="00A27622" w:rsidP="00A454A9">
      <w:pPr>
        <w:autoSpaceDE w:val="0"/>
        <w:autoSpaceDN w:val="0"/>
        <w:adjustRightInd w:val="0"/>
        <w:spacing w:after="0" w:line="240" w:lineRule="auto"/>
      </w:pPr>
      <w:r w:rsidRPr="00D310E1">
        <w:rPr>
          <w:rFonts w:ascii="Consolas" w:hAnsi="Consolas" w:cs="Consolas"/>
          <w:b/>
          <w:color w:val="0070C0"/>
          <w:sz w:val="24"/>
          <w:szCs w:val="24"/>
        </w:rPr>
        <w:t>Disadvantage of ArrayList:</w:t>
      </w:r>
      <w:r w:rsidRPr="00D310E1">
        <w:rPr>
          <w:rFonts w:ascii="Consolas" w:hAnsi="Consolas" w:cs="Consolas"/>
          <w:color w:val="0070C0"/>
          <w:sz w:val="20"/>
          <w:szCs w:val="20"/>
        </w:rPr>
        <w:t xml:space="preserve"> </w:t>
      </w:r>
      <w:r w:rsidRPr="00A27622">
        <w:rPr>
          <w:rFonts w:ascii="Consolas" w:hAnsi="Consolas" w:cs="Consolas"/>
          <w:color w:val="C45911" w:themeColor="accent2" w:themeShade="BF"/>
          <w:sz w:val="20"/>
          <w:szCs w:val="20"/>
        </w:rPr>
        <w:t xml:space="preserve">When we try to insert a value in the middle of an </w:t>
      </w:r>
      <w:proofErr w:type="spellStart"/>
      <w:r w:rsidRPr="00A27622">
        <w:rPr>
          <w:rFonts w:ascii="Consolas" w:hAnsi="Consolas" w:cs="Consolas"/>
          <w:color w:val="C45911" w:themeColor="accent2" w:themeShade="BF"/>
          <w:sz w:val="20"/>
          <w:szCs w:val="20"/>
        </w:rPr>
        <w:t>array,then</w:t>
      </w:r>
      <w:proofErr w:type="spellEnd"/>
      <w:r w:rsidRPr="00A27622">
        <w:rPr>
          <w:rFonts w:ascii="Consolas" w:hAnsi="Consolas" w:cs="Consolas"/>
          <w:color w:val="C45911" w:themeColor="accent2" w:themeShade="BF"/>
          <w:sz w:val="20"/>
          <w:szCs w:val="20"/>
        </w:rPr>
        <w:t xml:space="preserve"> we have to shift all the elements by one position to its </w:t>
      </w:r>
      <w:r w:rsidR="00E31ABC">
        <w:rPr>
          <w:rFonts w:ascii="Consolas" w:hAnsi="Consolas" w:cs="Consolas"/>
          <w:color w:val="C45911" w:themeColor="accent2" w:themeShade="BF"/>
          <w:sz w:val="20"/>
          <w:szCs w:val="20"/>
        </w:rPr>
        <w:t>right</w:t>
      </w:r>
      <w:r w:rsidRPr="00A27622">
        <w:rPr>
          <w:rFonts w:ascii="Consolas" w:hAnsi="Consolas" w:cs="Consolas"/>
          <w:color w:val="C45911" w:themeColor="accent2" w:themeShade="BF"/>
          <w:sz w:val="20"/>
          <w:szCs w:val="20"/>
        </w:rPr>
        <w:t xml:space="preserve">, and then insert the new element in the </w:t>
      </w:r>
      <w:proofErr w:type="spellStart"/>
      <w:r w:rsidRPr="00A27622">
        <w:rPr>
          <w:rFonts w:ascii="Consolas" w:hAnsi="Consolas" w:cs="Consolas"/>
          <w:color w:val="C45911" w:themeColor="accent2" w:themeShade="BF"/>
          <w:sz w:val="20"/>
          <w:szCs w:val="20"/>
        </w:rPr>
        <w:t>middle.In</w:t>
      </w:r>
      <w:proofErr w:type="spellEnd"/>
      <w:r w:rsidRPr="00A27622">
        <w:rPr>
          <w:rFonts w:ascii="Consolas" w:hAnsi="Consolas" w:cs="Consolas"/>
          <w:color w:val="C45911" w:themeColor="accent2" w:themeShade="BF"/>
          <w:sz w:val="20"/>
          <w:szCs w:val="20"/>
        </w:rPr>
        <w:t xml:space="preserve"> worst case it will take O(n) time </w:t>
      </w:r>
      <w:proofErr w:type="spellStart"/>
      <w:r w:rsidRPr="00A27622">
        <w:rPr>
          <w:rFonts w:ascii="Consolas" w:hAnsi="Consolas" w:cs="Consolas"/>
          <w:color w:val="C45911" w:themeColor="accent2" w:themeShade="BF"/>
          <w:sz w:val="20"/>
          <w:szCs w:val="20"/>
        </w:rPr>
        <w:t>complexity.So</w:t>
      </w:r>
      <w:proofErr w:type="spellEnd"/>
      <w:r w:rsidRPr="00A27622">
        <w:rPr>
          <w:rFonts w:ascii="Consolas" w:hAnsi="Consolas" w:cs="Consolas"/>
          <w:color w:val="C45911" w:themeColor="accent2" w:themeShade="BF"/>
          <w:sz w:val="20"/>
          <w:szCs w:val="20"/>
        </w:rPr>
        <w:t xml:space="preserve"> time is more, and performance is reduced. Instead use LinkList to insert elements in middle.</w:t>
      </w:r>
    </w:p>
    <w:p w14:paraId="08657C80" w14:textId="77777777" w:rsidR="00B14234" w:rsidRPr="00B14234" w:rsidRDefault="00B14234" w:rsidP="00B14234">
      <w:pPr>
        <w:rPr>
          <w:b/>
          <w:bCs/>
          <w:color w:val="00B050"/>
          <w:sz w:val="28"/>
          <w:szCs w:val="28"/>
        </w:rPr>
      </w:pPr>
      <w:r w:rsidRPr="00B14234">
        <w:rPr>
          <w:b/>
          <w:bCs/>
          <w:color w:val="00B050"/>
          <w:sz w:val="28"/>
          <w:szCs w:val="28"/>
        </w:rPr>
        <w:t>Difference between ArrayList and LinkList:</w:t>
      </w:r>
    </w:p>
    <w:tbl>
      <w:tblPr>
        <w:tblW w:w="10205" w:type="dxa"/>
        <w:tblInd w:w="-2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62"/>
        <w:gridCol w:w="5243"/>
      </w:tblGrid>
      <w:tr w:rsidR="00B14234" w:rsidRPr="00BF2253" w14:paraId="0B1A84F7" w14:textId="77777777" w:rsidTr="00C94F83">
        <w:trPr>
          <w:trHeight w:val="291"/>
        </w:trPr>
        <w:tc>
          <w:tcPr>
            <w:tcW w:w="4962" w:type="dxa"/>
            <w:shd w:val="clear" w:color="auto" w:fill="C7CCBE"/>
            <w:tcMar>
              <w:top w:w="180" w:type="dxa"/>
              <w:left w:w="180" w:type="dxa"/>
              <w:bottom w:w="180" w:type="dxa"/>
              <w:right w:w="180" w:type="dxa"/>
            </w:tcMar>
            <w:hideMark/>
          </w:tcPr>
          <w:p w14:paraId="3865EECD" w14:textId="77777777" w:rsidR="00B14234" w:rsidRPr="00BF2253" w:rsidRDefault="00B14234" w:rsidP="00C94F83">
            <w:pPr>
              <w:spacing w:after="0" w:line="240" w:lineRule="auto"/>
              <w:rPr>
                <w:rFonts w:ascii="Times New Roman" w:eastAsia="Times New Roman" w:hAnsi="Times New Roman" w:cs="Times New Roman"/>
                <w:b/>
                <w:bCs/>
                <w:color w:val="000000"/>
                <w:sz w:val="26"/>
                <w:szCs w:val="26"/>
                <w:lang w:eastAsia="en-IN"/>
              </w:rPr>
            </w:pPr>
            <w:r w:rsidRPr="00BF2253">
              <w:rPr>
                <w:rFonts w:ascii="Times New Roman" w:eastAsia="Times New Roman" w:hAnsi="Times New Roman" w:cs="Times New Roman"/>
                <w:b/>
                <w:bCs/>
                <w:color w:val="000000"/>
                <w:sz w:val="26"/>
                <w:szCs w:val="26"/>
                <w:lang w:eastAsia="en-IN"/>
              </w:rPr>
              <w:t>ArrayList</w:t>
            </w:r>
          </w:p>
        </w:tc>
        <w:tc>
          <w:tcPr>
            <w:tcW w:w="5243" w:type="dxa"/>
            <w:shd w:val="clear" w:color="auto" w:fill="C7CCBE"/>
            <w:tcMar>
              <w:top w:w="180" w:type="dxa"/>
              <w:left w:w="180" w:type="dxa"/>
              <w:bottom w:w="180" w:type="dxa"/>
              <w:right w:w="180" w:type="dxa"/>
            </w:tcMar>
            <w:hideMark/>
          </w:tcPr>
          <w:p w14:paraId="39870012" w14:textId="77777777" w:rsidR="00B14234" w:rsidRPr="00BF2253" w:rsidRDefault="00B14234" w:rsidP="00C94F83">
            <w:pPr>
              <w:spacing w:after="0" w:line="240" w:lineRule="auto"/>
              <w:rPr>
                <w:rFonts w:ascii="Times New Roman" w:eastAsia="Times New Roman" w:hAnsi="Times New Roman" w:cs="Times New Roman"/>
                <w:b/>
                <w:bCs/>
                <w:color w:val="000000"/>
                <w:sz w:val="26"/>
                <w:szCs w:val="26"/>
                <w:lang w:eastAsia="en-IN"/>
              </w:rPr>
            </w:pPr>
            <w:r w:rsidRPr="00BF2253">
              <w:rPr>
                <w:rFonts w:ascii="Times New Roman" w:eastAsia="Times New Roman" w:hAnsi="Times New Roman" w:cs="Times New Roman"/>
                <w:b/>
                <w:bCs/>
                <w:color w:val="000000"/>
                <w:sz w:val="26"/>
                <w:szCs w:val="26"/>
                <w:lang w:eastAsia="en-IN"/>
              </w:rPr>
              <w:t>LinkedList</w:t>
            </w:r>
          </w:p>
        </w:tc>
      </w:tr>
      <w:tr w:rsidR="00B14234" w:rsidRPr="00BF2253" w14:paraId="44CDBD6C" w14:textId="77777777" w:rsidTr="00C94F83">
        <w:trPr>
          <w:trHeight w:val="611"/>
        </w:trPr>
        <w:tc>
          <w:tcPr>
            <w:tcW w:w="49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6BA3B7"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t>1) ArrayList internally uses a </w:t>
            </w:r>
            <w:r w:rsidRPr="00BF2253">
              <w:rPr>
                <w:rFonts w:ascii="Segoe UI" w:eastAsia="Times New Roman" w:hAnsi="Segoe UI" w:cs="Segoe UI"/>
                <w:b/>
                <w:bCs/>
                <w:color w:val="333333"/>
                <w:sz w:val="24"/>
                <w:szCs w:val="24"/>
                <w:lang w:eastAsia="en-IN"/>
              </w:rPr>
              <w:t>dynamic array</w:t>
            </w:r>
            <w:r w:rsidRPr="00BF2253">
              <w:rPr>
                <w:rFonts w:ascii="Segoe UI" w:eastAsia="Times New Roman" w:hAnsi="Segoe UI" w:cs="Segoe UI"/>
                <w:color w:val="333333"/>
                <w:sz w:val="24"/>
                <w:szCs w:val="24"/>
                <w:lang w:eastAsia="en-IN"/>
              </w:rPr>
              <w:t> to store the elements.</w:t>
            </w:r>
          </w:p>
        </w:tc>
        <w:tc>
          <w:tcPr>
            <w:tcW w:w="52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746EDC"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t>LinkedList internally uses a </w:t>
            </w:r>
            <w:r w:rsidRPr="00BF2253">
              <w:rPr>
                <w:rFonts w:ascii="Segoe UI" w:eastAsia="Times New Roman" w:hAnsi="Segoe UI" w:cs="Segoe UI"/>
                <w:b/>
                <w:bCs/>
                <w:color w:val="333333"/>
                <w:sz w:val="24"/>
                <w:szCs w:val="24"/>
                <w:lang w:eastAsia="en-IN"/>
              </w:rPr>
              <w:t>doubly linked list</w:t>
            </w:r>
            <w:r w:rsidRPr="00BF2253">
              <w:rPr>
                <w:rFonts w:ascii="Segoe UI" w:eastAsia="Times New Roman" w:hAnsi="Segoe UI" w:cs="Segoe UI"/>
                <w:color w:val="333333"/>
                <w:sz w:val="24"/>
                <w:szCs w:val="24"/>
                <w:lang w:eastAsia="en-IN"/>
              </w:rPr>
              <w:t> to store the elements.</w:t>
            </w:r>
          </w:p>
        </w:tc>
      </w:tr>
      <w:tr w:rsidR="00B14234" w:rsidRPr="00BF2253" w14:paraId="74D83E6D" w14:textId="77777777" w:rsidTr="00C94F83">
        <w:trPr>
          <w:trHeight w:val="902"/>
        </w:trPr>
        <w:tc>
          <w:tcPr>
            <w:tcW w:w="49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8A75C"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t>2) Manipulation with ArrayList is </w:t>
            </w:r>
            <w:r w:rsidRPr="00BF2253">
              <w:rPr>
                <w:rFonts w:ascii="Segoe UI" w:eastAsia="Times New Roman" w:hAnsi="Segoe UI" w:cs="Segoe UI"/>
                <w:b/>
                <w:bCs/>
                <w:color w:val="333333"/>
                <w:sz w:val="24"/>
                <w:szCs w:val="24"/>
                <w:lang w:eastAsia="en-IN"/>
              </w:rPr>
              <w:t>slow</w:t>
            </w:r>
            <w:r w:rsidRPr="00BF2253">
              <w:rPr>
                <w:rFonts w:ascii="Segoe UI" w:eastAsia="Times New Roman" w:hAnsi="Segoe UI" w:cs="Segoe UI"/>
                <w:color w:val="333333"/>
                <w:sz w:val="24"/>
                <w:szCs w:val="24"/>
                <w:lang w:eastAsia="en-IN"/>
              </w:rPr>
              <w:t> because it internally uses an array. If any element is removed from the array, all the bits are shifted in memory.</w:t>
            </w:r>
          </w:p>
        </w:tc>
        <w:tc>
          <w:tcPr>
            <w:tcW w:w="52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94712"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t>Manipulation with LinkedList is </w:t>
            </w:r>
            <w:r w:rsidRPr="00BF2253">
              <w:rPr>
                <w:rFonts w:ascii="Segoe UI" w:eastAsia="Times New Roman" w:hAnsi="Segoe UI" w:cs="Segoe UI"/>
                <w:b/>
                <w:bCs/>
                <w:color w:val="333333"/>
                <w:sz w:val="24"/>
                <w:szCs w:val="24"/>
                <w:lang w:eastAsia="en-IN"/>
              </w:rPr>
              <w:t>faster</w:t>
            </w:r>
            <w:r w:rsidRPr="00BF2253">
              <w:rPr>
                <w:rFonts w:ascii="Segoe UI" w:eastAsia="Times New Roman" w:hAnsi="Segoe UI" w:cs="Segoe UI"/>
                <w:color w:val="333333"/>
                <w:sz w:val="24"/>
                <w:szCs w:val="24"/>
                <w:lang w:eastAsia="en-IN"/>
              </w:rPr>
              <w:t> than ArrayList because it uses a doubly linked list, so no bit shifting is required in memory.</w:t>
            </w:r>
          </w:p>
        </w:tc>
      </w:tr>
      <w:tr w:rsidR="00B14234" w:rsidRPr="00BF2253" w14:paraId="695C44D8" w14:textId="77777777" w:rsidTr="00C94F83">
        <w:trPr>
          <w:trHeight w:val="15"/>
        </w:trPr>
        <w:tc>
          <w:tcPr>
            <w:tcW w:w="49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DFC0FA"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lastRenderedPageBreak/>
              <w:t>3) An ArrayList class can </w:t>
            </w:r>
            <w:r w:rsidRPr="00BF2253">
              <w:rPr>
                <w:rFonts w:ascii="Segoe UI" w:eastAsia="Times New Roman" w:hAnsi="Segoe UI" w:cs="Segoe UI"/>
                <w:b/>
                <w:bCs/>
                <w:color w:val="333333"/>
                <w:sz w:val="24"/>
                <w:szCs w:val="24"/>
                <w:lang w:eastAsia="en-IN"/>
              </w:rPr>
              <w:t>act as a list</w:t>
            </w:r>
            <w:r w:rsidRPr="00BF2253">
              <w:rPr>
                <w:rFonts w:ascii="Segoe UI" w:eastAsia="Times New Roman" w:hAnsi="Segoe UI" w:cs="Segoe UI"/>
                <w:color w:val="333333"/>
                <w:sz w:val="24"/>
                <w:szCs w:val="24"/>
                <w:lang w:eastAsia="en-IN"/>
              </w:rPr>
              <w:t> only because it implements List only.</w:t>
            </w:r>
          </w:p>
        </w:tc>
        <w:tc>
          <w:tcPr>
            <w:tcW w:w="52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FB0784"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t>LinkedList class can </w:t>
            </w:r>
            <w:r w:rsidRPr="00BF2253">
              <w:rPr>
                <w:rFonts w:ascii="Segoe UI" w:eastAsia="Times New Roman" w:hAnsi="Segoe UI" w:cs="Segoe UI"/>
                <w:b/>
                <w:bCs/>
                <w:color w:val="333333"/>
                <w:sz w:val="24"/>
                <w:szCs w:val="24"/>
                <w:lang w:eastAsia="en-IN"/>
              </w:rPr>
              <w:t>act as a list and queue</w:t>
            </w:r>
            <w:r w:rsidRPr="00BF2253">
              <w:rPr>
                <w:rFonts w:ascii="Segoe UI" w:eastAsia="Times New Roman" w:hAnsi="Segoe UI" w:cs="Segoe UI"/>
                <w:color w:val="333333"/>
                <w:sz w:val="24"/>
                <w:szCs w:val="24"/>
                <w:lang w:eastAsia="en-IN"/>
              </w:rPr>
              <w:t> both because it implements List and Deque interfaces.</w:t>
            </w:r>
          </w:p>
        </w:tc>
      </w:tr>
      <w:tr w:rsidR="00B14234" w:rsidRPr="00BF2253" w14:paraId="79FA44A6" w14:textId="77777777" w:rsidTr="00C94F83">
        <w:trPr>
          <w:trHeight w:val="305"/>
        </w:trPr>
        <w:tc>
          <w:tcPr>
            <w:tcW w:w="49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C9EFE8"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t>4) ArrayList is </w:t>
            </w:r>
            <w:r w:rsidRPr="00BF2253">
              <w:rPr>
                <w:rFonts w:ascii="Segoe UI" w:eastAsia="Times New Roman" w:hAnsi="Segoe UI" w:cs="Segoe UI"/>
                <w:b/>
                <w:bCs/>
                <w:color w:val="333333"/>
                <w:sz w:val="24"/>
                <w:szCs w:val="24"/>
                <w:lang w:eastAsia="en-IN"/>
              </w:rPr>
              <w:t>better for storing and accessing</w:t>
            </w:r>
            <w:r w:rsidRPr="00BF2253">
              <w:rPr>
                <w:rFonts w:ascii="Segoe UI" w:eastAsia="Times New Roman" w:hAnsi="Segoe UI" w:cs="Segoe UI"/>
                <w:color w:val="333333"/>
                <w:sz w:val="24"/>
                <w:szCs w:val="24"/>
                <w:lang w:eastAsia="en-IN"/>
              </w:rPr>
              <w:t> data.</w:t>
            </w:r>
          </w:p>
        </w:tc>
        <w:tc>
          <w:tcPr>
            <w:tcW w:w="52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055E2A" w14:textId="77777777" w:rsidR="00B14234" w:rsidRPr="00BF2253" w:rsidRDefault="00B14234" w:rsidP="00C94F83">
            <w:pPr>
              <w:spacing w:after="0" w:line="240" w:lineRule="auto"/>
              <w:jc w:val="both"/>
              <w:rPr>
                <w:rFonts w:ascii="Segoe UI" w:eastAsia="Times New Roman" w:hAnsi="Segoe UI" w:cs="Segoe UI"/>
                <w:color w:val="333333"/>
                <w:sz w:val="24"/>
                <w:szCs w:val="24"/>
                <w:lang w:eastAsia="en-IN"/>
              </w:rPr>
            </w:pPr>
            <w:r w:rsidRPr="00BF2253">
              <w:rPr>
                <w:rFonts w:ascii="Segoe UI" w:eastAsia="Times New Roman" w:hAnsi="Segoe UI" w:cs="Segoe UI"/>
                <w:color w:val="333333"/>
                <w:sz w:val="24"/>
                <w:szCs w:val="24"/>
                <w:lang w:eastAsia="en-IN"/>
              </w:rPr>
              <w:t>LinkedList is </w:t>
            </w:r>
            <w:r w:rsidRPr="00BF2253">
              <w:rPr>
                <w:rFonts w:ascii="Segoe UI" w:eastAsia="Times New Roman" w:hAnsi="Segoe UI" w:cs="Segoe UI"/>
                <w:b/>
                <w:bCs/>
                <w:color w:val="333333"/>
                <w:sz w:val="24"/>
                <w:szCs w:val="24"/>
                <w:lang w:eastAsia="en-IN"/>
              </w:rPr>
              <w:t>better for manipulating</w:t>
            </w:r>
            <w:r w:rsidRPr="00BF2253">
              <w:rPr>
                <w:rFonts w:ascii="Segoe UI" w:eastAsia="Times New Roman" w:hAnsi="Segoe UI" w:cs="Segoe UI"/>
                <w:color w:val="333333"/>
                <w:sz w:val="24"/>
                <w:szCs w:val="24"/>
                <w:lang w:eastAsia="en-IN"/>
              </w:rPr>
              <w:t> data.</w:t>
            </w:r>
          </w:p>
        </w:tc>
      </w:tr>
    </w:tbl>
    <w:p w14:paraId="138FA2CE" w14:textId="77777777" w:rsidR="00B14234" w:rsidRDefault="00B14234" w:rsidP="003F6931"/>
    <w:p w14:paraId="3CDFBBE2" w14:textId="5665E845" w:rsidR="006C291A" w:rsidRDefault="006C291A" w:rsidP="006C291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Java Non-generic Vs. Generic Collection</w:t>
      </w:r>
    </w:p>
    <w:p w14:paraId="1E8C91EF" w14:textId="77777777" w:rsidR="006C291A" w:rsidRPr="006C291A" w:rsidRDefault="006C291A" w:rsidP="006C291A"/>
    <w:p w14:paraId="3EE57773" w14:textId="77777777" w:rsidR="006C291A" w:rsidRPr="006C291A" w:rsidRDefault="006C291A" w:rsidP="006C291A">
      <w:pPr>
        <w:pStyle w:val="NoSpacing"/>
        <w:rPr>
          <w:sz w:val="24"/>
          <w:szCs w:val="24"/>
        </w:rPr>
      </w:pPr>
      <w:r w:rsidRPr="006C291A">
        <w:rPr>
          <w:sz w:val="24"/>
          <w:szCs w:val="24"/>
        </w:rPr>
        <w:t>Let's see the old non-generic example of creating java collection.</w:t>
      </w:r>
    </w:p>
    <w:p w14:paraId="04243DBD" w14:textId="77777777" w:rsidR="006C291A" w:rsidRPr="006C291A" w:rsidRDefault="006C291A" w:rsidP="00B503D0">
      <w:pPr>
        <w:pStyle w:val="NoSpacing"/>
        <w:numPr>
          <w:ilvl w:val="0"/>
          <w:numId w:val="28"/>
        </w:numPr>
        <w:rPr>
          <w:color w:val="000000"/>
          <w:sz w:val="24"/>
          <w:szCs w:val="24"/>
        </w:rPr>
      </w:pPr>
      <w:r w:rsidRPr="006C291A">
        <w:rPr>
          <w:color w:val="000000"/>
          <w:sz w:val="24"/>
          <w:szCs w:val="24"/>
          <w:bdr w:val="none" w:sz="0" w:space="0" w:color="auto" w:frame="1"/>
        </w:rPr>
        <w:t>ArrayList list=</w:t>
      </w:r>
      <w:r w:rsidRPr="006C291A">
        <w:rPr>
          <w:rStyle w:val="keyword"/>
          <w:rFonts w:ascii="Segoe UI" w:hAnsi="Segoe UI" w:cs="Segoe UI"/>
          <w:b/>
          <w:bCs/>
          <w:color w:val="006699"/>
          <w:sz w:val="24"/>
          <w:szCs w:val="24"/>
          <w:bdr w:val="none" w:sz="0" w:space="0" w:color="auto" w:frame="1"/>
        </w:rPr>
        <w:t>new</w:t>
      </w:r>
      <w:r w:rsidRPr="006C291A">
        <w:rPr>
          <w:color w:val="000000"/>
          <w:sz w:val="24"/>
          <w:szCs w:val="24"/>
          <w:bdr w:val="none" w:sz="0" w:space="0" w:color="auto" w:frame="1"/>
        </w:rPr>
        <w:t> ArrayList();</w:t>
      </w:r>
      <w:r w:rsidRPr="006C291A">
        <w:rPr>
          <w:rStyle w:val="comment"/>
          <w:rFonts w:ascii="Segoe UI" w:hAnsi="Segoe UI" w:cs="Segoe UI"/>
          <w:color w:val="008200"/>
          <w:sz w:val="24"/>
          <w:szCs w:val="24"/>
          <w:bdr w:val="none" w:sz="0" w:space="0" w:color="auto" w:frame="1"/>
        </w:rPr>
        <w:t>//creating old non-generic arraylist</w:t>
      </w:r>
      <w:r w:rsidRPr="006C291A">
        <w:rPr>
          <w:color w:val="000000"/>
          <w:sz w:val="24"/>
          <w:szCs w:val="24"/>
          <w:bdr w:val="none" w:sz="0" w:space="0" w:color="auto" w:frame="1"/>
        </w:rPr>
        <w:t>  </w:t>
      </w:r>
    </w:p>
    <w:p w14:paraId="4091928B" w14:textId="77777777" w:rsidR="006C291A" w:rsidRDefault="006C291A" w:rsidP="006C291A">
      <w:pPr>
        <w:pStyle w:val="NoSpacing"/>
        <w:rPr>
          <w:sz w:val="24"/>
          <w:szCs w:val="24"/>
        </w:rPr>
      </w:pPr>
      <w:r w:rsidRPr="006C291A">
        <w:rPr>
          <w:sz w:val="24"/>
          <w:szCs w:val="24"/>
        </w:rPr>
        <w:t>Let's see the new generic example of creating java collection.</w:t>
      </w:r>
    </w:p>
    <w:p w14:paraId="146E427C" w14:textId="0BDD36F2" w:rsidR="006C291A" w:rsidRPr="006C291A" w:rsidRDefault="006C291A" w:rsidP="00B503D0">
      <w:pPr>
        <w:pStyle w:val="NoSpacing"/>
        <w:numPr>
          <w:ilvl w:val="0"/>
          <w:numId w:val="28"/>
        </w:numPr>
        <w:rPr>
          <w:sz w:val="24"/>
          <w:szCs w:val="24"/>
        </w:rPr>
      </w:pPr>
      <w:r w:rsidRPr="006C291A">
        <w:rPr>
          <w:color w:val="000000"/>
          <w:sz w:val="24"/>
          <w:szCs w:val="24"/>
          <w:bdr w:val="none" w:sz="0" w:space="0" w:color="auto" w:frame="1"/>
        </w:rPr>
        <w:t>ArrayList&lt;String&gt; list=</w:t>
      </w:r>
      <w:r w:rsidRPr="006C291A">
        <w:rPr>
          <w:rStyle w:val="keyword"/>
          <w:rFonts w:ascii="Segoe UI" w:hAnsi="Segoe UI" w:cs="Segoe UI"/>
          <w:b/>
          <w:bCs/>
          <w:color w:val="006699"/>
          <w:sz w:val="24"/>
          <w:szCs w:val="24"/>
          <w:bdr w:val="none" w:sz="0" w:space="0" w:color="auto" w:frame="1"/>
        </w:rPr>
        <w:t>new</w:t>
      </w:r>
      <w:r w:rsidRPr="006C291A">
        <w:rPr>
          <w:color w:val="000000"/>
          <w:sz w:val="24"/>
          <w:szCs w:val="24"/>
          <w:bdr w:val="none" w:sz="0" w:space="0" w:color="auto" w:frame="1"/>
        </w:rPr>
        <w:t> ArrayList&lt;String&gt;();</w:t>
      </w:r>
      <w:r w:rsidRPr="006C291A">
        <w:rPr>
          <w:rStyle w:val="comment"/>
          <w:rFonts w:ascii="Segoe UI" w:hAnsi="Segoe UI" w:cs="Segoe UI"/>
          <w:color w:val="008200"/>
          <w:sz w:val="24"/>
          <w:szCs w:val="24"/>
          <w:bdr w:val="none" w:sz="0" w:space="0" w:color="auto" w:frame="1"/>
        </w:rPr>
        <w:t>//creating new generic arraylist</w:t>
      </w:r>
      <w:r w:rsidRPr="006C291A">
        <w:rPr>
          <w:color w:val="000000"/>
          <w:sz w:val="24"/>
          <w:szCs w:val="24"/>
          <w:bdr w:val="none" w:sz="0" w:space="0" w:color="auto" w:frame="1"/>
        </w:rPr>
        <w:t>  </w:t>
      </w:r>
    </w:p>
    <w:p w14:paraId="5D118DD9" w14:textId="7F9490EC" w:rsidR="001160D1" w:rsidRPr="00CB35F7" w:rsidRDefault="001160D1" w:rsidP="003F6931">
      <w:pPr>
        <w:rPr>
          <w:color w:val="FF0000"/>
          <w:sz w:val="32"/>
          <w:szCs w:val="32"/>
        </w:rPr>
      </w:pPr>
    </w:p>
    <w:p w14:paraId="01889810" w14:textId="7E480605" w:rsidR="00CB35F7" w:rsidRDefault="00CB35F7" w:rsidP="003F6931">
      <w:pPr>
        <w:rPr>
          <w:b/>
          <w:color w:val="FF0000"/>
          <w:sz w:val="32"/>
          <w:szCs w:val="32"/>
        </w:rPr>
      </w:pPr>
      <w:r w:rsidRPr="00CB35F7">
        <w:rPr>
          <w:b/>
          <w:color w:val="FF0000"/>
          <w:sz w:val="32"/>
          <w:szCs w:val="32"/>
        </w:rPr>
        <w:t>ITERATOR:</w:t>
      </w:r>
    </w:p>
    <w:p w14:paraId="2C1BDD03" w14:textId="34343CBC" w:rsidR="00CB35F7" w:rsidRDefault="00CB35F7" w:rsidP="00CB35F7">
      <w:r>
        <w:t>In java, an Iterator, is one of the Java Pointers</w:t>
      </w:r>
      <w:r w:rsidR="00160BA5">
        <w:t xml:space="preserve"> or cursors</w:t>
      </w:r>
      <w:r>
        <w:t>.</w:t>
      </w:r>
      <w:r w:rsidR="00160BA5">
        <w:t xml:space="preserve"> Java Iterator is an Interface that is used to iterate over an List, like ArrayList,</w:t>
      </w:r>
      <w:r w:rsidR="00E0781B">
        <w:t xml:space="preserve"> </w:t>
      </w:r>
      <w:r w:rsidR="00160BA5">
        <w:t>LinkList,</w:t>
      </w:r>
      <w:r w:rsidR="001564F1">
        <w:t xml:space="preserve"> </w:t>
      </w:r>
      <w:r w:rsidR="00160BA5">
        <w:t>etc., and printing the values one by one.</w:t>
      </w:r>
      <w:r w:rsidR="003279F2" w:rsidRPr="003279F2">
        <w:t xml:space="preserve"> </w:t>
      </w:r>
      <w:r w:rsidR="003279F2">
        <w:t xml:space="preserve">When we use Java Iterator, then it’s compulsory to create an </w:t>
      </w:r>
      <w:r w:rsidR="00E429C4">
        <w:t>object</w:t>
      </w:r>
      <w:r w:rsidR="003279F2">
        <w:t xml:space="preserve"> of the Iterator Interface first{(Interface </w:t>
      </w:r>
      <w:proofErr w:type="spellStart"/>
      <w:r w:rsidR="003279F2">
        <w:t>itr</w:t>
      </w:r>
      <w:proofErr w:type="spellEnd"/>
      <w:r w:rsidR="003279F2">
        <w:t xml:space="preserve"> = </w:t>
      </w:r>
      <w:proofErr w:type="spellStart"/>
      <w:r w:rsidR="003279F2">
        <w:t>x.iterator</w:t>
      </w:r>
      <w:proofErr w:type="spellEnd"/>
      <w:r w:rsidR="003279F2">
        <w:t>()}, then use the reference to call inbuilt methods of Iterator</w:t>
      </w:r>
      <w:r w:rsidR="00E429C4">
        <w:t xml:space="preserve"> Class</w:t>
      </w:r>
      <w:r w:rsidR="003279F2">
        <w:t>.</w:t>
      </w:r>
      <w:r w:rsidR="001564F1">
        <w:t xml:space="preserve"> </w:t>
      </w:r>
      <w:r w:rsidR="00A2216C">
        <w:t>It has methods:</w:t>
      </w:r>
    </w:p>
    <w:p w14:paraId="5575CC34" w14:textId="4C19AF4F" w:rsidR="00A2216C" w:rsidRDefault="00A2216C" w:rsidP="00B503D0">
      <w:pPr>
        <w:pStyle w:val="ListParagraph"/>
        <w:numPr>
          <w:ilvl w:val="0"/>
          <w:numId w:val="28"/>
        </w:numPr>
      </w:pPr>
      <w:r w:rsidRPr="009E79F4">
        <w:rPr>
          <w:b/>
        </w:rPr>
        <w:t>hasNext() -&gt;</w:t>
      </w:r>
      <w:r w:rsidR="00E74C25">
        <w:t xml:space="preserve"> </w:t>
      </w:r>
      <w:r>
        <w:t>Checks if there exists any next elements in List, if yes, returns true and points to that value now, OR else false.</w:t>
      </w:r>
      <w:r w:rsidR="003279F2">
        <w:t xml:space="preserve"> In this way goes on pointing other objects in List, and returns true if value exist.</w:t>
      </w:r>
    </w:p>
    <w:p w14:paraId="4C541DF8" w14:textId="5158B726" w:rsidR="00A2216C" w:rsidRDefault="00A2216C" w:rsidP="00B503D0">
      <w:pPr>
        <w:pStyle w:val="ListParagraph"/>
        <w:numPr>
          <w:ilvl w:val="0"/>
          <w:numId w:val="28"/>
        </w:numPr>
      </w:pPr>
      <w:r w:rsidRPr="009E79F4">
        <w:rPr>
          <w:b/>
        </w:rPr>
        <w:t>Next() -&gt;</w:t>
      </w:r>
      <w:r>
        <w:t xml:space="preserve"> this reads the values in ArrayList, if exists</w:t>
      </w:r>
      <w:r w:rsidR="00C232E2">
        <w:t>, then points to next Index</w:t>
      </w:r>
      <w:r>
        <w:t>, and returns t</w:t>
      </w:r>
      <w:r w:rsidR="00C232E2">
        <w:t>he current index value</w:t>
      </w:r>
      <w:r>
        <w:t>, and we print it.</w:t>
      </w:r>
    </w:p>
    <w:p w14:paraId="1DBE8F19" w14:textId="77777777" w:rsidR="00E74C25" w:rsidRDefault="00E74C25" w:rsidP="00E74C25">
      <w:pPr>
        <w:pStyle w:val="Heading6"/>
      </w:pPr>
      <w:proofErr w:type="spellStart"/>
      <w:r>
        <w:t>Ex.Code</w:t>
      </w:r>
      <w:proofErr w:type="spellEnd"/>
      <w:r>
        <w:t xml:space="preserve">. </w:t>
      </w:r>
    </w:p>
    <w:p w14:paraId="18B03C1F" w14:textId="32848481" w:rsidR="00E74C25" w:rsidRDefault="00E74C25" w:rsidP="00E74C25">
      <w:pPr>
        <w:pStyle w:val="Heading6"/>
      </w:pPr>
      <w:r>
        <w:rPr>
          <w:b/>
          <w:bCs/>
          <w:color w:val="7F0055"/>
        </w:rPr>
        <w:t>int</w:t>
      </w:r>
      <w:r>
        <w:rPr>
          <w:color w:val="000000"/>
        </w:rPr>
        <w:t xml:space="preserve"> </w:t>
      </w:r>
      <w:r>
        <w:rPr>
          <w:color w:val="0000C0"/>
          <w:shd w:val="clear" w:color="auto" w:fill="F0D8A8"/>
        </w:rPr>
        <w:t>cursor = 0</w:t>
      </w:r>
      <w:r>
        <w:rPr>
          <w:color w:val="000000"/>
        </w:rPr>
        <w:t xml:space="preserve">;       </w:t>
      </w:r>
      <w:r w:rsidRPr="00023D16">
        <w:t>// index of next element to return,</w:t>
      </w:r>
      <w:r>
        <w:t xml:space="preserve"> </w:t>
      </w:r>
      <w:r w:rsidRPr="00023D16">
        <w:t>cursor points to next index</w:t>
      </w:r>
    </w:p>
    <w:p w14:paraId="3BFF2B85" w14:textId="77777777" w:rsidR="00E74C25" w:rsidRPr="00023D16" w:rsidRDefault="00E74C25" w:rsidP="00E74C25">
      <w:pPr>
        <w:pStyle w:val="Heading6"/>
      </w:pPr>
      <w:r>
        <w:rPr>
          <w:b/>
          <w:bCs/>
          <w:color w:val="7F0055"/>
        </w:rPr>
        <w:t>int</w:t>
      </w:r>
      <w:r>
        <w:rPr>
          <w:color w:val="000000"/>
        </w:rPr>
        <w:t xml:space="preserve"> </w:t>
      </w:r>
      <w:r>
        <w:rPr>
          <w:color w:val="0000C0"/>
        </w:rPr>
        <w:t>lastRet</w:t>
      </w:r>
      <w:r>
        <w:rPr>
          <w:color w:val="000000"/>
        </w:rPr>
        <w:t xml:space="preserve"> = -1</w:t>
      </w:r>
      <w:r w:rsidRPr="00023D16">
        <w:t>; // index of last element returned; -1 if no such, lastRet points to current Index</w:t>
      </w:r>
    </w:p>
    <w:p w14:paraId="47355CA1" w14:textId="77777777" w:rsidR="00E74C25" w:rsidRDefault="00E74C25" w:rsidP="00E74C25">
      <w:pPr>
        <w:pStyle w:val="Heading6"/>
      </w:pPr>
      <w:r>
        <w:rPr>
          <w:b/>
          <w:bCs/>
          <w:color w:val="7F0055"/>
        </w:rPr>
        <w:t>public</w:t>
      </w:r>
      <w:r>
        <w:rPr>
          <w:color w:val="000000"/>
        </w:rPr>
        <w:t xml:space="preserve"> E </w:t>
      </w:r>
      <w:r w:rsidRPr="00E74C25">
        <w:rPr>
          <w:b/>
          <w:color w:val="C45911" w:themeColor="accent2" w:themeShade="BF"/>
        </w:rPr>
        <w:t>next</w:t>
      </w:r>
      <w:r>
        <w:rPr>
          <w:color w:val="000000"/>
        </w:rPr>
        <w:t>() {</w:t>
      </w:r>
    </w:p>
    <w:p w14:paraId="652F5D69" w14:textId="77777777" w:rsidR="00E74C25" w:rsidRDefault="00E74C25" w:rsidP="00E74C25">
      <w:pPr>
        <w:pStyle w:val="Heading6"/>
      </w:pPr>
      <w:r>
        <w:rPr>
          <w:color w:val="000000"/>
        </w:rPr>
        <w:t xml:space="preserve">            </w:t>
      </w:r>
      <w:r>
        <w:rPr>
          <w:b/>
          <w:bCs/>
          <w:color w:val="7F0055"/>
        </w:rPr>
        <w:t>int</w:t>
      </w:r>
      <w:r>
        <w:rPr>
          <w:color w:val="000000"/>
        </w:rPr>
        <w:t xml:space="preserve"> </w:t>
      </w:r>
      <w:r>
        <w:rPr>
          <w:color w:val="6A3E3E"/>
        </w:rPr>
        <w:t>i</w:t>
      </w:r>
      <w:r>
        <w:rPr>
          <w:color w:val="000000"/>
        </w:rPr>
        <w:t xml:space="preserve"> = </w:t>
      </w:r>
      <w:r>
        <w:rPr>
          <w:color w:val="0000C0"/>
          <w:shd w:val="clear" w:color="auto" w:fill="D4D4D4"/>
        </w:rPr>
        <w:t>cursor</w:t>
      </w:r>
      <w:r>
        <w:rPr>
          <w:color w:val="000000"/>
        </w:rPr>
        <w:t>;</w:t>
      </w:r>
      <w:r w:rsidRPr="00810EF7">
        <w:t>//initially cursor points to zero,</w:t>
      </w:r>
      <w:r>
        <w:t xml:space="preserve"> </w:t>
      </w:r>
      <w:r w:rsidRPr="00810EF7">
        <w:t>so i=0.</w:t>
      </w:r>
    </w:p>
    <w:p w14:paraId="651F6593" w14:textId="77777777" w:rsidR="00E74C25" w:rsidRDefault="00E74C25" w:rsidP="00E74C25">
      <w:pPr>
        <w:pStyle w:val="Heading6"/>
      </w:pPr>
      <w:r>
        <w:rPr>
          <w:color w:val="000000"/>
        </w:rPr>
        <w:t xml:space="preserve">            </w:t>
      </w:r>
      <w:r>
        <w:rPr>
          <w:b/>
          <w:bCs/>
          <w:color w:val="7F0055"/>
        </w:rPr>
        <w:t>if</w:t>
      </w:r>
      <w:r>
        <w:rPr>
          <w:color w:val="000000"/>
        </w:rPr>
        <w:t xml:space="preserve"> (</w:t>
      </w:r>
      <w:r>
        <w:rPr>
          <w:color w:val="6A3E3E"/>
        </w:rPr>
        <w:t>i</w:t>
      </w:r>
      <w:r>
        <w:rPr>
          <w:color w:val="000000"/>
        </w:rPr>
        <w:t xml:space="preserve"> &gt;= </w:t>
      </w:r>
      <w:r>
        <w:rPr>
          <w:color w:val="0000C0"/>
        </w:rPr>
        <w:t>size</w:t>
      </w:r>
      <w:r>
        <w:rPr>
          <w:color w:val="000000"/>
        </w:rPr>
        <w:t>)</w:t>
      </w:r>
    </w:p>
    <w:p w14:paraId="0088AFD8" w14:textId="77777777" w:rsidR="00E74C25" w:rsidRDefault="00E74C25" w:rsidP="00E74C25">
      <w:pPr>
        <w:pStyle w:val="Heading6"/>
      </w:pPr>
      <w:r>
        <w:rPr>
          <w:color w:val="000000"/>
        </w:rPr>
        <w:t xml:space="preserve">                </w:t>
      </w:r>
      <w:r>
        <w:rPr>
          <w:b/>
          <w:bCs/>
          <w:color w:val="7F0055"/>
        </w:rPr>
        <w:t>throw</w:t>
      </w:r>
      <w:r>
        <w:rPr>
          <w:color w:val="000000"/>
        </w:rPr>
        <w:t xml:space="preserve"> </w:t>
      </w:r>
      <w:r>
        <w:rPr>
          <w:b/>
          <w:bCs/>
          <w:color w:val="7F0055"/>
        </w:rPr>
        <w:t>new</w:t>
      </w:r>
      <w:r>
        <w:rPr>
          <w:color w:val="000000"/>
        </w:rPr>
        <w:t xml:space="preserve"> NoSuchElementException();</w:t>
      </w:r>
    </w:p>
    <w:p w14:paraId="16CE931D" w14:textId="42C19615" w:rsidR="00E74C25" w:rsidRDefault="00E74C25" w:rsidP="00E74C25">
      <w:pPr>
        <w:pStyle w:val="Heading6"/>
      </w:pPr>
      <w:r>
        <w:rPr>
          <w:color w:val="0000C0"/>
          <w:shd w:val="clear" w:color="auto" w:fill="F0D8A8"/>
        </w:rPr>
        <w:t xml:space="preserve">     </w:t>
      </w:r>
      <w:r>
        <w:rPr>
          <w:color w:val="0000C0"/>
          <w:shd w:val="clear" w:color="auto" w:fill="F0D8A8"/>
        </w:rPr>
        <w:tab/>
        <w:t>cursor</w:t>
      </w:r>
      <w:r>
        <w:rPr>
          <w:color w:val="000000"/>
        </w:rPr>
        <w:t xml:space="preserve"> = </w:t>
      </w:r>
      <w:r>
        <w:rPr>
          <w:color w:val="6A3E3E"/>
        </w:rPr>
        <w:t>i</w:t>
      </w:r>
      <w:r>
        <w:rPr>
          <w:color w:val="000000"/>
        </w:rPr>
        <w:t xml:space="preserve"> + 1; //it’s the next index (0+1=1), the cursor will point to now</w:t>
      </w:r>
    </w:p>
    <w:p w14:paraId="0DEE885F" w14:textId="77777777" w:rsidR="00E74C25" w:rsidRDefault="00E74C25" w:rsidP="00E74C25">
      <w:pPr>
        <w:pStyle w:val="Heading6"/>
      </w:pPr>
      <w:r>
        <w:rPr>
          <w:color w:val="000000"/>
        </w:rPr>
        <w:t xml:space="preserve">            </w:t>
      </w:r>
      <w:r>
        <w:rPr>
          <w:b/>
          <w:bCs/>
          <w:color w:val="7F0055"/>
        </w:rPr>
        <w:t>return</w:t>
      </w:r>
      <w:r>
        <w:rPr>
          <w:color w:val="000000"/>
        </w:rPr>
        <w:t xml:space="preserve"> (E) </w:t>
      </w:r>
      <w:r>
        <w:rPr>
          <w:color w:val="6A3E3E"/>
        </w:rPr>
        <w:t>elementData</w:t>
      </w:r>
      <w:r>
        <w:rPr>
          <w:color w:val="000000"/>
        </w:rPr>
        <w:t>[</w:t>
      </w:r>
      <w:r>
        <w:rPr>
          <w:color w:val="0000C0"/>
        </w:rPr>
        <w:t>lastRet</w:t>
      </w:r>
      <w:r>
        <w:rPr>
          <w:color w:val="000000"/>
        </w:rPr>
        <w:t xml:space="preserve"> = </w:t>
      </w:r>
      <w:r>
        <w:rPr>
          <w:color w:val="6A3E3E"/>
        </w:rPr>
        <w:t>i</w:t>
      </w:r>
      <w:r w:rsidRPr="00810EF7">
        <w:t>];//</w:t>
      </w:r>
      <w:r>
        <w:t>lastRet=0 initially, always returns the current index</w:t>
      </w:r>
    </w:p>
    <w:p w14:paraId="537706CB" w14:textId="245B37F7" w:rsidR="00E74C25" w:rsidRDefault="00E74C25" w:rsidP="00E74C25">
      <w:pPr>
        <w:pStyle w:val="Heading6"/>
        <w:rPr>
          <w:color w:val="000000"/>
        </w:rPr>
      </w:pPr>
      <w:r>
        <w:rPr>
          <w:color w:val="000000"/>
        </w:rPr>
        <w:t xml:space="preserve">        }</w:t>
      </w:r>
    </w:p>
    <w:p w14:paraId="5A7EC35D" w14:textId="77777777" w:rsidR="00E74C25" w:rsidRPr="00E74C25" w:rsidRDefault="00E74C25" w:rsidP="00E74C25"/>
    <w:p w14:paraId="1AB98449" w14:textId="0230ED04" w:rsidR="00A2216C" w:rsidRDefault="00A2216C" w:rsidP="00B503D0">
      <w:pPr>
        <w:pStyle w:val="ListParagraph"/>
        <w:numPr>
          <w:ilvl w:val="0"/>
          <w:numId w:val="29"/>
        </w:numPr>
      </w:pPr>
      <w:r w:rsidRPr="009E79F4">
        <w:rPr>
          <w:b/>
        </w:rPr>
        <w:t xml:space="preserve">Remove() </w:t>
      </w:r>
      <w:r>
        <w:t xml:space="preserve">-&gt; </w:t>
      </w:r>
      <w:r w:rsidR="00CD1E07">
        <w:t xml:space="preserve">It’s used to remove the last element </w:t>
      </w:r>
      <w:r w:rsidR="00796F13">
        <w:t xml:space="preserve">of the ArrayList. The next() method </w:t>
      </w:r>
      <w:r w:rsidR="002D6706">
        <w:t>should</w:t>
      </w:r>
      <w:r w:rsidR="00796F13">
        <w:t xml:space="preserve"> be called once </w:t>
      </w:r>
      <w:r w:rsidR="002D6706">
        <w:t>before</w:t>
      </w:r>
      <w:r w:rsidR="00796F13">
        <w:t xml:space="preserve"> us</w:t>
      </w:r>
      <w:r w:rsidR="002D6706">
        <w:t>ing</w:t>
      </w:r>
      <w:r w:rsidR="00796F13">
        <w:t xml:space="preserve"> the remove() metho</w:t>
      </w:r>
      <w:r w:rsidR="002D6706">
        <w:t>d</w:t>
      </w:r>
      <w:r w:rsidR="00796F13">
        <w:t xml:space="preserve">. Now remove() will remove that </w:t>
      </w:r>
      <w:r w:rsidR="002D6706">
        <w:t xml:space="preserve">index </w:t>
      </w:r>
      <w:r w:rsidR="00796F13">
        <w:t xml:space="preserve">value, which next() </w:t>
      </w:r>
      <w:r w:rsidR="002D6706">
        <w:t>method will return</w:t>
      </w:r>
      <w:r w:rsidR="00796F13">
        <w:t xml:space="preserve"> currently. We cannot use remove() until we declare next() first. And </w:t>
      </w:r>
      <w:r w:rsidR="00624D12">
        <w:t xml:space="preserve">also we cannot use remove() two time. One remove() for one next() only. </w:t>
      </w:r>
      <w:r w:rsidR="00624D12">
        <w:lastRenderedPageBreak/>
        <w:t>Next()can stay alone without remove and be used for returning values, but remov</w:t>
      </w:r>
      <w:r w:rsidR="00D776F3">
        <w:t>e</w:t>
      </w:r>
      <w:r w:rsidR="00624D12">
        <w:t>() cannot be kept alone without next().</w:t>
      </w:r>
    </w:p>
    <w:p w14:paraId="52DAC146" w14:textId="77777777" w:rsidR="00E74C25" w:rsidRDefault="00E74C25" w:rsidP="00E74C25">
      <w:pPr>
        <w:pStyle w:val="Heading4"/>
      </w:pPr>
      <w:r>
        <w:rPr>
          <w:b/>
          <w:bCs/>
          <w:color w:val="7F0055"/>
        </w:rPr>
        <w:t>public</w:t>
      </w:r>
      <w:r>
        <w:t xml:space="preserve"> </w:t>
      </w:r>
      <w:r>
        <w:rPr>
          <w:b/>
          <w:bCs/>
          <w:color w:val="7F0055"/>
        </w:rPr>
        <w:t>void</w:t>
      </w:r>
      <w:r>
        <w:t xml:space="preserve"> remove() {</w:t>
      </w:r>
    </w:p>
    <w:p w14:paraId="2D357BC3" w14:textId="77777777" w:rsidR="00E74C25" w:rsidRDefault="00E74C25" w:rsidP="00E74C25">
      <w:pPr>
        <w:pStyle w:val="Heading4"/>
      </w:pPr>
      <w:r>
        <w:t xml:space="preserve">            </w:t>
      </w:r>
      <w:r>
        <w:rPr>
          <w:b/>
          <w:bCs/>
          <w:color w:val="7F0055"/>
        </w:rPr>
        <w:t>if</w:t>
      </w:r>
      <w:r>
        <w:t xml:space="preserve"> (</w:t>
      </w:r>
      <w:r>
        <w:rPr>
          <w:color w:val="0000C0"/>
        </w:rPr>
        <w:t>lastRet</w:t>
      </w:r>
      <w:r>
        <w:t xml:space="preserve"> &lt; 0)</w:t>
      </w:r>
    </w:p>
    <w:p w14:paraId="55BCBD4C" w14:textId="254C7FFA" w:rsidR="00E74C25" w:rsidRDefault="00E74C25" w:rsidP="00E74C25">
      <w:pPr>
        <w:pStyle w:val="Heading4"/>
      </w:pPr>
      <w:r>
        <w:t xml:space="preserve">                </w:t>
      </w:r>
      <w:r>
        <w:rPr>
          <w:b/>
          <w:bCs/>
          <w:color w:val="7F0055"/>
        </w:rPr>
        <w:t>throw</w:t>
      </w:r>
      <w:r>
        <w:t xml:space="preserve"> </w:t>
      </w:r>
      <w:r>
        <w:rPr>
          <w:b/>
          <w:bCs/>
          <w:color w:val="7F0055"/>
        </w:rPr>
        <w:t>new</w:t>
      </w:r>
      <w:r>
        <w:t xml:space="preserve"> IllegalStateException();</w:t>
      </w:r>
    </w:p>
    <w:p w14:paraId="44B6FEE0" w14:textId="77777777" w:rsidR="00E74C25" w:rsidRDefault="00E74C25" w:rsidP="00E74C25">
      <w:pPr>
        <w:pStyle w:val="Heading4"/>
      </w:pPr>
      <w:r>
        <w:t xml:space="preserve">            </w:t>
      </w:r>
      <w:r>
        <w:rPr>
          <w:b/>
          <w:bCs/>
          <w:color w:val="7F0055"/>
        </w:rPr>
        <w:t>try</w:t>
      </w:r>
      <w:r>
        <w:t xml:space="preserve"> {</w:t>
      </w:r>
    </w:p>
    <w:p w14:paraId="3B5CB14A" w14:textId="77777777" w:rsidR="00E74C25" w:rsidRDefault="00E74C25" w:rsidP="00E74C25">
      <w:pPr>
        <w:pStyle w:val="Heading4"/>
      </w:pPr>
      <w:r>
        <w:t xml:space="preserve">                ArrayList.</w:t>
      </w:r>
      <w:r>
        <w:rPr>
          <w:b/>
          <w:bCs/>
          <w:color w:val="7F0055"/>
        </w:rPr>
        <w:t>this</w:t>
      </w:r>
      <w:r>
        <w:t>.remove(</w:t>
      </w:r>
      <w:r>
        <w:rPr>
          <w:color w:val="0000C0"/>
        </w:rPr>
        <w:t>lastRet</w:t>
      </w:r>
      <w:r>
        <w:t>);</w:t>
      </w:r>
    </w:p>
    <w:p w14:paraId="6E0A3C85" w14:textId="77777777" w:rsidR="00E74C25" w:rsidRDefault="00E74C25" w:rsidP="00E74C25">
      <w:pPr>
        <w:pStyle w:val="Heading4"/>
      </w:pPr>
      <w:r>
        <w:t xml:space="preserve">                </w:t>
      </w:r>
      <w:r>
        <w:rPr>
          <w:color w:val="0000C0"/>
        </w:rPr>
        <w:t>cursor</w:t>
      </w:r>
      <w:r>
        <w:t xml:space="preserve"> = </w:t>
      </w:r>
      <w:r>
        <w:rPr>
          <w:color w:val="0000C0"/>
        </w:rPr>
        <w:t>lastRet</w:t>
      </w:r>
      <w:r>
        <w:t>;</w:t>
      </w:r>
    </w:p>
    <w:p w14:paraId="1110FA08" w14:textId="10675274" w:rsidR="00E74C25" w:rsidRDefault="00E74C25" w:rsidP="00E74C25">
      <w:pPr>
        <w:pStyle w:val="Heading4"/>
      </w:pPr>
      <w:r>
        <w:t xml:space="preserve">                </w:t>
      </w:r>
      <w:r>
        <w:rPr>
          <w:color w:val="0000C0"/>
        </w:rPr>
        <w:t>lastRet</w:t>
      </w:r>
      <w:r>
        <w:t xml:space="preserve"> = -1;</w:t>
      </w:r>
    </w:p>
    <w:p w14:paraId="5354B4B6" w14:textId="77777777" w:rsidR="00E74C25" w:rsidRDefault="00E74C25" w:rsidP="00E74C25">
      <w:pPr>
        <w:pStyle w:val="Heading4"/>
      </w:pPr>
      <w:r>
        <w:t xml:space="preserve">            } </w:t>
      </w:r>
      <w:r>
        <w:rPr>
          <w:b/>
          <w:bCs/>
          <w:color w:val="7F0055"/>
        </w:rPr>
        <w:t>catch</w:t>
      </w:r>
      <w:r>
        <w:t xml:space="preserve"> (IndexOutOfBoundsException </w:t>
      </w:r>
      <w:r>
        <w:rPr>
          <w:color w:val="6A3E3E"/>
        </w:rPr>
        <w:t>ex</w:t>
      </w:r>
      <w:r>
        <w:t>) {</w:t>
      </w:r>
    </w:p>
    <w:p w14:paraId="73A57F9C" w14:textId="77777777" w:rsidR="00E74C25" w:rsidRDefault="00E74C25" w:rsidP="00E74C25">
      <w:pPr>
        <w:pStyle w:val="Heading4"/>
      </w:pPr>
      <w:r>
        <w:t xml:space="preserve">                </w:t>
      </w:r>
      <w:r>
        <w:rPr>
          <w:b/>
          <w:bCs/>
          <w:color w:val="7F0055"/>
        </w:rPr>
        <w:t>throw</w:t>
      </w:r>
      <w:r>
        <w:t xml:space="preserve"> </w:t>
      </w:r>
      <w:r>
        <w:rPr>
          <w:b/>
          <w:bCs/>
          <w:color w:val="7F0055"/>
        </w:rPr>
        <w:t>new</w:t>
      </w:r>
      <w:r>
        <w:t xml:space="preserve"> ConcurrentModificationException();</w:t>
      </w:r>
    </w:p>
    <w:p w14:paraId="2F1D672E" w14:textId="77777777" w:rsidR="00E74C25" w:rsidRDefault="00E74C25" w:rsidP="00E74C25">
      <w:pPr>
        <w:pStyle w:val="Heading4"/>
      </w:pPr>
      <w:r>
        <w:t xml:space="preserve">            }</w:t>
      </w:r>
    </w:p>
    <w:p w14:paraId="1B7DCA7D" w14:textId="0DD21980" w:rsidR="00E74C25" w:rsidRDefault="00E74C25" w:rsidP="00E74C25">
      <w:pPr>
        <w:pStyle w:val="Heading4"/>
      </w:pPr>
      <w:r>
        <w:t xml:space="preserve">        }</w:t>
      </w:r>
    </w:p>
    <w:p w14:paraId="5028FBFF" w14:textId="06CE9103" w:rsidR="009E79F4" w:rsidRPr="009E79F4" w:rsidRDefault="009E79F4" w:rsidP="00B503D0">
      <w:pPr>
        <w:pStyle w:val="ListParagraph"/>
        <w:numPr>
          <w:ilvl w:val="0"/>
          <w:numId w:val="29"/>
        </w:numPr>
      </w:pPr>
      <w:r w:rsidRPr="002D6706">
        <w:rPr>
          <w:rStyle w:val="Strong"/>
          <w:rFonts w:ascii="Segoe UI" w:hAnsi="Segoe UI" w:cs="Segoe UI"/>
          <w:color w:val="000000"/>
          <w:shd w:val="clear" w:color="auto" w:fill="FFFFFF"/>
        </w:rPr>
        <w:t>forEachRemaining(Consumer action)</w:t>
      </w:r>
    </w:p>
    <w:p w14:paraId="09F036D5" w14:textId="6E6B1406" w:rsidR="0001375C" w:rsidRPr="00A936EF" w:rsidRDefault="00864FFF" w:rsidP="00CB35F7">
      <w:pPr>
        <w:rPr>
          <w:b/>
          <w:sz w:val="26"/>
          <w:szCs w:val="26"/>
        </w:rPr>
      </w:pPr>
      <w:r w:rsidRPr="00A936EF">
        <w:rPr>
          <w:b/>
          <w:sz w:val="26"/>
          <w:szCs w:val="26"/>
        </w:rPr>
        <w:t>Advantages of Iterator:</w:t>
      </w:r>
    </w:p>
    <w:p w14:paraId="1CEC23CA" w14:textId="51A0FAEA" w:rsidR="00864FFF" w:rsidRDefault="00864FFF" w:rsidP="00B503D0">
      <w:pPr>
        <w:pStyle w:val="ListParagraph"/>
        <w:numPr>
          <w:ilvl w:val="0"/>
          <w:numId w:val="28"/>
        </w:numPr>
      </w:pPr>
      <w:r>
        <w:t>If a user is working with for-loop, for Traversing the Array</w:t>
      </w:r>
      <w:r w:rsidR="003E1721">
        <w:t>List</w:t>
      </w:r>
      <w:r>
        <w:t>, then he cannot use</w:t>
      </w:r>
      <w:r w:rsidR="003E1721">
        <w:t xml:space="preserve"> inbuilt</w:t>
      </w:r>
      <w:r>
        <w:t xml:space="preserve"> add() or remove() methods</w:t>
      </w:r>
      <w:r w:rsidR="003E1721">
        <w:t>,</w:t>
      </w:r>
      <w:r w:rsidR="00E1074F">
        <w:t xml:space="preserve"> </w:t>
      </w:r>
      <w:r w:rsidR="003E1721">
        <w:t xml:space="preserve">because there aren’t any, for loops. But if Iterator is used for Traversing an ArrayList, then while traversing we can use Inbuilt remove() methods of “Iterator” </w:t>
      </w:r>
      <w:r w:rsidR="00E1074F">
        <w:t>parallelly</w:t>
      </w:r>
      <w:r w:rsidR="003E1721">
        <w:t xml:space="preserve"> to manipulate the data of ArrayList. </w:t>
      </w:r>
    </w:p>
    <w:p w14:paraId="6D097A5E" w14:textId="210E9787" w:rsidR="006F58E8" w:rsidRDefault="003E1721" w:rsidP="00B503D0">
      <w:pPr>
        <w:pStyle w:val="ListParagraph"/>
        <w:numPr>
          <w:ilvl w:val="0"/>
          <w:numId w:val="28"/>
        </w:numPr>
      </w:pPr>
      <w:r>
        <w:t>Iterator can be used to iterate or traverse</w:t>
      </w:r>
      <w:r w:rsidR="00E1074F">
        <w:t xml:space="preserve"> maximum classes in the Collection framework like ArrayList, LinkedList, HashSet, LinkedHashSet, TreeSet, HashMap, LinkedHashMap, TreeMap, etc.</w:t>
      </w:r>
    </w:p>
    <w:p w14:paraId="47D7C8FE" w14:textId="07921696" w:rsidR="00A936EF" w:rsidRPr="001452A3" w:rsidRDefault="00A936EF" w:rsidP="00B503D0">
      <w:pPr>
        <w:pStyle w:val="ListParagraph"/>
        <w:numPr>
          <w:ilvl w:val="0"/>
          <w:numId w:val="28"/>
        </w:numPr>
      </w:pPr>
      <w:r>
        <w:rPr>
          <w:rFonts w:ascii="Titillium Web" w:hAnsi="Titillium Web"/>
          <w:color w:val="000000"/>
          <w:shd w:val="clear" w:color="auto" w:fill="FFFFFF"/>
        </w:rPr>
        <w:t>As </w:t>
      </w:r>
      <w:r>
        <w:rPr>
          <w:rStyle w:val="Emphasis"/>
          <w:rFonts w:ascii="Titillium Web" w:hAnsi="Titillium Web"/>
          <w:color w:val="000000"/>
          <w:bdr w:val="none" w:sz="0" w:space="0" w:color="auto" w:frame="1"/>
          <w:shd w:val="clear" w:color="auto" w:fill="FFFFFF"/>
        </w:rPr>
        <w:t>Iterator</w:t>
      </w:r>
      <w:r>
        <w:rPr>
          <w:rFonts w:ascii="Titillium Web" w:hAnsi="Titillium Web"/>
          <w:color w:val="000000"/>
          <w:shd w:val="clear" w:color="auto" w:fill="FFFFFF"/>
        </w:rPr>
        <w:t> is fail-fast in nature and doesn’t allow modification of a collection by other threads while iterating, it is considered as safe and secure than </w:t>
      </w:r>
      <w:r>
        <w:rPr>
          <w:rStyle w:val="Emphasis"/>
          <w:rFonts w:ascii="Titillium Web" w:hAnsi="Titillium Web"/>
          <w:color w:val="000000"/>
          <w:bdr w:val="none" w:sz="0" w:space="0" w:color="auto" w:frame="1"/>
          <w:shd w:val="clear" w:color="auto" w:fill="FFFFFF"/>
        </w:rPr>
        <w:t>Enumeration</w:t>
      </w:r>
      <w:r>
        <w:rPr>
          <w:rFonts w:ascii="Titillium Web" w:hAnsi="Titillium Web"/>
          <w:color w:val="000000"/>
          <w:shd w:val="clear" w:color="auto" w:fill="FFFFFF"/>
        </w:rPr>
        <w:t>.</w:t>
      </w:r>
    </w:p>
    <w:p w14:paraId="0A792753" w14:textId="42D9AE1C" w:rsidR="001452A3" w:rsidRDefault="001452A3" w:rsidP="001452A3">
      <w:pPr>
        <w:rPr>
          <w:rStyle w:val="Emphasis"/>
          <w:b/>
          <w:i w:val="0"/>
          <w:iCs w:val="0"/>
          <w:sz w:val="26"/>
          <w:szCs w:val="26"/>
        </w:rPr>
      </w:pPr>
      <w:r w:rsidRPr="001452A3">
        <w:rPr>
          <w:rStyle w:val="Emphasis"/>
          <w:b/>
          <w:i w:val="0"/>
          <w:iCs w:val="0"/>
          <w:sz w:val="26"/>
          <w:szCs w:val="26"/>
        </w:rPr>
        <w:t>Disadvantages of Iterator:</w:t>
      </w:r>
    </w:p>
    <w:p w14:paraId="70BA5F3F" w14:textId="4D61B27B" w:rsidR="00B04713" w:rsidRDefault="00140CC3" w:rsidP="001452A3">
      <w:pPr>
        <w:rPr>
          <w:rStyle w:val="Emphasis"/>
          <w:i w:val="0"/>
          <w:iCs w:val="0"/>
          <w:sz w:val="26"/>
          <w:szCs w:val="26"/>
        </w:rPr>
      </w:pPr>
      <w:r w:rsidRPr="00140CC3">
        <w:rPr>
          <w:rStyle w:val="Emphasis"/>
          <w:i w:val="0"/>
          <w:iCs w:val="0"/>
          <w:sz w:val="26"/>
          <w:szCs w:val="26"/>
        </w:rPr>
        <w:t>The java Ite</w:t>
      </w:r>
      <w:r>
        <w:rPr>
          <w:rStyle w:val="Emphasis"/>
          <w:i w:val="0"/>
          <w:iCs w:val="0"/>
          <w:sz w:val="26"/>
          <w:szCs w:val="26"/>
        </w:rPr>
        <w:t>rator iterates in the forward direction only. So, Iterator Is a uni-directional Iterator.</w:t>
      </w:r>
    </w:p>
    <w:p w14:paraId="31A26A3D" w14:textId="77777777" w:rsidR="00140CC3" w:rsidRPr="00140CC3" w:rsidRDefault="00140CC3" w:rsidP="001452A3">
      <w:pPr>
        <w:rPr>
          <w:rStyle w:val="Emphasis"/>
          <w:i w:val="0"/>
          <w:iCs w:val="0"/>
          <w:sz w:val="26"/>
          <w:szCs w:val="26"/>
        </w:rPr>
      </w:pPr>
    </w:p>
    <w:p w14:paraId="438BA7D3" w14:textId="557AA760" w:rsidR="00E1074F" w:rsidRDefault="00E1074F" w:rsidP="00A2216C">
      <w:pPr>
        <w:ind w:left="360"/>
      </w:pPr>
    </w:p>
    <w:p w14:paraId="61B3EEFB" w14:textId="3D870276" w:rsidR="00A2216C" w:rsidRDefault="00A2216C" w:rsidP="00A2216C">
      <w:pPr>
        <w:pStyle w:val="NoSpacing"/>
        <w:rPr>
          <w:b/>
          <w:bCs/>
          <w:color w:val="00B050"/>
          <w:sz w:val="28"/>
          <w:szCs w:val="28"/>
        </w:rPr>
      </w:pPr>
      <w:r w:rsidRPr="00A2216C">
        <w:rPr>
          <w:b/>
          <w:bCs/>
          <w:color w:val="00B050"/>
          <w:sz w:val="28"/>
          <w:szCs w:val="28"/>
        </w:rPr>
        <w:t>Enumeration Vs Iterator In Java :</w:t>
      </w:r>
    </w:p>
    <w:p w14:paraId="7E1BB2C7" w14:textId="07A686B0" w:rsidR="00BC359E" w:rsidRPr="00BC359E" w:rsidRDefault="00BC359E" w:rsidP="00A2216C">
      <w:pPr>
        <w:pStyle w:val="NoSpacing"/>
        <w:rPr>
          <w:rFonts w:ascii="Titillium Web" w:hAnsi="Titillium Web"/>
          <w:color w:val="000000"/>
          <w:shd w:val="clear" w:color="auto" w:fill="FFFFFF"/>
        </w:rPr>
      </w:pPr>
      <w:r>
        <w:rPr>
          <w:rStyle w:val="Emphasis"/>
          <w:rFonts w:ascii="Titillium Web" w:hAnsi="Titillium Web"/>
          <w:color w:val="000000"/>
          <w:bdr w:val="none" w:sz="0" w:space="0" w:color="auto" w:frame="1"/>
          <w:shd w:val="clear" w:color="auto" w:fill="FFFFFF"/>
        </w:rPr>
        <w:t>Enumeration</w:t>
      </w:r>
      <w:r>
        <w:rPr>
          <w:rFonts w:ascii="Titillium Web" w:hAnsi="Titillium Web"/>
          <w:color w:val="000000"/>
          <w:shd w:val="clear" w:color="auto" w:fill="FFFFFF"/>
        </w:rPr>
        <w:t> and </w:t>
      </w:r>
      <w:r>
        <w:rPr>
          <w:rStyle w:val="Emphasis"/>
          <w:rFonts w:ascii="Titillium Web" w:hAnsi="Titillium Web"/>
          <w:color w:val="000000"/>
          <w:bdr w:val="none" w:sz="0" w:space="0" w:color="auto" w:frame="1"/>
          <w:shd w:val="clear" w:color="auto" w:fill="FFFFFF"/>
        </w:rPr>
        <w:t>Iterator</w:t>
      </w:r>
      <w:r>
        <w:rPr>
          <w:rFonts w:ascii="Titillium Web" w:hAnsi="Titillium Web"/>
          <w:color w:val="000000"/>
          <w:shd w:val="clear" w:color="auto" w:fill="FFFFFF"/>
        </w:rPr>
        <w:t> are two interfaces in </w:t>
      </w:r>
      <w:r>
        <w:rPr>
          <w:rStyle w:val="Emphasis"/>
          <w:rFonts w:ascii="Titillium Web" w:hAnsi="Titillium Web"/>
          <w:color w:val="000000"/>
          <w:bdr w:val="none" w:sz="0" w:space="0" w:color="auto" w:frame="1"/>
          <w:shd w:val="clear" w:color="auto" w:fill="FFFFFF"/>
        </w:rPr>
        <w:t>java.util</w:t>
      </w:r>
      <w:r>
        <w:rPr>
          <w:rFonts w:ascii="Titillium Web" w:hAnsi="Titillium Web"/>
          <w:color w:val="000000"/>
          <w:shd w:val="clear" w:color="auto" w:fill="FFFFFF"/>
        </w:rPr>
        <w:t> package which are used to traverse over the elements of a </w:t>
      </w:r>
      <w:r>
        <w:rPr>
          <w:rStyle w:val="Emphasis"/>
          <w:rFonts w:ascii="Titillium Web" w:hAnsi="Titillium Web"/>
          <w:color w:val="000000"/>
          <w:bdr w:val="none" w:sz="0" w:space="0" w:color="auto" w:frame="1"/>
          <w:shd w:val="clear" w:color="auto" w:fill="FFFFFF"/>
        </w:rPr>
        <w:t>Collection</w:t>
      </w:r>
      <w:r>
        <w:rPr>
          <w:rFonts w:ascii="Titillium Web" w:hAnsi="Titillium Web"/>
          <w:color w:val="000000"/>
          <w:shd w:val="clear" w:color="auto" w:fill="FFFFFF"/>
        </w:rPr>
        <w:t> object. Though they perform the same function i.e traversing the </w:t>
      </w:r>
      <w:r>
        <w:rPr>
          <w:rStyle w:val="Emphasis"/>
          <w:rFonts w:ascii="Titillium Web" w:hAnsi="Titillium Web"/>
          <w:color w:val="000000"/>
          <w:bdr w:val="none" w:sz="0" w:space="0" w:color="auto" w:frame="1"/>
          <w:shd w:val="clear" w:color="auto" w:fill="FFFFFF"/>
        </w:rPr>
        <w:t>Collection</w:t>
      </w:r>
      <w:r>
        <w:rPr>
          <w:rFonts w:ascii="Titillium Web" w:hAnsi="Titillium Web"/>
          <w:color w:val="000000"/>
          <w:shd w:val="clear" w:color="auto" w:fill="FFFFFF"/>
        </w:rPr>
        <w:t> object, there are some differences exist between them. Using </w:t>
      </w:r>
      <w:r>
        <w:rPr>
          <w:rStyle w:val="Emphasis"/>
          <w:rFonts w:ascii="Titillium Web" w:hAnsi="Titillium Web"/>
          <w:color w:val="000000"/>
          <w:bdr w:val="none" w:sz="0" w:space="0" w:color="auto" w:frame="1"/>
          <w:shd w:val="clear" w:color="auto" w:fill="FFFFFF"/>
        </w:rPr>
        <w:t>Enumeration</w:t>
      </w:r>
      <w:r>
        <w:rPr>
          <w:rFonts w:ascii="Titillium Web" w:hAnsi="Titillium Web"/>
          <w:color w:val="000000"/>
          <w:shd w:val="clear" w:color="auto" w:fill="FFFFFF"/>
        </w:rPr>
        <w:t>, you can only traverse the </w:t>
      </w:r>
      <w:r>
        <w:rPr>
          <w:rStyle w:val="Emphasis"/>
          <w:rFonts w:ascii="Titillium Web" w:hAnsi="Titillium Web"/>
          <w:color w:val="000000"/>
          <w:bdr w:val="none" w:sz="0" w:space="0" w:color="auto" w:frame="1"/>
          <w:shd w:val="clear" w:color="auto" w:fill="FFFFFF"/>
        </w:rPr>
        <w:t>Collection</w:t>
      </w:r>
      <w:r>
        <w:rPr>
          <w:rFonts w:ascii="Titillium Web" w:hAnsi="Titillium Web"/>
          <w:color w:val="000000"/>
          <w:shd w:val="clear" w:color="auto" w:fill="FFFFFF"/>
        </w:rPr>
        <w:t> object. But using </w:t>
      </w:r>
      <w:r>
        <w:rPr>
          <w:rStyle w:val="Emphasis"/>
          <w:rFonts w:ascii="Titillium Web" w:hAnsi="Titillium Web"/>
          <w:color w:val="000000"/>
          <w:bdr w:val="none" w:sz="0" w:space="0" w:color="auto" w:frame="1"/>
          <w:shd w:val="clear" w:color="auto" w:fill="FFFFFF"/>
        </w:rPr>
        <w:t>Iterator</w:t>
      </w:r>
      <w:r>
        <w:rPr>
          <w:rFonts w:ascii="Titillium Web" w:hAnsi="Titillium Web"/>
          <w:color w:val="000000"/>
          <w:shd w:val="clear" w:color="auto" w:fill="FFFFFF"/>
        </w:rPr>
        <w:t>, you can also remove an element while traversing the </w:t>
      </w:r>
      <w:r>
        <w:rPr>
          <w:rStyle w:val="Emphasis"/>
          <w:rFonts w:ascii="Titillium Web" w:hAnsi="Titillium Web"/>
          <w:color w:val="000000"/>
          <w:bdr w:val="none" w:sz="0" w:space="0" w:color="auto" w:frame="1"/>
          <w:shd w:val="clear" w:color="auto" w:fill="FFFFFF"/>
        </w:rPr>
        <w:t>Collection</w:t>
      </w:r>
      <w:r>
        <w:rPr>
          <w:rFonts w:ascii="Titillium Web" w:hAnsi="Titillium Web"/>
          <w:color w:val="000000"/>
          <w:shd w:val="clear" w:color="auto" w:fill="FFFFFF"/>
        </w:rPr>
        <w:t>. This is the one major difference between </w:t>
      </w:r>
      <w:r>
        <w:rPr>
          <w:rStyle w:val="Emphasis"/>
          <w:rFonts w:ascii="Titillium Web" w:hAnsi="Titillium Web"/>
          <w:color w:val="000000"/>
          <w:bdr w:val="none" w:sz="0" w:space="0" w:color="auto" w:frame="1"/>
          <w:shd w:val="clear" w:color="auto" w:fill="FFFFFF"/>
        </w:rPr>
        <w:t>Enumeration</w:t>
      </w:r>
      <w:r>
        <w:rPr>
          <w:rFonts w:ascii="Titillium Web" w:hAnsi="Titillium Web"/>
          <w:color w:val="000000"/>
          <w:shd w:val="clear" w:color="auto" w:fill="FFFFFF"/>
        </w:rPr>
        <w:t> and </w:t>
      </w:r>
      <w:r>
        <w:rPr>
          <w:rStyle w:val="Emphasis"/>
          <w:rFonts w:ascii="Titillium Web" w:hAnsi="Titillium Web"/>
          <w:color w:val="000000"/>
          <w:bdr w:val="none" w:sz="0" w:space="0" w:color="auto" w:frame="1"/>
          <w:shd w:val="clear" w:color="auto" w:fill="FFFFFF"/>
        </w:rPr>
        <w:t>Iterator</w:t>
      </w:r>
      <w:r>
        <w:rPr>
          <w:rFonts w:ascii="Titillium Web" w:hAnsi="Titillium Web"/>
          <w:color w:val="000000"/>
          <w:shd w:val="clear" w:color="auto" w:fill="FFFFFF"/>
        </w:rPr>
        <w:t> in java. You can say </w:t>
      </w:r>
      <w:r>
        <w:rPr>
          <w:rStyle w:val="Emphasis"/>
          <w:rFonts w:ascii="Titillium Web" w:hAnsi="Titillium Web"/>
          <w:color w:val="000000"/>
          <w:bdr w:val="none" w:sz="0" w:space="0" w:color="auto" w:frame="1"/>
          <w:shd w:val="clear" w:color="auto" w:fill="FFFFFF"/>
        </w:rPr>
        <w:t>Iterator</w:t>
      </w:r>
      <w:r>
        <w:rPr>
          <w:rFonts w:ascii="Titillium Web" w:hAnsi="Titillium Web"/>
          <w:color w:val="000000"/>
          <w:shd w:val="clear" w:color="auto" w:fill="FFFFFF"/>
        </w:rPr>
        <w:t xml:space="preserve"> is </w:t>
      </w:r>
      <w:proofErr w:type="spellStart"/>
      <w:r>
        <w:rPr>
          <w:rFonts w:ascii="Titillium Web" w:hAnsi="Titillium Web"/>
          <w:color w:val="000000"/>
          <w:shd w:val="clear" w:color="auto" w:fill="FFFFFF"/>
        </w:rPr>
        <w:t>some what</w:t>
      </w:r>
      <w:proofErr w:type="spellEnd"/>
      <w:r>
        <w:rPr>
          <w:rFonts w:ascii="Titillium Web" w:hAnsi="Titillium Web"/>
          <w:color w:val="000000"/>
          <w:shd w:val="clear" w:color="auto" w:fill="FFFFFF"/>
        </w:rPr>
        <w:t> advanced version of </w:t>
      </w:r>
      <w:r>
        <w:rPr>
          <w:rStyle w:val="Emphasis"/>
          <w:rFonts w:ascii="Titillium Web" w:hAnsi="Titillium Web"/>
          <w:color w:val="000000"/>
          <w:bdr w:val="none" w:sz="0" w:space="0" w:color="auto" w:frame="1"/>
          <w:shd w:val="clear" w:color="auto" w:fill="FFFFFF"/>
        </w:rPr>
        <w:t>Enumeration</w:t>
      </w:r>
      <w:r>
        <w:rPr>
          <w:rFonts w:ascii="Titillium Web" w:hAnsi="Titillium Web"/>
          <w:color w:val="000000"/>
          <w:shd w:val="clear" w:color="auto" w:fill="FFFFFF"/>
        </w:rPr>
        <w:t>.</w:t>
      </w:r>
    </w:p>
    <w:tbl>
      <w:tblPr>
        <w:tblW w:w="8080"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4445"/>
        <w:gridCol w:w="4512"/>
      </w:tblGrid>
      <w:tr w:rsidR="00A2216C" w14:paraId="73F7EF48" w14:textId="77777777" w:rsidTr="00BC359E">
        <w:tc>
          <w:tcPr>
            <w:tcW w:w="444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4EE4011A" w14:textId="77777777" w:rsidR="00A2216C" w:rsidRDefault="00A2216C" w:rsidP="00A2216C">
            <w:pPr>
              <w:pStyle w:val="NoSpacing"/>
              <w:rPr>
                <w:sz w:val="24"/>
                <w:szCs w:val="24"/>
              </w:rPr>
            </w:pPr>
            <w:r>
              <w:rPr>
                <w:rStyle w:val="Strong"/>
                <w:rFonts w:ascii="Titillium Web" w:hAnsi="Titillium Web"/>
                <w:color w:val="000000"/>
                <w:bdr w:val="none" w:sz="0" w:space="0" w:color="auto" w:frame="1"/>
              </w:rPr>
              <w:t>Enumeration</w:t>
            </w:r>
          </w:p>
        </w:tc>
        <w:tc>
          <w:tcPr>
            <w:tcW w:w="363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C0B2E32" w14:textId="1BADB9F1" w:rsidR="00A2216C" w:rsidRDefault="00BC359E" w:rsidP="00A2216C">
            <w:pPr>
              <w:pStyle w:val="NoSpacing"/>
            </w:pPr>
            <w:r>
              <w:rPr>
                <w:rStyle w:val="Strong"/>
                <w:rFonts w:ascii="Titillium Web" w:hAnsi="Titillium Web"/>
                <w:color w:val="000000"/>
                <w:bdr w:val="none" w:sz="0" w:space="0" w:color="auto" w:frame="1"/>
              </w:rPr>
              <w:t>V</w:t>
            </w:r>
            <w:r>
              <w:rPr>
                <w:rStyle w:val="Strong"/>
                <w:bdr w:val="none" w:sz="0" w:space="0" w:color="auto" w:frame="1"/>
              </w:rPr>
              <w:t xml:space="preserve">S                          </w:t>
            </w:r>
            <w:r w:rsidR="00A2216C">
              <w:rPr>
                <w:rStyle w:val="Strong"/>
                <w:rFonts w:ascii="Titillium Web" w:hAnsi="Titillium Web"/>
                <w:color w:val="000000"/>
                <w:bdr w:val="none" w:sz="0" w:space="0" w:color="auto" w:frame="1"/>
              </w:rPr>
              <w:t>Iterator</w:t>
            </w:r>
          </w:p>
        </w:tc>
      </w:tr>
      <w:tr w:rsidR="00A2216C" w14:paraId="3390D67D" w14:textId="77777777" w:rsidTr="00BC359E">
        <w:trPr>
          <w:trHeight w:val="499"/>
        </w:trPr>
        <w:tc>
          <w:tcPr>
            <w:tcW w:w="444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09A38310" w14:textId="77777777" w:rsidR="00A2216C" w:rsidRDefault="00A2216C" w:rsidP="00A2216C">
            <w:pPr>
              <w:pStyle w:val="NoSpacing"/>
            </w:pPr>
            <w:r>
              <w:lastRenderedPageBreak/>
              <w:t>Using </w:t>
            </w:r>
            <w:r>
              <w:rPr>
                <w:rStyle w:val="Emphasis"/>
                <w:rFonts w:ascii="Titillium Web" w:hAnsi="Titillium Web"/>
                <w:color w:val="000000"/>
                <w:bdr w:val="none" w:sz="0" w:space="0" w:color="auto" w:frame="1"/>
              </w:rPr>
              <w:t>Enumeration</w:t>
            </w:r>
            <w:r>
              <w:t>, you can only traverse the collection. You can’t do any modifications to collection while traversing it.</w:t>
            </w:r>
          </w:p>
        </w:tc>
        <w:tc>
          <w:tcPr>
            <w:tcW w:w="363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60E7B17C" w14:textId="48BF4313" w:rsidR="00A2216C" w:rsidRDefault="00BC359E" w:rsidP="00A2216C">
            <w:pPr>
              <w:pStyle w:val="NoSpacing"/>
            </w:pPr>
            <w:r>
              <w:t xml:space="preserve">   </w:t>
            </w:r>
            <w:r w:rsidR="00A2216C">
              <w:t>Using </w:t>
            </w:r>
            <w:r w:rsidR="00A2216C">
              <w:rPr>
                <w:rStyle w:val="Emphasis"/>
                <w:rFonts w:ascii="Titillium Web" w:hAnsi="Titillium Web"/>
                <w:color w:val="000000"/>
                <w:bdr w:val="none" w:sz="0" w:space="0" w:color="auto" w:frame="1"/>
              </w:rPr>
              <w:t>Iterator</w:t>
            </w:r>
            <w:r w:rsidR="00A2216C">
              <w:t xml:space="preserve">, you can remove an element of </w:t>
            </w:r>
            <w:r>
              <w:t xml:space="preserve">               t</w:t>
            </w:r>
            <w:r w:rsidR="00A2216C">
              <w:t>he collection while traversing it.</w:t>
            </w:r>
          </w:p>
        </w:tc>
      </w:tr>
      <w:tr w:rsidR="00A2216C" w14:paraId="7DB67703" w14:textId="77777777" w:rsidTr="00BC359E">
        <w:tc>
          <w:tcPr>
            <w:tcW w:w="444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681373A" w14:textId="77777777" w:rsidR="00A2216C" w:rsidRDefault="00A2216C" w:rsidP="00A2216C">
            <w:pPr>
              <w:pStyle w:val="NoSpacing"/>
            </w:pPr>
            <w:r>
              <w:rPr>
                <w:rStyle w:val="Emphasis"/>
                <w:rFonts w:ascii="Titillium Web" w:hAnsi="Titillium Web"/>
                <w:color w:val="000000"/>
                <w:bdr w:val="none" w:sz="0" w:space="0" w:color="auto" w:frame="1"/>
              </w:rPr>
              <w:t>Enumeration</w:t>
            </w:r>
            <w:r>
              <w:t> is introduced in JDK 1.0</w:t>
            </w:r>
          </w:p>
        </w:tc>
        <w:tc>
          <w:tcPr>
            <w:tcW w:w="363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3630804A" w14:textId="77777777" w:rsidR="00A2216C" w:rsidRDefault="00A2216C" w:rsidP="00A2216C">
            <w:pPr>
              <w:pStyle w:val="NoSpacing"/>
            </w:pPr>
            <w:r>
              <w:rPr>
                <w:rStyle w:val="Emphasis"/>
                <w:rFonts w:ascii="Titillium Web" w:hAnsi="Titillium Web"/>
                <w:color w:val="000000"/>
                <w:bdr w:val="none" w:sz="0" w:space="0" w:color="auto" w:frame="1"/>
              </w:rPr>
              <w:t>Iterator</w:t>
            </w:r>
            <w:r>
              <w:t> is introduced from JDK 1.2</w:t>
            </w:r>
          </w:p>
        </w:tc>
      </w:tr>
      <w:tr w:rsidR="00A2216C" w14:paraId="7C5907FC" w14:textId="77777777" w:rsidTr="00BC359E">
        <w:tc>
          <w:tcPr>
            <w:tcW w:w="444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C00B004" w14:textId="77777777" w:rsidR="00A2216C" w:rsidRDefault="00A2216C" w:rsidP="00A2216C">
            <w:pPr>
              <w:pStyle w:val="NoSpacing"/>
            </w:pPr>
            <w:r>
              <w:rPr>
                <w:rStyle w:val="Emphasis"/>
                <w:rFonts w:ascii="Titillium Web" w:hAnsi="Titillium Web"/>
                <w:color w:val="000000"/>
                <w:bdr w:val="none" w:sz="0" w:space="0" w:color="auto" w:frame="1"/>
              </w:rPr>
              <w:t>Enumeration</w:t>
            </w:r>
            <w:r>
              <w:t> is used to traverse the legacy classes like </w:t>
            </w:r>
            <w:r>
              <w:rPr>
                <w:rStyle w:val="Emphasis"/>
                <w:rFonts w:ascii="Titillium Web" w:hAnsi="Titillium Web"/>
                <w:color w:val="000000"/>
                <w:bdr w:val="none" w:sz="0" w:space="0" w:color="auto" w:frame="1"/>
              </w:rPr>
              <w:t>Vector</w:t>
            </w:r>
            <w:r>
              <w:t>, </w:t>
            </w:r>
            <w:r>
              <w:rPr>
                <w:rStyle w:val="Emphasis"/>
                <w:rFonts w:ascii="Titillium Web" w:hAnsi="Titillium Web"/>
                <w:color w:val="000000"/>
                <w:bdr w:val="none" w:sz="0" w:space="0" w:color="auto" w:frame="1"/>
              </w:rPr>
              <w:t>Stack</w:t>
            </w:r>
            <w:r>
              <w:t> and </w:t>
            </w:r>
            <w:r>
              <w:rPr>
                <w:rStyle w:val="Emphasis"/>
                <w:rFonts w:ascii="Titillium Web" w:hAnsi="Titillium Web"/>
                <w:color w:val="000000"/>
                <w:bdr w:val="none" w:sz="0" w:space="0" w:color="auto" w:frame="1"/>
              </w:rPr>
              <w:t>HashTable</w:t>
            </w:r>
            <w:r>
              <w:t>.</w:t>
            </w:r>
          </w:p>
        </w:tc>
        <w:tc>
          <w:tcPr>
            <w:tcW w:w="363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216D6218" w14:textId="77777777" w:rsidR="00A2216C" w:rsidRDefault="00A2216C" w:rsidP="00A2216C">
            <w:pPr>
              <w:pStyle w:val="NoSpacing"/>
            </w:pPr>
            <w:r>
              <w:rPr>
                <w:rStyle w:val="Emphasis"/>
                <w:rFonts w:ascii="Titillium Web" w:hAnsi="Titillium Web"/>
                <w:color w:val="000000"/>
                <w:bdr w:val="none" w:sz="0" w:space="0" w:color="auto" w:frame="1"/>
              </w:rPr>
              <w:t>Iterator</w:t>
            </w:r>
            <w:r>
              <w:t> is used to iterate most of the classes in the collection framework like </w:t>
            </w:r>
            <w:r>
              <w:rPr>
                <w:rStyle w:val="Emphasis"/>
                <w:rFonts w:ascii="Titillium Web" w:hAnsi="Titillium Web"/>
                <w:color w:val="000000"/>
                <w:bdr w:val="none" w:sz="0" w:space="0" w:color="auto" w:frame="1"/>
              </w:rPr>
              <w:t>ArrayList</w:t>
            </w:r>
            <w:r>
              <w:t>, </w:t>
            </w:r>
            <w:r>
              <w:rPr>
                <w:rStyle w:val="Emphasis"/>
                <w:rFonts w:ascii="Titillium Web" w:hAnsi="Titillium Web"/>
                <w:color w:val="000000"/>
                <w:bdr w:val="none" w:sz="0" w:space="0" w:color="auto" w:frame="1"/>
              </w:rPr>
              <w:t>HashSet</w:t>
            </w:r>
            <w:r>
              <w:t>, </w:t>
            </w:r>
            <w:r>
              <w:rPr>
                <w:rStyle w:val="Emphasis"/>
                <w:rFonts w:ascii="Titillium Web" w:hAnsi="Titillium Web"/>
                <w:color w:val="000000"/>
                <w:bdr w:val="none" w:sz="0" w:space="0" w:color="auto" w:frame="1"/>
              </w:rPr>
              <w:t>HashMap</w:t>
            </w:r>
            <w:r>
              <w:t>, </w:t>
            </w:r>
            <w:r>
              <w:rPr>
                <w:rStyle w:val="Emphasis"/>
                <w:rFonts w:ascii="Titillium Web" w:hAnsi="Titillium Web"/>
                <w:color w:val="000000"/>
                <w:bdr w:val="none" w:sz="0" w:space="0" w:color="auto" w:frame="1"/>
              </w:rPr>
              <w:t>LinkedList</w:t>
            </w:r>
            <w:r>
              <w:t> etc.</w:t>
            </w:r>
          </w:p>
        </w:tc>
      </w:tr>
      <w:tr w:rsidR="00A2216C" w14:paraId="1A6AF5F9" w14:textId="77777777" w:rsidTr="00BC359E">
        <w:tc>
          <w:tcPr>
            <w:tcW w:w="444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7E944382" w14:textId="2BF8717A" w:rsidR="00A2216C" w:rsidRDefault="00A2216C" w:rsidP="00A2216C">
            <w:pPr>
              <w:pStyle w:val="NoSpacing"/>
            </w:pPr>
            <w:r>
              <w:t>Methods: </w:t>
            </w:r>
            <w:r>
              <w:rPr>
                <w:rStyle w:val="Emphasis"/>
                <w:rFonts w:ascii="Titillium Web" w:hAnsi="Titillium Web"/>
                <w:color w:val="000000"/>
                <w:bdr w:val="none" w:sz="0" w:space="0" w:color="auto" w:frame="1"/>
              </w:rPr>
              <w:t>hasMoreElements() </w:t>
            </w:r>
            <w:r>
              <w:t>and </w:t>
            </w:r>
            <w:r>
              <w:rPr>
                <w:rStyle w:val="Emphasis"/>
                <w:rFonts w:ascii="Titillium Web" w:hAnsi="Titillium Web"/>
                <w:color w:val="000000"/>
                <w:bdr w:val="none" w:sz="0" w:space="0" w:color="auto" w:frame="1"/>
              </w:rPr>
              <w:t>nextElement()</w:t>
            </w:r>
          </w:p>
        </w:tc>
        <w:tc>
          <w:tcPr>
            <w:tcW w:w="363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8EEC0E6" w14:textId="77777777" w:rsidR="00A2216C" w:rsidRDefault="00A2216C" w:rsidP="00A2216C">
            <w:pPr>
              <w:pStyle w:val="NoSpacing"/>
            </w:pPr>
            <w:r>
              <w:t>Methods : </w:t>
            </w:r>
            <w:r>
              <w:rPr>
                <w:rStyle w:val="Emphasis"/>
                <w:rFonts w:ascii="Titillium Web" w:hAnsi="Titillium Web"/>
                <w:color w:val="000000"/>
                <w:bdr w:val="none" w:sz="0" w:space="0" w:color="auto" w:frame="1"/>
              </w:rPr>
              <w:t>hasNext()</w:t>
            </w:r>
            <w:r>
              <w:t>, </w:t>
            </w:r>
            <w:r>
              <w:rPr>
                <w:rStyle w:val="Emphasis"/>
                <w:rFonts w:ascii="Titillium Web" w:hAnsi="Titillium Web"/>
                <w:color w:val="000000"/>
                <w:bdr w:val="none" w:sz="0" w:space="0" w:color="auto" w:frame="1"/>
              </w:rPr>
              <w:t>next()</w:t>
            </w:r>
            <w:r>
              <w:t> and </w:t>
            </w:r>
            <w:r>
              <w:rPr>
                <w:rStyle w:val="Emphasis"/>
                <w:rFonts w:ascii="Titillium Web" w:hAnsi="Titillium Web"/>
                <w:color w:val="000000"/>
                <w:bdr w:val="none" w:sz="0" w:space="0" w:color="auto" w:frame="1"/>
              </w:rPr>
              <w:t>remove()</w:t>
            </w:r>
          </w:p>
        </w:tc>
      </w:tr>
      <w:tr w:rsidR="00A2216C" w14:paraId="5AFFD05C" w14:textId="77777777" w:rsidTr="00BC359E">
        <w:tc>
          <w:tcPr>
            <w:tcW w:w="444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46B10B3" w14:textId="77777777" w:rsidR="00A2216C" w:rsidRDefault="00A2216C" w:rsidP="00A2216C">
            <w:pPr>
              <w:pStyle w:val="NoSpacing"/>
            </w:pPr>
            <w:r>
              <w:rPr>
                <w:rStyle w:val="Emphasis"/>
                <w:rFonts w:ascii="Titillium Web" w:hAnsi="Titillium Web"/>
                <w:color w:val="000000"/>
                <w:bdr w:val="none" w:sz="0" w:space="0" w:color="auto" w:frame="1"/>
              </w:rPr>
              <w:t>Enumeration</w:t>
            </w:r>
            <w:r>
              <w:t> is fail-safe in nature.</w:t>
            </w:r>
          </w:p>
        </w:tc>
        <w:tc>
          <w:tcPr>
            <w:tcW w:w="363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6A6C6231" w14:textId="77777777" w:rsidR="00A2216C" w:rsidRDefault="00A2216C" w:rsidP="00A2216C">
            <w:pPr>
              <w:pStyle w:val="NoSpacing"/>
            </w:pPr>
            <w:r>
              <w:rPr>
                <w:rStyle w:val="Emphasis"/>
                <w:rFonts w:ascii="Titillium Web" w:hAnsi="Titillium Web"/>
                <w:color w:val="000000"/>
                <w:bdr w:val="none" w:sz="0" w:space="0" w:color="auto" w:frame="1"/>
              </w:rPr>
              <w:t>Iterator</w:t>
            </w:r>
            <w:r>
              <w:t> is fail-fast in nature.</w:t>
            </w:r>
          </w:p>
        </w:tc>
      </w:tr>
      <w:tr w:rsidR="00A2216C" w14:paraId="4C381294" w14:textId="77777777" w:rsidTr="00BC359E">
        <w:trPr>
          <w:trHeight w:val="16"/>
        </w:trPr>
        <w:tc>
          <w:tcPr>
            <w:tcW w:w="444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22E93C1B" w14:textId="77777777" w:rsidR="00A2216C" w:rsidRDefault="00A2216C" w:rsidP="00A2216C">
            <w:pPr>
              <w:pStyle w:val="NoSpacing"/>
            </w:pPr>
            <w:r>
              <w:rPr>
                <w:rStyle w:val="Emphasis"/>
                <w:rFonts w:ascii="Titillium Web" w:hAnsi="Titillium Web"/>
                <w:color w:val="000000"/>
                <w:bdr w:val="none" w:sz="0" w:space="0" w:color="auto" w:frame="1"/>
              </w:rPr>
              <w:t>Enumeration</w:t>
            </w:r>
            <w:r>
              <w:t xml:space="preserve"> is not safe and secured due to </w:t>
            </w:r>
            <w:proofErr w:type="spellStart"/>
            <w:r>
              <w:t>it’s</w:t>
            </w:r>
            <w:proofErr w:type="spellEnd"/>
            <w:r>
              <w:t xml:space="preserve"> fail-safe nature.</w:t>
            </w:r>
          </w:p>
        </w:tc>
        <w:tc>
          <w:tcPr>
            <w:tcW w:w="363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68B393C0" w14:textId="366FC778" w:rsidR="00A2216C" w:rsidRDefault="00A2216C" w:rsidP="00A2216C">
            <w:pPr>
              <w:pStyle w:val="NoSpacing"/>
            </w:pPr>
            <w:r>
              <w:rPr>
                <w:rStyle w:val="Emphasis"/>
                <w:rFonts w:ascii="Titillium Web" w:hAnsi="Titillium Web"/>
                <w:color w:val="000000"/>
                <w:bdr w:val="none" w:sz="0" w:space="0" w:color="auto" w:frame="1"/>
              </w:rPr>
              <w:t>Iterator </w:t>
            </w:r>
            <w:r>
              <w:t>is safer and secured than </w:t>
            </w:r>
            <w:r>
              <w:rPr>
                <w:rStyle w:val="Emphasis"/>
                <w:rFonts w:ascii="Titillium Web" w:hAnsi="Titillium Web"/>
                <w:color w:val="000000"/>
                <w:bdr w:val="none" w:sz="0" w:space="0" w:color="auto" w:frame="1"/>
              </w:rPr>
              <w:t>Enumeration</w:t>
            </w:r>
            <w:r>
              <w:t>.</w:t>
            </w:r>
          </w:p>
        </w:tc>
      </w:tr>
    </w:tbl>
    <w:p w14:paraId="31E164FA" w14:textId="2EEB8BC9" w:rsidR="00D119C0" w:rsidRDefault="00D119C0" w:rsidP="00D119C0"/>
    <w:p w14:paraId="150B481A" w14:textId="77777777" w:rsidR="00153BBB" w:rsidRDefault="00153BBB" w:rsidP="00D119C0">
      <w:pPr>
        <w:rPr>
          <w:b/>
          <w:bCs/>
          <w:color w:val="00B0F0"/>
          <w:sz w:val="32"/>
          <w:szCs w:val="32"/>
          <w:u w:val="single"/>
        </w:rPr>
      </w:pPr>
    </w:p>
    <w:p w14:paraId="7C4BC70E" w14:textId="77777777" w:rsidR="00153BBB" w:rsidRDefault="00153BBB" w:rsidP="00D119C0">
      <w:pPr>
        <w:rPr>
          <w:b/>
          <w:bCs/>
          <w:color w:val="00B0F0"/>
          <w:sz w:val="32"/>
          <w:szCs w:val="32"/>
          <w:u w:val="single"/>
        </w:rPr>
      </w:pPr>
    </w:p>
    <w:p w14:paraId="730AC6DF" w14:textId="77777777" w:rsidR="007C7615" w:rsidRDefault="00D119C0" w:rsidP="00D119C0">
      <w:pPr>
        <w:rPr>
          <w:b/>
          <w:bCs/>
          <w:color w:val="00B0F0"/>
          <w:sz w:val="32"/>
          <w:szCs w:val="32"/>
          <w:u w:val="single"/>
        </w:rPr>
      </w:pPr>
      <w:r w:rsidRPr="00D90E38">
        <w:rPr>
          <w:b/>
          <w:bCs/>
          <w:color w:val="00B0F0"/>
          <w:sz w:val="32"/>
          <w:szCs w:val="32"/>
          <w:u w:val="single"/>
        </w:rPr>
        <w:t>LINKLIST</w:t>
      </w:r>
      <w:r w:rsidR="00D90E38">
        <w:rPr>
          <w:b/>
          <w:bCs/>
          <w:color w:val="00B0F0"/>
          <w:sz w:val="32"/>
          <w:szCs w:val="32"/>
          <w:u w:val="single"/>
        </w:rPr>
        <w:t xml:space="preserve"> :</w:t>
      </w:r>
    </w:p>
    <w:p w14:paraId="78E558C8" w14:textId="1D74D5E0" w:rsidR="007C7615" w:rsidRPr="007C7615" w:rsidRDefault="007C7615" w:rsidP="007C7615">
      <w:pPr>
        <w:pStyle w:val="Heading3"/>
      </w:pPr>
      <w:r w:rsidRPr="007C7615">
        <w:t>A linked list is a linear data structure, in which the elements are not stored at contiguous memory locations. The elements in a linked list are linked using pointers</w:t>
      </w:r>
      <w:r>
        <w:t xml:space="preserve">. </w:t>
      </w:r>
      <w:r w:rsidRPr="007C7615">
        <w:t>In simple words, a linked list consists of nodes where each node contains a data field and a reference(link) to the next node in the list.</w:t>
      </w:r>
    </w:p>
    <w:p w14:paraId="7A9054D0" w14:textId="6F87A45A" w:rsidR="004B10AA" w:rsidRPr="00D36E97" w:rsidRDefault="004B10AA" w:rsidP="004B10A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36E97">
        <w:rPr>
          <w:rFonts w:ascii="Segoe UI" w:eastAsia="Times New Roman" w:hAnsi="Segoe UI" w:cs="Segoe UI"/>
          <w:color w:val="333333"/>
          <w:sz w:val="24"/>
          <w:szCs w:val="24"/>
          <w:lang w:eastAsia="en-IN"/>
        </w:rPr>
        <w:t xml:space="preserve">Java LinkedList class uses a doubly linked list to store the elements. It provides a linked-list data structure. It inherits the </w:t>
      </w:r>
      <w:r w:rsidR="00285CC9" w:rsidRPr="00D36E97">
        <w:rPr>
          <w:rFonts w:ascii="Segoe UI" w:eastAsia="Times New Roman" w:hAnsi="Segoe UI" w:cs="Segoe UI"/>
          <w:color w:val="333333"/>
          <w:sz w:val="24"/>
          <w:szCs w:val="24"/>
          <w:lang w:eastAsia="en-IN"/>
        </w:rPr>
        <w:t>Abstract List</w:t>
      </w:r>
      <w:r w:rsidRPr="00D36E97">
        <w:rPr>
          <w:rFonts w:ascii="Segoe UI" w:eastAsia="Times New Roman" w:hAnsi="Segoe UI" w:cs="Segoe UI"/>
          <w:color w:val="333333"/>
          <w:sz w:val="24"/>
          <w:szCs w:val="24"/>
          <w:lang w:eastAsia="en-IN"/>
        </w:rPr>
        <w:t xml:space="preserve"> class and implements List and Deque interfaces.</w:t>
      </w:r>
      <w:r w:rsidR="00A37B4F">
        <w:rPr>
          <w:rFonts w:ascii="Segoe UI" w:eastAsia="Times New Roman" w:hAnsi="Segoe UI" w:cs="Segoe UI"/>
          <w:color w:val="333333"/>
          <w:sz w:val="24"/>
          <w:szCs w:val="24"/>
          <w:lang w:eastAsia="en-IN"/>
        </w:rPr>
        <w:t xml:space="preserve"> </w:t>
      </w:r>
      <w:r w:rsidR="00A37B4F" w:rsidRPr="00A37B4F">
        <w:rPr>
          <w:rFonts w:ascii="Segoe UI" w:eastAsia="Times New Roman" w:hAnsi="Segoe UI" w:cs="Segoe UI"/>
          <w:b/>
          <w:bCs/>
          <w:color w:val="333333"/>
          <w:sz w:val="24"/>
          <w:szCs w:val="24"/>
          <w:lang w:eastAsia="en-IN"/>
        </w:rPr>
        <w:t>By default Internally “Doubly LinkedList” is implemented in Collection</w:t>
      </w:r>
      <w:r w:rsidR="00A37B4F">
        <w:rPr>
          <w:rFonts w:ascii="Segoe UI" w:eastAsia="Times New Roman" w:hAnsi="Segoe UI" w:cs="Segoe UI"/>
          <w:b/>
          <w:bCs/>
          <w:color w:val="333333"/>
          <w:sz w:val="24"/>
          <w:szCs w:val="24"/>
          <w:lang w:eastAsia="en-IN"/>
        </w:rPr>
        <w:t>.</w:t>
      </w:r>
    </w:p>
    <w:p w14:paraId="0E12A5BA" w14:textId="77777777" w:rsidR="004B10AA" w:rsidRPr="00D36E97" w:rsidRDefault="004B10AA" w:rsidP="004B10A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36E97">
        <w:rPr>
          <w:rFonts w:ascii="Segoe UI" w:eastAsia="Times New Roman" w:hAnsi="Segoe UI" w:cs="Segoe UI"/>
          <w:color w:val="333333"/>
          <w:sz w:val="24"/>
          <w:szCs w:val="24"/>
          <w:lang w:eastAsia="en-IN"/>
        </w:rPr>
        <w:t>The important points about Java LinkedList are:</w:t>
      </w:r>
    </w:p>
    <w:p w14:paraId="7C6C9547" w14:textId="77777777" w:rsidR="004B10AA" w:rsidRPr="00D36E97" w:rsidRDefault="004B10AA" w:rsidP="00B503D0">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36E97">
        <w:rPr>
          <w:rFonts w:ascii="Segoe UI" w:eastAsia="Times New Roman" w:hAnsi="Segoe UI" w:cs="Segoe UI"/>
          <w:color w:val="000000"/>
          <w:sz w:val="24"/>
          <w:szCs w:val="24"/>
          <w:lang w:eastAsia="en-IN"/>
        </w:rPr>
        <w:t>Java LinkedList class can contain duplicate elements.</w:t>
      </w:r>
    </w:p>
    <w:p w14:paraId="6CA7B449" w14:textId="77777777" w:rsidR="004B10AA" w:rsidRPr="00D36E97" w:rsidRDefault="004B10AA" w:rsidP="00B503D0">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36E97">
        <w:rPr>
          <w:rFonts w:ascii="Segoe UI" w:eastAsia="Times New Roman" w:hAnsi="Segoe UI" w:cs="Segoe UI"/>
          <w:color w:val="000000"/>
          <w:sz w:val="24"/>
          <w:szCs w:val="24"/>
          <w:lang w:eastAsia="en-IN"/>
        </w:rPr>
        <w:t>Java LinkedList class maintains insertion order.</w:t>
      </w:r>
    </w:p>
    <w:p w14:paraId="78BC3925" w14:textId="77777777" w:rsidR="004B10AA" w:rsidRPr="00D36E97" w:rsidRDefault="004B10AA" w:rsidP="00B503D0">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36E97">
        <w:rPr>
          <w:rFonts w:ascii="Segoe UI" w:eastAsia="Times New Roman" w:hAnsi="Segoe UI" w:cs="Segoe UI"/>
          <w:color w:val="000000"/>
          <w:sz w:val="24"/>
          <w:szCs w:val="24"/>
          <w:lang w:eastAsia="en-IN"/>
        </w:rPr>
        <w:t>Java LinkedList class is non synchronized.</w:t>
      </w:r>
    </w:p>
    <w:p w14:paraId="67E93E8B" w14:textId="7276C859" w:rsidR="004B10AA" w:rsidRPr="00D36E97" w:rsidRDefault="004B10AA" w:rsidP="00B503D0">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36E97">
        <w:rPr>
          <w:rFonts w:ascii="Segoe UI" w:eastAsia="Times New Roman" w:hAnsi="Segoe UI" w:cs="Segoe UI"/>
          <w:color w:val="000000"/>
          <w:sz w:val="24"/>
          <w:szCs w:val="24"/>
          <w:lang w:eastAsia="en-IN"/>
        </w:rPr>
        <w:t>In Java LinkedList class, manipulation is fast because no shifting needs to occur</w:t>
      </w:r>
      <w:r w:rsidR="007658F9">
        <w:rPr>
          <w:rFonts w:ascii="Segoe UI" w:eastAsia="Times New Roman" w:hAnsi="Segoe UI" w:cs="Segoe UI"/>
          <w:color w:val="000000"/>
          <w:sz w:val="24"/>
          <w:szCs w:val="24"/>
          <w:lang w:eastAsia="en-IN"/>
        </w:rPr>
        <w:t xml:space="preserve"> like ArrayList</w:t>
      </w:r>
      <w:r w:rsidRPr="00D36E97">
        <w:rPr>
          <w:rFonts w:ascii="Segoe UI" w:eastAsia="Times New Roman" w:hAnsi="Segoe UI" w:cs="Segoe UI"/>
          <w:color w:val="000000"/>
          <w:sz w:val="24"/>
          <w:szCs w:val="24"/>
          <w:lang w:eastAsia="en-IN"/>
        </w:rPr>
        <w:t>.</w:t>
      </w:r>
    </w:p>
    <w:p w14:paraId="7A114F4E" w14:textId="77777777" w:rsidR="004B10AA" w:rsidRPr="00D36E97" w:rsidRDefault="004B10AA" w:rsidP="00B503D0">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36E97">
        <w:rPr>
          <w:rFonts w:ascii="Segoe UI" w:eastAsia="Times New Roman" w:hAnsi="Segoe UI" w:cs="Segoe UI"/>
          <w:color w:val="000000"/>
          <w:sz w:val="24"/>
          <w:szCs w:val="24"/>
          <w:lang w:eastAsia="en-IN"/>
        </w:rPr>
        <w:t>Java LinkedList class can be used as a list, stack or queue.</w:t>
      </w:r>
    </w:p>
    <w:p w14:paraId="7B3D1719" w14:textId="3AB1DB9B" w:rsidR="00285CC9" w:rsidRDefault="00285CC9" w:rsidP="00285CC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LinkedList class declaration </w:t>
      </w:r>
      <w:r w:rsidRPr="00285CC9">
        <w:rPr>
          <w:rFonts w:ascii="Segoe UI" w:hAnsi="Segoe UI" w:cs="Segoe UI"/>
          <w:b/>
          <w:color w:val="660066"/>
          <w:sz w:val="32"/>
          <w:szCs w:val="32"/>
        </w:rPr>
        <w:t>for java.util.LinkedList</w:t>
      </w:r>
    </w:p>
    <w:p w14:paraId="71AC017B" w14:textId="7F2D806C" w:rsidR="00285CC9" w:rsidRDefault="00285CC9" w:rsidP="00285CC9">
      <w:pPr>
        <w:pStyle w:val="NormalWeb"/>
        <w:shd w:val="clear" w:color="auto" w:fill="FFFFFF"/>
        <w:jc w:val="both"/>
        <w:rPr>
          <w:rFonts w:ascii="Segoe UI" w:hAnsi="Segoe UI" w:cs="Segoe UI"/>
          <w:color w:val="333333"/>
        </w:rPr>
      </w:pPr>
      <w:r>
        <w:rPr>
          <w:rFonts w:ascii="Segoe UI" w:hAnsi="Segoe UI" w:cs="Segoe UI"/>
          <w:color w:val="333333"/>
        </w:rPr>
        <w:t>Let's see the declaration class.</w:t>
      </w:r>
    </w:p>
    <w:p w14:paraId="6EC1BEFF" w14:textId="77777777" w:rsidR="00285CC9" w:rsidRDefault="00285CC9" w:rsidP="00B503D0">
      <w:pPr>
        <w:pStyle w:val="alt"/>
        <w:numPr>
          <w:ilvl w:val="0"/>
          <w:numId w:val="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LinkedList&lt;E&gt;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AbstractSequentialList&lt;E&gt;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List&lt;E&gt;, Deque&lt;E&gt;, Cloneable, Serializable  </w:t>
      </w:r>
    </w:p>
    <w:p w14:paraId="7B760AFC" w14:textId="77777777" w:rsidR="004B10AA" w:rsidRPr="004B10AA" w:rsidRDefault="004B10AA" w:rsidP="004B10AA"/>
    <w:p w14:paraId="4C1845B9" w14:textId="0654BA27" w:rsidR="00D119C0" w:rsidRPr="00676FE7" w:rsidRDefault="00D119C0" w:rsidP="00D119C0">
      <w:pPr>
        <w:rPr>
          <w:b/>
          <w:bCs/>
          <w:sz w:val="28"/>
          <w:szCs w:val="28"/>
        </w:rPr>
      </w:pPr>
      <w:r w:rsidRPr="00676FE7">
        <w:rPr>
          <w:b/>
          <w:bCs/>
          <w:sz w:val="28"/>
          <w:szCs w:val="28"/>
        </w:rPr>
        <w:t xml:space="preserve">2 TYPES: </w:t>
      </w:r>
    </w:p>
    <w:p w14:paraId="34414809" w14:textId="10039545" w:rsidR="00D119C0" w:rsidRDefault="00D119C0" w:rsidP="00D119C0">
      <w:r w:rsidRPr="00A37B4F">
        <w:rPr>
          <w:b/>
          <w:bCs/>
          <w:sz w:val="26"/>
          <w:szCs w:val="26"/>
        </w:rPr>
        <w:t>SINGLE LIST-&gt;</w:t>
      </w:r>
      <w:r w:rsidRPr="00676FE7">
        <w:rPr>
          <w:sz w:val="24"/>
          <w:szCs w:val="24"/>
        </w:rPr>
        <w:t xml:space="preserve"> This traverse i</w:t>
      </w:r>
      <w:r w:rsidR="00ED1B8C" w:rsidRPr="00676FE7">
        <w:rPr>
          <w:sz w:val="24"/>
          <w:szCs w:val="24"/>
        </w:rPr>
        <w:t>s</w:t>
      </w:r>
      <w:r w:rsidRPr="00676FE7">
        <w:rPr>
          <w:sz w:val="24"/>
          <w:szCs w:val="24"/>
        </w:rPr>
        <w:t xml:space="preserve"> uni-directiona</w:t>
      </w:r>
      <w:r w:rsidR="00676FE7" w:rsidRPr="00676FE7">
        <w:rPr>
          <w:sz w:val="24"/>
          <w:szCs w:val="24"/>
        </w:rPr>
        <w:t>l.</w:t>
      </w:r>
      <w:r w:rsidR="00676FE7" w:rsidRPr="00676FE7">
        <w:rPr>
          <w:rFonts w:ascii="Arial" w:hAnsi="Arial" w:cs="Arial"/>
          <w:color w:val="202124"/>
          <w:sz w:val="24"/>
          <w:szCs w:val="24"/>
          <w:shd w:val="clear" w:color="auto" w:fill="FFFFFF"/>
        </w:rPr>
        <w:t xml:space="preserve"> </w:t>
      </w:r>
      <w:r w:rsidR="00676FE7">
        <w:rPr>
          <w:rFonts w:ascii="Arial" w:hAnsi="Arial" w:cs="Arial"/>
          <w:color w:val="202124"/>
          <w:shd w:val="clear" w:color="auto" w:fill="FFFFFF"/>
        </w:rPr>
        <w:t>A singly linked list is </w:t>
      </w:r>
      <w:r w:rsidR="00676FE7">
        <w:rPr>
          <w:rFonts w:ascii="Arial" w:hAnsi="Arial" w:cs="Arial"/>
          <w:b/>
          <w:bCs/>
          <w:color w:val="202124"/>
          <w:shd w:val="clear" w:color="auto" w:fill="FFFFFF"/>
        </w:rPr>
        <w:t>a type of linked list that is unidirectional, that is, it can be traversed in only one direction from head to the last node (tail)</w:t>
      </w:r>
      <w:r w:rsidR="00676FE7">
        <w:rPr>
          <w:rFonts w:ascii="Arial" w:hAnsi="Arial" w:cs="Arial"/>
          <w:color w:val="202124"/>
          <w:shd w:val="clear" w:color="auto" w:fill="FFFFFF"/>
        </w:rPr>
        <w:t>. Each element in a linked list is called a node. A single node contains data and a pointer to the next node which helps in maintaining the structure of the list</w:t>
      </w:r>
      <w:r>
        <w:t>.</w:t>
      </w:r>
      <w:r w:rsidR="00ED1B8C">
        <w:t xml:space="preserve"> </w:t>
      </w:r>
    </w:p>
    <w:p w14:paraId="4C7AE340" w14:textId="236D7605" w:rsidR="00D119C0" w:rsidRDefault="00D119C0" w:rsidP="00D119C0">
      <w:r>
        <w:t xml:space="preserve">Our Node holds </w:t>
      </w:r>
      <w:r w:rsidR="00F30C81">
        <w:t>Object Value</w:t>
      </w:r>
      <w:r>
        <w:t xml:space="preserve"> as well as address of next Node. So</w:t>
      </w:r>
      <w:r w:rsidRPr="004860FB">
        <w:rPr>
          <w:b/>
        </w:rPr>
        <w:t>, LinkList occupies more memory th</w:t>
      </w:r>
      <w:r w:rsidR="007658F9" w:rsidRPr="004860FB">
        <w:rPr>
          <w:b/>
        </w:rPr>
        <w:t>a</w:t>
      </w:r>
      <w:r w:rsidRPr="004860FB">
        <w:rPr>
          <w:b/>
        </w:rPr>
        <w:t>n array</w:t>
      </w:r>
      <w:r>
        <w:t>.</w:t>
      </w:r>
    </w:p>
    <w:p w14:paraId="098E579C" w14:textId="42994F29" w:rsidR="00D119C0" w:rsidRDefault="00D119C0" w:rsidP="00D119C0">
      <w:r>
        <w:t xml:space="preserve">They are splitted everywhere in the </w:t>
      </w:r>
      <w:r w:rsidR="00F30C81">
        <w:t>RAM</w:t>
      </w:r>
      <w:r>
        <w:t xml:space="preserve"> and doesn’t occupies contagious memory location.</w:t>
      </w:r>
    </w:p>
    <w:p w14:paraId="17B12B77" w14:textId="129BB7E0" w:rsidR="00D119C0" w:rsidRDefault="00D119C0" w:rsidP="00D119C0">
      <w:r>
        <w:t>Head pointer points to the first element in LinkList. Last node of LinkList points to Null.</w:t>
      </w:r>
    </w:p>
    <w:p w14:paraId="7AE9C5C4" w14:textId="152D2EDE" w:rsidR="00D119C0" w:rsidRDefault="00D119C0" w:rsidP="00D119C0">
      <w:r>
        <w:t xml:space="preserve">When we insert a </w:t>
      </w:r>
      <w:r w:rsidR="00F30C81">
        <w:t xml:space="preserve">new node </w:t>
      </w:r>
      <w:r>
        <w:t xml:space="preserve">value, </w:t>
      </w:r>
      <w:r w:rsidR="00F30C81">
        <w:t>then we store the address, head points to</w:t>
      </w:r>
      <w:r w:rsidR="004860FB">
        <w:t xml:space="preserve"> the </w:t>
      </w:r>
      <w:r w:rsidR="00F30C81">
        <w:t xml:space="preserve">new Node, and head will now point to new node. </w:t>
      </w:r>
    </w:p>
    <w:p w14:paraId="4EDC9298" w14:textId="69CD3CAB" w:rsidR="00470823" w:rsidRDefault="00326216" w:rsidP="00D119C0">
      <w:r>
        <w:t xml:space="preserve">DSA DEFINATION: </w:t>
      </w:r>
      <w:r w:rsidR="00470823">
        <w:t>We are forming a structure to store a data in it, so that the retrieval of data or data manipulation becomes easy.</w:t>
      </w:r>
    </w:p>
    <w:p w14:paraId="0C3CCB01" w14:textId="241B9D22" w:rsidR="00A90737" w:rsidRDefault="00470823" w:rsidP="00D119C0">
      <w:pPr>
        <w:rPr>
          <w:rStyle w:val="Heading3Char"/>
        </w:rPr>
      </w:pPr>
      <w:r w:rsidRPr="00A37B4F">
        <w:rPr>
          <w:b/>
          <w:bCs/>
          <w:sz w:val="26"/>
          <w:szCs w:val="26"/>
        </w:rPr>
        <w:t>DOUBLE LINKLIST -&gt;</w:t>
      </w:r>
      <w:r w:rsidR="00A90737" w:rsidRPr="00366ACB">
        <w:rPr>
          <w:rStyle w:val="Heading3Char"/>
        </w:rPr>
        <w:t xml:space="preserve"> </w:t>
      </w:r>
      <w:r w:rsidR="00366ACB" w:rsidRPr="00366ACB">
        <w:rPr>
          <w:rStyle w:val="Heading3Char"/>
        </w:rPr>
        <w:t xml:space="preserve">A Doubly Linked List (DLL) contains an extra pointer, typically called previous pointer, together with next pointer and data which are there in </w:t>
      </w:r>
      <w:r w:rsidR="00FC3B4D">
        <w:rPr>
          <w:rStyle w:val="Heading3Char"/>
        </w:rPr>
        <w:t>doubly</w:t>
      </w:r>
      <w:r w:rsidR="00366ACB" w:rsidRPr="00366ACB">
        <w:rPr>
          <w:rStyle w:val="Heading3Char"/>
        </w:rPr>
        <w:t xml:space="preserve"> linked lis</w:t>
      </w:r>
      <w:r w:rsidR="00366ACB">
        <w:rPr>
          <w:rStyle w:val="Heading3Char"/>
        </w:rPr>
        <w:t>t.</w:t>
      </w:r>
      <w:r w:rsidR="00366ACB" w:rsidRPr="00366ACB">
        <w:t xml:space="preserve"> </w:t>
      </w:r>
      <w:r w:rsidR="00366ACB" w:rsidRPr="00366ACB">
        <w:rPr>
          <w:rStyle w:val="Heading3Char"/>
        </w:rPr>
        <w:t>This traversal is bi-directional,</w:t>
      </w:r>
      <w:r w:rsidR="00366ACB">
        <w:rPr>
          <w:rStyle w:val="Heading3Char"/>
        </w:rPr>
        <w:t xml:space="preserve"> </w:t>
      </w:r>
      <w:r w:rsidR="00366ACB" w:rsidRPr="00366ACB">
        <w:rPr>
          <w:rStyle w:val="Heading3Char"/>
        </w:rPr>
        <w:t xml:space="preserve">i.e., from left to right and also from right to left, both. </w:t>
      </w:r>
    </w:p>
    <w:p w14:paraId="5E49D6AB" w14:textId="0D657751" w:rsidR="00FC3B4D" w:rsidRDefault="00FC3B4D" w:rsidP="00D119C0">
      <w:r>
        <w:rPr>
          <w:noProof/>
        </w:rPr>
        <w:drawing>
          <wp:inline distT="0" distB="0" distL="0" distR="0" wp14:anchorId="18101A7C" wp14:editId="05C4207A">
            <wp:extent cx="5731510" cy="869058"/>
            <wp:effectExtent l="0" t="0" r="2540" b="7620"/>
            <wp:docPr id="8" name="Picture 8" descr="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567" cy="873767"/>
                    </a:xfrm>
                    <a:prstGeom prst="rect">
                      <a:avLst/>
                    </a:prstGeom>
                    <a:noFill/>
                    <a:ln>
                      <a:noFill/>
                    </a:ln>
                  </pic:spPr>
                </pic:pic>
              </a:graphicData>
            </a:graphic>
          </wp:inline>
        </w:drawing>
      </w:r>
    </w:p>
    <w:p w14:paraId="732CA11E" w14:textId="71DF97AC" w:rsidR="00470823" w:rsidRDefault="00470823" w:rsidP="00D119C0">
      <w:r>
        <w:t xml:space="preserve"> Here</w:t>
      </w:r>
      <w:r w:rsidR="00326216">
        <w:t xml:space="preserve"> ONLY FOR</w:t>
      </w:r>
      <w:r>
        <w:t xml:space="preserve"> first node</w:t>
      </w:r>
      <w:r w:rsidR="00326216">
        <w:t>, it’s</w:t>
      </w:r>
      <w:r>
        <w:t xml:space="preserve"> divided into 3 cells, </w:t>
      </w:r>
      <w:r w:rsidR="00326216">
        <w:t>1</w:t>
      </w:r>
      <w:r w:rsidR="00326216" w:rsidRPr="00326216">
        <w:rPr>
          <w:vertAlign w:val="superscript"/>
        </w:rPr>
        <w:t>st</w:t>
      </w:r>
      <w:r w:rsidR="00326216">
        <w:t xml:space="preserve"> Cell</w:t>
      </w:r>
      <w:r>
        <w:t xml:space="preserve"> points to null, 2</w:t>
      </w:r>
      <w:r w:rsidRPr="00470823">
        <w:rPr>
          <w:vertAlign w:val="superscript"/>
        </w:rPr>
        <w:t>nd</w:t>
      </w:r>
      <w:r>
        <w:t xml:space="preserve"> contains Object value, and make head point to it.,3</w:t>
      </w:r>
      <w:r w:rsidRPr="00470823">
        <w:rPr>
          <w:vertAlign w:val="superscript"/>
        </w:rPr>
        <w:t>rd</w:t>
      </w:r>
      <w:r>
        <w:t xml:space="preserve"> cell contains next Node Address, if any, or else null.</w:t>
      </w:r>
      <w:r w:rsidR="00326216">
        <w:t xml:space="preserve"> But starting from Second Node onwards, value changes, like, </w:t>
      </w:r>
      <w:r w:rsidR="0027722D">
        <w:t>1</w:t>
      </w:r>
      <w:r w:rsidR="0027722D" w:rsidRPr="0027722D">
        <w:rPr>
          <w:vertAlign w:val="superscript"/>
        </w:rPr>
        <w:t>st</w:t>
      </w:r>
      <w:r w:rsidR="0027722D">
        <w:t xml:space="preserve"> cell contains previous values address, 2</w:t>
      </w:r>
      <w:r w:rsidR="0027722D" w:rsidRPr="0027722D">
        <w:rPr>
          <w:vertAlign w:val="superscript"/>
        </w:rPr>
        <w:t>nd</w:t>
      </w:r>
      <w:r w:rsidR="0027722D">
        <w:t xml:space="preserve"> cell contains Value Objects, 3</w:t>
      </w:r>
      <w:r w:rsidR="0027722D" w:rsidRPr="0027722D">
        <w:rPr>
          <w:vertAlign w:val="superscript"/>
        </w:rPr>
        <w:t>rd</w:t>
      </w:r>
      <w:r w:rsidR="0027722D">
        <w:t xml:space="preserve"> cell contains next Nodes address.</w:t>
      </w:r>
    </w:p>
    <w:p w14:paraId="0A836CA8" w14:textId="6D81A751" w:rsidR="0027722D" w:rsidRDefault="0027722D" w:rsidP="00D119C0">
      <w:r>
        <w:t xml:space="preserve">Last Node of Double LinkList : </w:t>
      </w:r>
      <w:r w:rsidR="00A90737">
        <w:t>3</w:t>
      </w:r>
      <w:r w:rsidR="00A90737" w:rsidRPr="00A90737">
        <w:rPr>
          <w:vertAlign w:val="superscript"/>
        </w:rPr>
        <w:t>rd</w:t>
      </w:r>
      <w:r w:rsidR="00A90737">
        <w:t xml:space="preserve"> cell will contain null.</w:t>
      </w:r>
    </w:p>
    <w:p w14:paraId="13A0B2C8" w14:textId="69FA4466" w:rsidR="00F03D56" w:rsidRDefault="00F03D56" w:rsidP="00F03D56">
      <w:pPr>
        <w:rPr>
          <w:rStyle w:val="Heading3Char"/>
        </w:rPr>
      </w:pPr>
      <w:r w:rsidRPr="004B10AA">
        <w:rPr>
          <w:rStyle w:val="Heading3Char"/>
          <w:b/>
          <w:sz w:val="28"/>
          <w:szCs w:val="28"/>
        </w:rPr>
        <w:t>Disadvantages o</w:t>
      </w:r>
      <w:r w:rsidR="00D36E97" w:rsidRPr="004B10AA">
        <w:rPr>
          <w:rStyle w:val="Heading3Char"/>
          <w:b/>
          <w:sz w:val="28"/>
          <w:szCs w:val="28"/>
        </w:rPr>
        <w:t>f</w:t>
      </w:r>
      <w:r w:rsidRPr="004B10AA">
        <w:rPr>
          <w:rStyle w:val="Heading3Char"/>
          <w:b/>
          <w:sz w:val="28"/>
          <w:szCs w:val="28"/>
        </w:rPr>
        <w:t xml:space="preserve"> DLL over singly linked list</w:t>
      </w:r>
      <w:r w:rsidRPr="004B10AA">
        <w:rPr>
          <w:rStyle w:val="Heading3Char"/>
          <w:sz w:val="28"/>
          <w:szCs w:val="28"/>
        </w:rPr>
        <w:t> :</w:t>
      </w:r>
      <w:r w:rsidRPr="00F03D56">
        <w:rPr>
          <w:rStyle w:val="Heading3Char"/>
        </w:rPr>
        <w:br/>
        <w:t>1) Every node of DLL occupies more memory, as contains Object  value as well as</w:t>
      </w:r>
      <w:r w:rsidR="004860FB">
        <w:rPr>
          <w:rStyle w:val="Heading3Char"/>
        </w:rPr>
        <w:t xml:space="preserve"> two</w:t>
      </w:r>
      <w:r w:rsidRPr="00F03D56">
        <w:rPr>
          <w:rStyle w:val="Heading3Char"/>
        </w:rPr>
        <w:t xml:space="preserve"> Addre</w:t>
      </w:r>
      <w:r w:rsidR="00D36E97">
        <w:rPr>
          <w:rStyle w:val="Heading3Char"/>
        </w:rPr>
        <w:t>s</w:t>
      </w:r>
      <w:r w:rsidRPr="00F03D56">
        <w:rPr>
          <w:rStyle w:val="Heading3Char"/>
        </w:rPr>
        <w:t>s. An</w:t>
      </w:r>
      <w:r>
        <w:t xml:space="preserve"> </w:t>
      </w:r>
      <w:r w:rsidRPr="00F03D56">
        <w:rPr>
          <w:rStyle w:val="Heading3Char"/>
        </w:rPr>
        <w:t xml:space="preserve">extra space </w:t>
      </w:r>
      <w:r>
        <w:rPr>
          <w:rStyle w:val="Heading3Char"/>
        </w:rPr>
        <w:t xml:space="preserve">is needed </w:t>
      </w:r>
      <w:r w:rsidRPr="00F03D56">
        <w:rPr>
          <w:rStyle w:val="Heading3Char"/>
        </w:rPr>
        <w:t xml:space="preserve">for </w:t>
      </w:r>
      <w:r w:rsidR="00E3685A">
        <w:rPr>
          <w:rStyle w:val="Heading3Char"/>
        </w:rPr>
        <w:t>the</w:t>
      </w:r>
      <w:r w:rsidRPr="00F03D56">
        <w:rPr>
          <w:rStyle w:val="Heading3Char"/>
        </w:rPr>
        <w:t xml:space="preserve"> </w:t>
      </w:r>
      <w:r>
        <w:rPr>
          <w:rStyle w:val="Heading3Char"/>
        </w:rPr>
        <w:t>“</w:t>
      </w:r>
      <w:r w:rsidRPr="00F03D56">
        <w:rPr>
          <w:rStyle w:val="Heading3Char"/>
        </w:rPr>
        <w:t>previous pointer</w:t>
      </w:r>
      <w:r>
        <w:rPr>
          <w:rStyle w:val="Heading3Char"/>
        </w:rPr>
        <w:t>”</w:t>
      </w:r>
      <w:r w:rsidRPr="00F03D56">
        <w:rPr>
          <w:rStyle w:val="Heading3Char"/>
        </w:rPr>
        <w:t>. It is possible to implement DLL with single pointer though (See </w:t>
      </w:r>
      <w:hyperlink r:id="rId39" w:history="1">
        <w:r w:rsidRPr="00F03D56">
          <w:rPr>
            <w:rStyle w:val="Heading3Char"/>
          </w:rPr>
          <w:t>this </w:t>
        </w:r>
      </w:hyperlink>
      <w:r w:rsidRPr="00F03D56">
        <w:rPr>
          <w:rStyle w:val="Heading3Char"/>
        </w:rPr>
        <w:t>and </w:t>
      </w:r>
      <w:hyperlink r:id="rId40" w:history="1">
        <w:r w:rsidRPr="00F03D56">
          <w:rPr>
            <w:rStyle w:val="Heading3Char"/>
          </w:rPr>
          <w:t>this</w:t>
        </w:r>
      </w:hyperlink>
      <w:r w:rsidRPr="00F03D56">
        <w:rPr>
          <w:rStyle w:val="Heading3Char"/>
        </w:rPr>
        <w:t>). </w:t>
      </w:r>
      <w:r w:rsidRPr="00F03D56">
        <w:rPr>
          <w:rStyle w:val="Heading3Char"/>
        </w:rPr>
        <w:br/>
        <w:t xml:space="preserve">2) All operations require an extra pointer </w:t>
      </w:r>
      <w:r w:rsidR="00E3685A">
        <w:rPr>
          <w:rStyle w:val="Heading3Char"/>
        </w:rPr>
        <w:t>“</w:t>
      </w:r>
      <w:r w:rsidRPr="00F03D56">
        <w:rPr>
          <w:rStyle w:val="Heading3Char"/>
        </w:rPr>
        <w:t>previous</w:t>
      </w:r>
      <w:r w:rsidR="00E3685A">
        <w:rPr>
          <w:rStyle w:val="Heading3Char"/>
        </w:rPr>
        <w:t>”</w:t>
      </w:r>
      <w:r w:rsidRPr="00F03D56">
        <w:rPr>
          <w:rStyle w:val="Heading3Char"/>
        </w:rPr>
        <w:t xml:space="preserve"> to be maintained. For example, in insertion, we need to modify previous pointers together with next pointers. For example in </w:t>
      </w:r>
      <w:r w:rsidRPr="00F03D56">
        <w:rPr>
          <w:rStyle w:val="Heading3Char"/>
        </w:rPr>
        <w:lastRenderedPageBreak/>
        <w:t>insertions at different positions</w:t>
      </w:r>
      <w:r w:rsidR="00E3685A">
        <w:rPr>
          <w:rStyle w:val="Heading3Char"/>
        </w:rPr>
        <w:t xml:space="preserve"> of DDL</w:t>
      </w:r>
      <w:r w:rsidRPr="00F03D56">
        <w:rPr>
          <w:rStyle w:val="Heading3Char"/>
        </w:rPr>
        <w:t xml:space="preserve">, we need </w:t>
      </w:r>
      <w:r w:rsidR="00E3685A">
        <w:rPr>
          <w:rStyle w:val="Heading3Char"/>
        </w:rPr>
        <w:t xml:space="preserve">to write </w:t>
      </w:r>
      <w:r w:rsidRPr="00F03D56">
        <w:rPr>
          <w:rStyle w:val="Heading3Char"/>
        </w:rPr>
        <w:t xml:space="preserve">1 or 2 extra steps </w:t>
      </w:r>
      <w:r w:rsidR="00E3685A">
        <w:rPr>
          <w:rStyle w:val="Heading3Char"/>
        </w:rPr>
        <w:t>for making the</w:t>
      </w:r>
      <w:r w:rsidRPr="00F03D56">
        <w:rPr>
          <w:rStyle w:val="Heading3Char"/>
        </w:rPr>
        <w:t xml:space="preserve"> previous pointer</w:t>
      </w:r>
      <w:r w:rsidR="00E3685A">
        <w:rPr>
          <w:rStyle w:val="Heading3Char"/>
        </w:rPr>
        <w:t xml:space="preserve"> point to </w:t>
      </w:r>
      <w:r w:rsidR="005D40F0">
        <w:rPr>
          <w:rStyle w:val="Heading3Char"/>
        </w:rPr>
        <w:t>previous Node’s</w:t>
      </w:r>
      <w:r w:rsidR="00E3685A">
        <w:rPr>
          <w:rStyle w:val="Heading3Char"/>
        </w:rPr>
        <w:t xml:space="preserve"> address</w:t>
      </w:r>
      <w:r w:rsidRPr="00F03D56">
        <w:rPr>
          <w:rStyle w:val="Heading3Char"/>
        </w:rPr>
        <w:t>.</w:t>
      </w:r>
    </w:p>
    <w:p w14:paraId="4B6FF99F" w14:textId="187F219E" w:rsidR="00DF32FA" w:rsidRDefault="00D36E97" w:rsidP="00DF32FA">
      <w:r w:rsidRPr="00DF32FA">
        <w:rPr>
          <w:rStyle w:val="Heading3Char"/>
        </w:rPr>
        <w:t>3) But if we try to insert in the middle of DDL, then we have to traverse up to that length, and then insert, so performance is bit reduced.</w:t>
      </w:r>
      <w:r w:rsidR="00DF32FA" w:rsidRPr="00DF32FA">
        <w:rPr>
          <w:rStyle w:val="Heading3Char"/>
        </w:rPr>
        <w:t xml:space="preserve"> Adding node at the end(DoubleLinkList), will take O(n) time Complexity in worst case, because we have to traverse the entire List</w:t>
      </w:r>
      <w:r w:rsidR="00DF32FA">
        <w:t>.</w:t>
      </w:r>
    </w:p>
    <w:p w14:paraId="1E6327B8" w14:textId="21C833FC" w:rsidR="00D36E97" w:rsidRDefault="00D36E97" w:rsidP="00D36E97">
      <w:pPr>
        <w:pStyle w:val="Heading3"/>
      </w:pPr>
    </w:p>
    <w:p w14:paraId="5AA8F245" w14:textId="77777777" w:rsidR="00D36E97" w:rsidRDefault="00D36E97" w:rsidP="00F03D56"/>
    <w:p w14:paraId="4FA6B652" w14:textId="3D47506D" w:rsidR="00D36E97" w:rsidRDefault="008D3E29" w:rsidP="00D119C0">
      <w:pPr>
        <w:rPr>
          <w:b/>
        </w:rPr>
      </w:pPr>
      <w:r w:rsidRPr="008D3E29">
        <w:rPr>
          <w:b/>
        </w:rPr>
        <w:t>Advantage of D</w:t>
      </w:r>
      <w:r>
        <w:rPr>
          <w:b/>
        </w:rPr>
        <w:t>L</w:t>
      </w:r>
      <w:r w:rsidRPr="008D3E29">
        <w:rPr>
          <w:b/>
        </w:rPr>
        <w:t>L</w:t>
      </w:r>
      <w:r>
        <w:rPr>
          <w:b/>
        </w:rPr>
        <w:t xml:space="preserve"> </w:t>
      </w:r>
      <w:r w:rsidR="00D36E97">
        <w:rPr>
          <w:b/>
        </w:rPr>
        <w:t>and</w:t>
      </w:r>
      <w:r>
        <w:rPr>
          <w:b/>
        </w:rPr>
        <w:t xml:space="preserve"> Disadvantage of </w:t>
      </w:r>
      <w:r w:rsidR="00712F7B">
        <w:rPr>
          <w:b/>
        </w:rPr>
        <w:t>D</w:t>
      </w:r>
      <w:r>
        <w:rPr>
          <w:b/>
        </w:rPr>
        <w:t>LL</w:t>
      </w:r>
      <w:r w:rsidRPr="008D3E29">
        <w:rPr>
          <w:b/>
        </w:rPr>
        <w:t xml:space="preserve">: </w:t>
      </w:r>
    </w:p>
    <w:p w14:paraId="2D298C43" w14:textId="0BEB1520" w:rsidR="008D3E29" w:rsidRDefault="008D3E29" w:rsidP="00B503D0">
      <w:pPr>
        <w:pStyle w:val="ListParagraph"/>
        <w:numPr>
          <w:ilvl w:val="0"/>
          <w:numId w:val="31"/>
        </w:numPr>
      </w:pPr>
      <w:r>
        <w:t xml:space="preserve">Adding </w:t>
      </w:r>
      <w:r w:rsidR="00A70474">
        <w:t>every</w:t>
      </w:r>
      <w:r>
        <w:t xml:space="preserve"> </w:t>
      </w:r>
      <w:r w:rsidR="00A70474">
        <w:t>N</w:t>
      </w:r>
      <w:r>
        <w:t xml:space="preserve">ode </w:t>
      </w:r>
      <w:r w:rsidR="00A70474">
        <w:t>at</w:t>
      </w:r>
      <w:r>
        <w:t xml:space="preserve"> the </w:t>
      </w:r>
      <w:r w:rsidR="00A70474">
        <w:t xml:space="preserve">beginning of DoubleLinkList will take O(1) Time Complexity. </w:t>
      </w:r>
    </w:p>
    <w:p w14:paraId="41DC5AAA" w14:textId="69A60DA8" w:rsidR="004B10AA" w:rsidRDefault="004B10AA" w:rsidP="00B503D0">
      <w:pPr>
        <w:pStyle w:val="ListParagraph"/>
        <w:numPr>
          <w:ilvl w:val="0"/>
          <w:numId w:val="31"/>
        </w:numPr>
      </w:pPr>
      <w:r>
        <w:t>DLL is bidirectional so we can traverse forward as well as print LinkList in reverse order.</w:t>
      </w:r>
    </w:p>
    <w:p w14:paraId="6EF43D7E" w14:textId="3C9EBBF9" w:rsidR="008D3E29" w:rsidRDefault="00712F7B" w:rsidP="00D119C0">
      <w:r w:rsidRPr="00712F7B">
        <w:rPr>
          <w:b/>
        </w:rPr>
        <w:t>Disadvantage of Single LinkList:</w:t>
      </w:r>
      <w:r>
        <w:t xml:space="preserve"> </w:t>
      </w:r>
      <w:r w:rsidR="008D3E29">
        <w:t>But in Single LinkList,</w:t>
      </w:r>
      <w:r w:rsidR="00FD37B4">
        <w:t xml:space="preserve"> </w:t>
      </w:r>
      <w:r w:rsidR="008D3E29">
        <w:t>inserting Node at the beginning</w:t>
      </w:r>
      <w:r w:rsidR="00FD37B4">
        <w:t xml:space="preserve"> is good with O(1) time complexity, but if we try to insert from end, then we have</w:t>
      </w:r>
      <w:r w:rsidR="00D3687E">
        <w:t xml:space="preserve"> to</w:t>
      </w:r>
      <w:r w:rsidR="00FD37B4">
        <w:t xml:space="preserve"> traverse the whole LinkList first, up</w:t>
      </w:r>
      <w:r>
        <w:t xml:space="preserve"> </w:t>
      </w:r>
      <w:r w:rsidR="00FD37B4">
        <w:t>to the end, and then we can insert from back.</w:t>
      </w:r>
    </w:p>
    <w:p w14:paraId="7E35B1F3" w14:textId="77777777" w:rsidR="005C166A" w:rsidRDefault="005C166A" w:rsidP="00D119C0">
      <w:pPr>
        <w:rPr>
          <w:b/>
        </w:rPr>
      </w:pPr>
      <w:r w:rsidRPr="005C166A">
        <w:rPr>
          <w:b/>
        </w:rPr>
        <w:t>Important points to remember:</w:t>
      </w:r>
    </w:p>
    <w:p w14:paraId="19C04D2A" w14:textId="5C6EE3EB" w:rsidR="00BF2253" w:rsidRPr="00BF2253" w:rsidRDefault="00E934E4" w:rsidP="00A1646C">
      <w:pPr>
        <w:pStyle w:val="ListParagraph"/>
        <w:numPr>
          <w:ilvl w:val="0"/>
          <w:numId w:val="37"/>
        </w:numPr>
      </w:pPr>
      <w:r>
        <w:t>By default, In Java collection concept, DoubleLinkList is implemented internally instead of Single LinkList due to some advantage</w:t>
      </w:r>
      <w:r w:rsidR="00EC3886">
        <w:t xml:space="preserve"> like printing LinkedList in reverse Order with DLL. Not possible with SLL.</w:t>
      </w:r>
    </w:p>
    <w:p w14:paraId="7E9A2326" w14:textId="77777777" w:rsidR="005B308B" w:rsidRDefault="005B308B" w:rsidP="00A1646C">
      <w:pPr>
        <w:pStyle w:val="ListParagraph"/>
        <w:numPr>
          <w:ilvl w:val="0"/>
          <w:numId w:val="37"/>
        </w:numPr>
      </w:pPr>
      <w:r w:rsidRPr="005C166A">
        <w:rPr>
          <w:b/>
        </w:rPr>
        <w:t>List</w:t>
      </w:r>
      <w:r>
        <w:t xml:space="preserve"> is an </w:t>
      </w:r>
      <w:r w:rsidRPr="005C166A">
        <w:rPr>
          <w:b/>
        </w:rPr>
        <w:t>Interface</w:t>
      </w:r>
      <w:r>
        <w:t xml:space="preserve">, and it is implemented by ArrayList, LinkList, etc., Now, if we write, </w:t>
      </w:r>
    </w:p>
    <w:p w14:paraId="41BC332F" w14:textId="3DD2D62A" w:rsidR="002C1129" w:rsidRPr="005C166A" w:rsidRDefault="002C1129" w:rsidP="005B308B">
      <w:pPr>
        <w:pStyle w:val="ListParagraph"/>
        <w:rPr>
          <w:b/>
          <w:bCs/>
        </w:rPr>
      </w:pPr>
      <w:r w:rsidRPr="005C166A">
        <w:rPr>
          <w:b/>
        </w:rPr>
        <w:t>List&lt;Integer&gt; x = new LinkList&lt;Integer&gt;();//</w:t>
      </w:r>
      <w:r w:rsidR="005B308B" w:rsidRPr="005B308B">
        <w:t xml:space="preserve"> </w:t>
      </w:r>
      <w:r w:rsidR="005B308B">
        <w:t xml:space="preserve">here inside </w:t>
      </w:r>
      <w:r w:rsidR="005B308B" w:rsidRPr="005C166A">
        <w:rPr>
          <w:b/>
        </w:rPr>
        <w:t>parent reference</w:t>
      </w:r>
      <w:r w:rsidR="005B308B">
        <w:t xml:space="preserve"> we store </w:t>
      </w:r>
      <w:r w:rsidR="005B308B" w:rsidRPr="005C166A">
        <w:rPr>
          <w:b/>
        </w:rPr>
        <w:t>child’s object’s</w:t>
      </w:r>
      <w:r w:rsidR="005B308B">
        <w:t xml:space="preserve"> </w:t>
      </w:r>
      <w:r w:rsidR="005B308B" w:rsidRPr="005C166A">
        <w:rPr>
          <w:b/>
        </w:rPr>
        <w:t xml:space="preserve">address </w:t>
      </w:r>
      <w:r w:rsidR="005B308B">
        <w:rPr>
          <w:b/>
        </w:rPr>
        <w:t xml:space="preserve">, so </w:t>
      </w:r>
      <w:r w:rsidRPr="005C166A">
        <w:rPr>
          <w:b/>
        </w:rPr>
        <w:t>Class Upcasting</w:t>
      </w:r>
      <w:r>
        <w:t xml:space="preserve"> occurs</w:t>
      </w:r>
      <w:r w:rsidR="005B308B">
        <w:t>.</w:t>
      </w:r>
      <w:r>
        <w:t xml:space="preserve"> </w:t>
      </w:r>
      <w:r w:rsidR="005B308B" w:rsidRPr="005C166A">
        <w:rPr>
          <w:b/>
        </w:rPr>
        <w:t>List</w:t>
      </w:r>
      <w:r w:rsidR="005B308B">
        <w:t xml:space="preserve"> has many </w:t>
      </w:r>
      <w:r w:rsidR="005B308B" w:rsidRPr="005C166A">
        <w:rPr>
          <w:b/>
        </w:rPr>
        <w:t>incomplete</w:t>
      </w:r>
      <w:r w:rsidR="005B308B">
        <w:t xml:space="preserve"> </w:t>
      </w:r>
      <w:r w:rsidR="005B308B" w:rsidRPr="005C166A">
        <w:rPr>
          <w:b/>
        </w:rPr>
        <w:t>methods</w:t>
      </w:r>
      <w:r w:rsidR="005B308B">
        <w:t xml:space="preserve"> like size(), add(),etc., which are completed in LinkedList </w:t>
      </w:r>
      <w:r>
        <w:t xml:space="preserve">and all methods </w:t>
      </w:r>
      <w:r w:rsidR="00EC3886">
        <w:t xml:space="preserve">are defined </w:t>
      </w:r>
      <w:r>
        <w:t xml:space="preserve">in List Interface, so we use </w:t>
      </w:r>
      <w:r w:rsidR="00EC3886">
        <w:t>“</w:t>
      </w:r>
      <w:r w:rsidRPr="00EC3886">
        <w:rPr>
          <w:b/>
        </w:rPr>
        <w:t>List x</w:t>
      </w:r>
      <w:r w:rsidR="00EC3886">
        <w:t xml:space="preserve">” </w:t>
      </w:r>
      <w:r>
        <w:t>as reference</w:t>
      </w:r>
      <w:r w:rsidR="00EC3886">
        <w:t xml:space="preserve"> to call such methods</w:t>
      </w:r>
      <w:r>
        <w:t xml:space="preserve">. Most of the Methods of LinkList and ArrayList are common except some few </w:t>
      </w:r>
      <w:r w:rsidRPr="00EC3886">
        <w:rPr>
          <w:b/>
        </w:rPr>
        <w:t>Special Methods</w:t>
      </w:r>
      <w:r>
        <w:t xml:space="preserve">. </w:t>
      </w:r>
      <w:r w:rsidRPr="005C166A">
        <w:rPr>
          <w:b/>
          <w:bCs/>
        </w:rPr>
        <w:t>Some common methods</w:t>
      </w:r>
      <w:r w:rsidR="00EC3886">
        <w:rPr>
          <w:b/>
          <w:bCs/>
        </w:rPr>
        <w:t>(same as ArrayList)</w:t>
      </w:r>
      <w:r w:rsidRPr="005C166A">
        <w:rPr>
          <w:b/>
          <w:bCs/>
        </w:rPr>
        <w:t xml:space="preserve"> </w:t>
      </w:r>
      <w:r w:rsidR="00956D61" w:rsidRPr="005C166A">
        <w:rPr>
          <w:b/>
          <w:bCs/>
        </w:rPr>
        <w:t xml:space="preserve">of LinkedList implemented in “List” Interface </w:t>
      </w:r>
      <w:r w:rsidRPr="005C166A">
        <w:rPr>
          <w:b/>
          <w:bCs/>
        </w:rPr>
        <w:t>are:</w:t>
      </w:r>
    </w:p>
    <w:p w14:paraId="4A6D19EE" w14:textId="7CCA3340" w:rsidR="002C1129" w:rsidRDefault="002C1129" w:rsidP="00B503D0">
      <w:pPr>
        <w:pStyle w:val="ListParagraph"/>
        <w:numPr>
          <w:ilvl w:val="0"/>
          <w:numId w:val="33"/>
        </w:numPr>
      </w:pPr>
      <w:r>
        <w:t>x.add(10);</w:t>
      </w:r>
    </w:p>
    <w:p w14:paraId="741D0832" w14:textId="0374BF61" w:rsidR="002C1129" w:rsidRDefault="002C1129" w:rsidP="00B503D0">
      <w:pPr>
        <w:pStyle w:val="ListParagraph"/>
        <w:numPr>
          <w:ilvl w:val="0"/>
          <w:numId w:val="33"/>
        </w:numPr>
      </w:pPr>
      <w:r>
        <w:t>x.remove();</w:t>
      </w:r>
    </w:p>
    <w:p w14:paraId="30DEA03D" w14:textId="2E132862" w:rsidR="002C1129" w:rsidRDefault="0053767D" w:rsidP="00B503D0">
      <w:pPr>
        <w:pStyle w:val="ListParagraph"/>
        <w:numPr>
          <w:ilvl w:val="0"/>
          <w:numId w:val="33"/>
        </w:numPr>
      </w:pPr>
      <w:proofErr w:type="spellStart"/>
      <w:r>
        <w:t>Collections</w:t>
      </w:r>
      <w:r w:rsidR="002C1129">
        <w:t>.sort</w:t>
      </w:r>
      <w:proofErr w:type="spellEnd"/>
      <w:r w:rsidR="002C1129">
        <w:t>(</w:t>
      </w:r>
      <w:r>
        <w:t>x</w:t>
      </w:r>
      <w:r w:rsidR="002C1129">
        <w:t>);</w:t>
      </w:r>
    </w:p>
    <w:p w14:paraId="15678C89" w14:textId="7830E5C9" w:rsidR="00282005" w:rsidRDefault="00282005" w:rsidP="00B503D0">
      <w:pPr>
        <w:pStyle w:val="ListParagraph"/>
        <w:numPr>
          <w:ilvl w:val="0"/>
          <w:numId w:val="33"/>
        </w:numPr>
      </w:pPr>
      <w:r>
        <w:t>x.size();</w:t>
      </w:r>
    </w:p>
    <w:p w14:paraId="1A121535" w14:textId="701DE7DE" w:rsidR="00E96664" w:rsidRPr="005C166A" w:rsidRDefault="00E96664" w:rsidP="005C166A">
      <w:pPr>
        <w:rPr>
          <w:b/>
        </w:rPr>
      </w:pPr>
      <w:r w:rsidRPr="005C166A">
        <w:rPr>
          <w:b/>
        </w:rPr>
        <w:t xml:space="preserve">Before implementing </w:t>
      </w:r>
      <w:r w:rsidR="00956D61" w:rsidRPr="005C166A">
        <w:rPr>
          <w:b/>
        </w:rPr>
        <w:t xml:space="preserve">some exclusive methods of LinkedList ,we </w:t>
      </w:r>
      <w:r w:rsidRPr="005C166A">
        <w:rPr>
          <w:b/>
        </w:rPr>
        <w:t>use the reference of LinkList class only, like, LinkedList&lt;Integer&gt; x = new LinkedList&lt;&gt;()</w:t>
      </w:r>
      <w:r w:rsidR="00956D61" w:rsidRPr="005C166A">
        <w:rPr>
          <w:b/>
        </w:rPr>
        <w:t xml:space="preserve"> because some exclusive methods are present in Linked class only and not “List” Interface. Some Special Exclusive methods to implement LinkList are:</w:t>
      </w:r>
    </w:p>
    <w:p w14:paraId="33FF1EBF" w14:textId="349E8110" w:rsidR="00282005" w:rsidRPr="00282005" w:rsidRDefault="00282005" w:rsidP="00B503D0">
      <w:pPr>
        <w:pStyle w:val="ListParagraph"/>
        <w:numPr>
          <w:ilvl w:val="0"/>
          <w:numId w:val="34"/>
        </w:numPr>
        <w:rPr>
          <w:b/>
        </w:rPr>
      </w:pPr>
      <w:r>
        <w:rPr>
          <w:b/>
        </w:rPr>
        <w:t xml:space="preserve">addFirst() -&gt; </w:t>
      </w:r>
      <w:r>
        <w:t>It is used insert an element at the beginning of List.</w:t>
      </w:r>
    </w:p>
    <w:p w14:paraId="59A8515D" w14:textId="602F35DB" w:rsidR="00282005" w:rsidRPr="00AC0898" w:rsidRDefault="00282005" w:rsidP="00B503D0">
      <w:pPr>
        <w:pStyle w:val="ListParagraph"/>
        <w:numPr>
          <w:ilvl w:val="0"/>
          <w:numId w:val="34"/>
        </w:numPr>
        <w:rPr>
          <w:b/>
        </w:rPr>
      </w:pPr>
      <w:r>
        <w:rPr>
          <w:b/>
        </w:rPr>
        <w:t xml:space="preserve">addLast() -&gt; </w:t>
      </w:r>
      <w:r>
        <w:t>It is used to insert the element to the end of  a List.</w:t>
      </w:r>
    </w:p>
    <w:p w14:paraId="0E31EA87" w14:textId="250FFADE" w:rsidR="00AC0898" w:rsidRDefault="00AC0898" w:rsidP="00B503D0">
      <w:pPr>
        <w:pStyle w:val="ListParagraph"/>
        <w:numPr>
          <w:ilvl w:val="0"/>
          <w:numId w:val="34"/>
        </w:numPr>
        <w:rPr>
          <w:b/>
        </w:rPr>
      </w:pPr>
      <w:r>
        <w:rPr>
          <w:b/>
        </w:rPr>
        <w:t>removeFirst() -&gt;</w:t>
      </w:r>
      <w:r w:rsidR="00A0090A">
        <w:rPr>
          <w:b/>
        </w:rPr>
        <w:t xml:space="preserve"> </w:t>
      </w:r>
      <w:r w:rsidR="00A0090A">
        <w:rPr>
          <w:rFonts w:ascii="Segoe UI" w:hAnsi="Segoe UI" w:cs="Segoe UI"/>
          <w:color w:val="333333"/>
          <w:shd w:val="clear" w:color="auto" w:fill="FFFFFF"/>
        </w:rPr>
        <w:t>It removes and returns the first element from a list.</w:t>
      </w:r>
    </w:p>
    <w:p w14:paraId="113A4521" w14:textId="15E580EC" w:rsidR="00AC0898" w:rsidRDefault="00AC0898" w:rsidP="00B503D0">
      <w:pPr>
        <w:pStyle w:val="ListParagraph"/>
        <w:numPr>
          <w:ilvl w:val="0"/>
          <w:numId w:val="34"/>
        </w:numPr>
        <w:rPr>
          <w:b/>
        </w:rPr>
      </w:pPr>
      <w:r>
        <w:rPr>
          <w:b/>
        </w:rPr>
        <w:t>removeLast() -&gt;</w:t>
      </w:r>
      <w:r w:rsidR="00A0090A" w:rsidRPr="00A0090A">
        <w:rPr>
          <w:rFonts w:ascii="Segoe UI" w:hAnsi="Segoe UI" w:cs="Segoe UI"/>
          <w:color w:val="333333"/>
          <w:shd w:val="clear" w:color="auto" w:fill="FFFFFF"/>
        </w:rPr>
        <w:t xml:space="preserve"> </w:t>
      </w:r>
      <w:r w:rsidR="00A0090A">
        <w:rPr>
          <w:rFonts w:ascii="Segoe UI" w:hAnsi="Segoe UI" w:cs="Segoe UI"/>
          <w:color w:val="333333"/>
          <w:shd w:val="clear" w:color="auto" w:fill="FFFFFF"/>
        </w:rPr>
        <w:t>It removes and returns the last element from a list.</w:t>
      </w:r>
    </w:p>
    <w:p w14:paraId="0DC2C4F3" w14:textId="4F361738" w:rsidR="00AC0898" w:rsidRPr="00AC0898" w:rsidRDefault="00AC0898" w:rsidP="00B503D0">
      <w:pPr>
        <w:pStyle w:val="ListParagraph"/>
        <w:numPr>
          <w:ilvl w:val="0"/>
          <w:numId w:val="34"/>
        </w:numPr>
      </w:pPr>
      <w:r>
        <w:rPr>
          <w:b/>
        </w:rPr>
        <w:t xml:space="preserve">peek() </w:t>
      </w:r>
      <w:r w:rsidRPr="00AC0898">
        <w:rPr>
          <w:b/>
        </w:rPr>
        <w:t>-&gt;</w:t>
      </w:r>
      <w:r w:rsidRPr="00AC0898">
        <w:t xml:space="preserve"> It fetches the first element in LinkedList</w:t>
      </w:r>
    </w:p>
    <w:p w14:paraId="5C2E3800" w14:textId="4F764CD5" w:rsidR="00AC0898" w:rsidRDefault="00AC0898" w:rsidP="00B503D0">
      <w:pPr>
        <w:pStyle w:val="ListParagraph"/>
        <w:numPr>
          <w:ilvl w:val="0"/>
          <w:numId w:val="34"/>
        </w:numPr>
        <w:rPr>
          <w:b/>
        </w:rPr>
      </w:pPr>
      <w:r>
        <w:rPr>
          <w:b/>
        </w:rPr>
        <w:t xml:space="preserve">peekFirst() -&gt; </w:t>
      </w:r>
      <w:r w:rsidRPr="00AC0898">
        <w:t>It fetches the first element of a list or returns null if a list is empty.</w:t>
      </w:r>
    </w:p>
    <w:p w14:paraId="086E7201" w14:textId="2498A33A" w:rsidR="00AC0898" w:rsidRDefault="00AC0898" w:rsidP="00B503D0">
      <w:pPr>
        <w:pStyle w:val="ListParagraph"/>
        <w:numPr>
          <w:ilvl w:val="0"/>
          <w:numId w:val="34"/>
        </w:numPr>
      </w:pPr>
      <w:r>
        <w:rPr>
          <w:b/>
        </w:rPr>
        <w:t xml:space="preserve">peekLast() -&gt; </w:t>
      </w:r>
      <w:r w:rsidRPr="00AC0898">
        <w:t>It fetches the last element of a list or returns null if  a list is empty.</w:t>
      </w:r>
    </w:p>
    <w:p w14:paraId="418DDEAC" w14:textId="7AA4444C" w:rsidR="00BF2253" w:rsidRPr="00BF2253" w:rsidRDefault="00BF2253" w:rsidP="00B503D0">
      <w:pPr>
        <w:pStyle w:val="ListParagraph"/>
        <w:numPr>
          <w:ilvl w:val="0"/>
          <w:numId w:val="34"/>
        </w:numPr>
        <w:spacing w:after="0" w:line="240" w:lineRule="auto"/>
        <w:rPr>
          <w:rFonts w:ascii="Segoe UI" w:eastAsia="Times New Roman" w:hAnsi="Segoe UI" w:cs="Segoe UI"/>
          <w:color w:val="333333"/>
          <w:sz w:val="24"/>
          <w:szCs w:val="24"/>
          <w:lang w:eastAsia="en-IN"/>
        </w:rPr>
      </w:pPr>
      <w:r w:rsidRPr="00BF2253">
        <w:rPr>
          <w:rFonts w:ascii="Segoe UI" w:eastAsia="Times New Roman" w:hAnsi="Segoe UI" w:cs="Segoe UI"/>
          <w:b/>
          <w:color w:val="333333"/>
          <w:sz w:val="20"/>
          <w:szCs w:val="20"/>
          <w:lang w:eastAsia="en-IN"/>
        </w:rPr>
        <w:t xml:space="preserve">set(int index, E element) -&gt; </w:t>
      </w:r>
      <w:r w:rsidRPr="00BF2253">
        <w:rPr>
          <w:rFonts w:asciiTheme="majorHAnsi" w:eastAsia="Times New Roman" w:hAnsiTheme="majorHAnsi" w:cstheme="majorHAnsi"/>
          <w:color w:val="333333"/>
          <w:lang w:eastAsia="en-IN"/>
        </w:rPr>
        <w:t>It replaces the element at the specified position in a list with the specified element.</w:t>
      </w:r>
    </w:p>
    <w:p w14:paraId="791A1F06" w14:textId="77777777" w:rsidR="00241B72" w:rsidRDefault="00241B72" w:rsidP="00B14234">
      <w:pPr>
        <w:rPr>
          <w:b/>
        </w:rPr>
      </w:pPr>
    </w:p>
    <w:p w14:paraId="36AE2C53" w14:textId="77777777" w:rsidR="000969B2" w:rsidRDefault="000969B2" w:rsidP="00B14234">
      <w:pPr>
        <w:rPr>
          <w:b/>
          <w:color w:val="FF5050"/>
          <w:sz w:val="28"/>
          <w:szCs w:val="28"/>
        </w:rPr>
      </w:pPr>
    </w:p>
    <w:p w14:paraId="080BB2C1" w14:textId="1CBDC152" w:rsidR="00BF2253" w:rsidRDefault="00241B72" w:rsidP="00B14234">
      <w:pPr>
        <w:rPr>
          <w:b/>
          <w:color w:val="FF5050"/>
          <w:sz w:val="28"/>
          <w:szCs w:val="28"/>
        </w:rPr>
      </w:pPr>
      <w:r w:rsidRPr="00241B72">
        <w:rPr>
          <w:b/>
          <w:color w:val="FF5050"/>
          <w:sz w:val="28"/>
          <w:szCs w:val="28"/>
        </w:rPr>
        <w:t>HASHTABLE:</w:t>
      </w:r>
    </w:p>
    <w:p w14:paraId="12A2416B" w14:textId="582C2FC8" w:rsidR="00C80977" w:rsidRPr="00C80977" w:rsidRDefault="00C80977" w:rsidP="006865E1">
      <w:pPr>
        <w:pStyle w:val="NoSpacing"/>
        <w:numPr>
          <w:ilvl w:val="0"/>
          <w:numId w:val="53"/>
        </w:numPr>
      </w:pPr>
      <w:r w:rsidRPr="00C80977">
        <w:rPr>
          <w:u w:val="single"/>
        </w:rPr>
        <w:t>Hashtable</w:t>
      </w:r>
      <w:r w:rsidRPr="00C80977">
        <w:t xml:space="preserve"> is a Legacy Class -&gt; It means, this concept was first in JDK 1.0 </w:t>
      </w:r>
      <w:r w:rsidRPr="00C80977">
        <w:rPr>
          <w:u w:val="single"/>
        </w:rPr>
        <w:t>but</w:t>
      </w:r>
      <w:r w:rsidRPr="00C80977">
        <w:t xml:space="preserve"> it later transferred from its parent JDK 1.0 to its next Versions </w:t>
      </w:r>
      <w:r w:rsidRPr="00C80977">
        <w:rPr>
          <w:u w:val="single"/>
        </w:rPr>
        <w:t>upto</w:t>
      </w:r>
      <w:r w:rsidRPr="00C80977">
        <w:t xml:space="preserve"> JDK 11.</w:t>
      </w:r>
    </w:p>
    <w:p w14:paraId="75B454B3" w14:textId="323201F8" w:rsidR="00C80977" w:rsidRPr="00C80977" w:rsidRDefault="00C80977" w:rsidP="006865E1">
      <w:pPr>
        <w:pStyle w:val="NoSpacing"/>
        <w:numPr>
          <w:ilvl w:val="0"/>
          <w:numId w:val="53"/>
        </w:numPr>
      </w:pPr>
      <w:r w:rsidRPr="00C80977">
        <w:t xml:space="preserve">HashTable is </w:t>
      </w:r>
      <w:r w:rsidRPr="00C80977">
        <w:rPr>
          <w:u w:val="single"/>
        </w:rPr>
        <w:t>synchronised</w:t>
      </w:r>
      <w:r w:rsidRPr="00C80977">
        <w:t xml:space="preserve"> whereas a HashMap is not </w:t>
      </w:r>
      <w:r w:rsidRPr="00C80977">
        <w:rPr>
          <w:u w:val="single"/>
        </w:rPr>
        <w:t>synchronised</w:t>
      </w:r>
      <w:r w:rsidRPr="00C80977">
        <w:t>.</w:t>
      </w:r>
    </w:p>
    <w:p w14:paraId="22224506" w14:textId="07F662E8" w:rsidR="00C80977" w:rsidRPr="00C80977" w:rsidRDefault="00C80977" w:rsidP="006865E1">
      <w:pPr>
        <w:pStyle w:val="NoSpacing"/>
        <w:numPr>
          <w:ilvl w:val="0"/>
          <w:numId w:val="53"/>
        </w:numPr>
      </w:pPr>
      <w:r w:rsidRPr="00C80977">
        <w:rPr>
          <w:color w:val="000000"/>
          <w:u w:val="single"/>
        </w:rPr>
        <w:t>But</w:t>
      </w:r>
      <w:r w:rsidRPr="00C80977">
        <w:rPr>
          <w:color w:val="000000"/>
        </w:rPr>
        <w:t xml:space="preserve"> both </w:t>
      </w:r>
      <w:r w:rsidRPr="00C80977">
        <w:rPr>
          <w:color w:val="000000"/>
          <w:u w:val="single"/>
        </w:rPr>
        <w:t>HashMap</w:t>
      </w:r>
      <w:r w:rsidRPr="00C80977">
        <w:rPr>
          <w:color w:val="000000"/>
        </w:rPr>
        <w:t xml:space="preserve"> </w:t>
      </w:r>
      <w:r w:rsidRPr="00C80977">
        <w:rPr>
          <w:color w:val="000000"/>
          <w:u w:val="single"/>
        </w:rPr>
        <w:t>and</w:t>
      </w:r>
      <w:r w:rsidRPr="00C80977">
        <w:rPr>
          <w:color w:val="000000"/>
        </w:rPr>
        <w:t xml:space="preserve"> HashTable </w:t>
      </w:r>
      <w:r w:rsidRPr="00C80977">
        <w:rPr>
          <w:color w:val="000000"/>
          <w:u w:val="single"/>
        </w:rPr>
        <w:t>uses</w:t>
      </w:r>
      <w:r w:rsidRPr="00C80977">
        <w:rPr>
          <w:color w:val="000000"/>
        </w:rPr>
        <w:t xml:space="preserve"> </w:t>
      </w:r>
      <w:r>
        <w:rPr>
          <w:color w:val="000000"/>
          <w:u w:val="single"/>
        </w:rPr>
        <w:t>H</w:t>
      </w:r>
      <w:r w:rsidRPr="00C80977">
        <w:rPr>
          <w:color w:val="000000"/>
          <w:u w:val="single"/>
        </w:rPr>
        <w:t>ashTable</w:t>
      </w:r>
      <w:r w:rsidRPr="00C80977">
        <w:rPr>
          <w:color w:val="000000"/>
        </w:rPr>
        <w:t xml:space="preserve"> Internally </w:t>
      </w:r>
      <w:r w:rsidRPr="00C80977">
        <w:rPr>
          <w:color w:val="000000"/>
          <w:u w:val="single"/>
        </w:rPr>
        <w:t>and</w:t>
      </w:r>
      <w:r w:rsidRPr="00C80977">
        <w:rPr>
          <w:color w:val="000000"/>
        </w:rPr>
        <w:t xml:space="preserve"> </w:t>
      </w:r>
      <w:r w:rsidRPr="00C80977">
        <w:rPr>
          <w:color w:val="000000"/>
          <w:u w:val="single"/>
        </w:rPr>
        <w:t>data</w:t>
      </w:r>
      <w:r w:rsidRPr="00C80977">
        <w:rPr>
          <w:color w:val="000000"/>
        </w:rPr>
        <w:t xml:space="preserve"> stored </w:t>
      </w:r>
      <w:r w:rsidRPr="00C80977">
        <w:rPr>
          <w:color w:val="000000"/>
          <w:u w:val="single"/>
        </w:rPr>
        <w:t>in</w:t>
      </w:r>
      <w:r w:rsidRPr="00C80977">
        <w:rPr>
          <w:color w:val="000000"/>
        </w:rPr>
        <w:t xml:space="preserve"> </w:t>
      </w:r>
      <w:r w:rsidRPr="00C80977">
        <w:rPr>
          <w:color w:val="000000"/>
          <w:u w:val="single"/>
        </w:rPr>
        <w:t>key</w:t>
      </w:r>
      <w:r w:rsidRPr="00C80977">
        <w:rPr>
          <w:color w:val="000000"/>
        </w:rPr>
        <w:t xml:space="preserve"> </w:t>
      </w:r>
      <w:r w:rsidRPr="00C80977">
        <w:rPr>
          <w:color w:val="000000"/>
          <w:u w:val="single"/>
        </w:rPr>
        <w:t>value</w:t>
      </w:r>
      <w:r w:rsidRPr="00C80977">
        <w:rPr>
          <w:color w:val="000000"/>
        </w:rPr>
        <w:t xml:space="preserve"> </w:t>
      </w:r>
      <w:r w:rsidRPr="00C80977">
        <w:rPr>
          <w:color w:val="000000"/>
          <w:u w:val="single"/>
        </w:rPr>
        <w:t>pair</w:t>
      </w:r>
      <w:r w:rsidRPr="00C80977">
        <w:rPr>
          <w:color w:val="000000"/>
        </w:rPr>
        <w:t xml:space="preserve">. As </w:t>
      </w:r>
      <w:r>
        <w:rPr>
          <w:color w:val="000000"/>
        </w:rPr>
        <w:t>H</w:t>
      </w:r>
      <w:r w:rsidRPr="00C80977">
        <w:rPr>
          <w:color w:val="000000"/>
        </w:rPr>
        <w:t xml:space="preserve">ashMap </w:t>
      </w:r>
      <w:r w:rsidRPr="00C80977">
        <w:rPr>
          <w:color w:val="000000"/>
          <w:u w:val="single"/>
        </w:rPr>
        <w:t>is</w:t>
      </w:r>
      <w:r w:rsidRPr="00C80977">
        <w:rPr>
          <w:color w:val="000000"/>
        </w:rPr>
        <w:t xml:space="preserve"> </w:t>
      </w:r>
      <w:r w:rsidRPr="00C80977">
        <w:rPr>
          <w:color w:val="000000"/>
          <w:u w:val="single"/>
        </w:rPr>
        <w:t>not</w:t>
      </w:r>
      <w:r w:rsidRPr="00C80977">
        <w:rPr>
          <w:color w:val="000000"/>
        </w:rPr>
        <w:t xml:space="preserve"> synchronised, its </w:t>
      </w:r>
      <w:r w:rsidRPr="00C80977">
        <w:rPr>
          <w:color w:val="000000"/>
          <w:u w:val="single"/>
        </w:rPr>
        <w:t>performance</w:t>
      </w:r>
      <w:r w:rsidRPr="00C80977">
        <w:rPr>
          <w:color w:val="000000"/>
        </w:rPr>
        <w:t xml:space="preserve"> </w:t>
      </w:r>
      <w:r w:rsidRPr="00C80977">
        <w:rPr>
          <w:color w:val="000000"/>
          <w:u w:val="single"/>
        </w:rPr>
        <w:t>is</w:t>
      </w:r>
      <w:r w:rsidRPr="00C80977">
        <w:rPr>
          <w:color w:val="000000"/>
        </w:rPr>
        <w:t xml:space="preserve"> better, but </w:t>
      </w:r>
      <w:r w:rsidRPr="00C80977">
        <w:rPr>
          <w:color w:val="000000"/>
          <w:u w:val="single"/>
        </w:rPr>
        <w:t>HashTable</w:t>
      </w:r>
      <w:r w:rsidRPr="00C80977">
        <w:rPr>
          <w:color w:val="000000"/>
        </w:rPr>
        <w:t xml:space="preserve"> </w:t>
      </w:r>
      <w:r w:rsidRPr="00C80977">
        <w:rPr>
          <w:color w:val="000000"/>
          <w:u w:val="single"/>
        </w:rPr>
        <w:t>is</w:t>
      </w:r>
      <w:r w:rsidRPr="00C80977">
        <w:rPr>
          <w:color w:val="000000"/>
        </w:rPr>
        <w:t xml:space="preserve"> </w:t>
      </w:r>
      <w:r w:rsidRPr="00C80977">
        <w:rPr>
          <w:color w:val="000000"/>
          <w:u w:val="single"/>
        </w:rPr>
        <w:t>synchronised</w:t>
      </w:r>
      <w:r w:rsidRPr="00C80977">
        <w:rPr>
          <w:color w:val="000000"/>
        </w:rPr>
        <w:t xml:space="preserve">, so </w:t>
      </w:r>
      <w:r w:rsidRPr="00C80977">
        <w:rPr>
          <w:color w:val="000000"/>
          <w:u w:val="single"/>
        </w:rPr>
        <w:t>performance</w:t>
      </w:r>
      <w:r w:rsidRPr="00C80977">
        <w:rPr>
          <w:color w:val="000000"/>
        </w:rPr>
        <w:t xml:space="preserve"> </w:t>
      </w:r>
      <w:r w:rsidRPr="00C80977">
        <w:rPr>
          <w:color w:val="000000"/>
          <w:u w:val="single"/>
        </w:rPr>
        <w:t>is</w:t>
      </w:r>
      <w:r w:rsidRPr="00C80977">
        <w:rPr>
          <w:color w:val="000000"/>
        </w:rPr>
        <w:t xml:space="preserve"> slowed </w:t>
      </w:r>
      <w:r w:rsidRPr="00C80977">
        <w:rPr>
          <w:color w:val="000000"/>
          <w:u w:val="single"/>
        </w:rPr>
        <w:t>as</w:t>
      </w:r>
      <w:r w:rsidRPr="00C80977">
        <w:rPr>
          <w:color w:val="000000"/>
        </w:rPr>
        <w:t xml:space="preserve"> </w:t>
      </w:r>
      <w:r w:rsidRPr="00C80977">
        <w:rPr>
          <w:color w:val="000000"/>
          <w:u w:val="single"/>
        </w:rPr>
        <w:t>each</w:t>
      </w:r>
      <w:r w:rsidRPr="00C80977">
        <w:rPr>
          <w:color w:val="000000"/>
        </w:rPr>
        <w:t xml:space="preserve"> Thread </w:t>
      </w:r>
      <w:r w:rsidRPr="00C80977">
        <w:rPr>
          <w:color w:val="000000"/>
          <w:u w:val="single"/>
        </w:rPr>
        <w:t>has</w:t>
      </w:r>
      <w:r w:rsidRPr="00C80977">
        <w:rPr>
          <w:color w:val="000000"/>
        </w:rPr>
        <w:t xml:space="preserve"> </w:t>
      </w:r>
      <w:r>
        <w:rPr>
          <w:color w:val="000000"/>
          <w:u w:val="single"/>
        </w:rPr>
        <w:t>t</w:t>
      </w:r>
      <w:r w:rsidRPr="00C80977">
        <w:rPr>
          <w:color w:val="000000"/>
          <w:u w:val="single"/>
        </w:rPr>
        <w:t>o</w:t>
      </w:r>
      <w:r w:rsidRPr="00C80977">
        <w:rPr>
          <w:color w:val="000000"/>
        </w:rPr>
        <w:t xml:space="preserve"> execute </w:t>
      </w:r>
      <w:r w:rsidRPr="00C80977">
        <w:rPr>
          <w:color w:val="000000"/>
          <w:u w:val="single"/>
        </w:rPr>
        <w:t>the</w:t>
      </w:r>
      <w:r w:rsidRPr="00C80977">
        <w:rPr>
          <w:color w:val="000000"/>
        </w:rPr>
        <w:t xml:space="preserve"> </w:t>
      </w:r>
      <w:r w:rsidRPr="00C80977">
        <w:rPr>
          <w:color w:val="000000"/>
          <w:u w:val="single"/>
        </w:rPr>
        <w:t>whole</w:t>
      </w:r>
      <w:r w:rsidRPr="00C80977">
        <w:rPr>
          <w:color w:val="000000"/>
        </w:rPr>
        <w:t xml:space="preserve"> synchronise </w:t>
      </w:r>
      <w:r w:rsidRPr="00C80977">
        <w:rPr>
          <w:color w:val="000000"/>
          <w:u w:val="single"/>
        </w:rPr>
        <w:t>block</w:t>
      </w:r>
      <w:r w:rsidRPr="00C80977">
        <w:rPr>
          <w:color w:val="000000"/>
        </w:rPr>
        <w:t xml:space="preserve">, and </w:t>
      </w:r>
      <w:r w:rsidRPr="00C80977">
        <w:rPr>
          <w:color w:val="000000"/>
          <w:u w:val="single"/>
        </w:rPr>
        <w:t>others</w:t>
      </w:r>
      <w:r w:rsidRPr="00C80977">
        <w:rPr>
          <w:color w:val="000000"/>
        </w:rPr>
        <w:t xml:space="preserve"> </w:t>
      </w:r>
      <w:r w:rsidRPr="00C80977">
        <w:rPr>
          <w:color w:val="000000"/>
          <w:u w:val="single"/>
        </w:rPr>
        <w:t>have</w:t>
      </w:r>
      <w:r w:rsidRPr="00C80977">
        <w:rPr>
          <w:color w:val="000000"/>
        </w:rPr>
        <w:t xml:space="preserve"> </w:t>
      </w:r>
      <w:r w:rsidRPr="00C80977">
        <w:rPr>
          <w:color w:val="000000"/>
          <w:u w:val="single"/>
        </w:rPr>
        <w:t>to</w:t>
      </w:r>
      <w:r w:rsidRPr="00C80977">
        <w:rPr>
          <w:color w:val="000000"/>
        </w:rPr>
        <w:t xml:space="preserve"> </w:t>
      </w:r>
      <w:r w:rsidRPr="00C80977">
        <w:rPr>
          <w:color w:val="000000"/>
          <w:u w:val="single"/>
        </w:rPr>
        <w:t>wait</w:t>
      </w:r>
      <w:r w:rsidRPr="00C80977">
        <w:rPr>
          <w:color w:val="000000"/>
        </w:rPr>
        <w:t>.</w:t>
      </w:r>
    </w:p>
    <w:p w14:paraId="17BEC389" w14:textId="16141781" w:rsidR="00C80977" w:rsidRDefault="00C80977" w:rsidP="006865E1">
      <w:pPr>
        <w:pStyle w:val="NoSpacing"/>
        <w:numPr>
          <w:ilvl w:val="0"/>
          <w:numId w:val="53"/>
        </w:numPr>
      </w:pPr>
      <w:r w:rsidRPr="00C80977">
        <w:t xml:space="preserve">But Thread safety is </w:t>
      </w:r>
      <w:r w:rsidR="009028B1">
        <w:t xml:space="preserve">there </w:t>
      </w:r>
      <w:r w:rsidRPr="00C80977">
        <w:t xml:space="preserve">in HashTable because of being </w:t>
      </w:r>
      <w:r w:rsidRPr="00C80977">
        <w:rPr>
          <w:u w:val="single"/>
        </w:rPr>
        <w:t>synchronised</w:t>
      </w:r>
      <w:r w:rsidRPr="00C80977">
        <w:t>, whereas, Thread Safety is not the</w:t>
      </w:r>
      <w:r w:rsidR="00EA585E">
        <w:t>re</w:t>
      </w:r>
      <w:r w:rsidRPr="00C80977">
        <w:t xml:space="preserve"> in HashMap. When we are achieving Thread safety, we are compromising with the performance.</w:t>
      </w:r>
    </w:p>
    <w:p w14:paraId="3FB7C2D4" w14:textId="12374736" w:rsidR="00863532" w:rsidRDefault="00863532" w:rsidP="006865E1">
      <w:pPr>
        <w:pStyle w:val="NoSpacing"/>
        <w:numPr>
          <w:ilvl w:val="0"/>
          <w:numId w:val="53"/>
        </w:numPr>
      </w:pPr>
      <w:r>
        <w:t xml:space="preserve">Here as it is synchronised, so it has methods like wait(), notify(), </w:t>
      </w:r>
      <w:proofErr w:type="spellStart"/>
      <w:r>
        <w:t>notifyAll</w:t>
      </w:r>
      <w:proofErr w:type="spellEnd"/>
      <w:r>
        <w:t>().</w:t>
      </w:r>
    </w:p>
    <w:p w14:paraId="181AD5A1" w14:textId="58822D78" w:rsidR="00406EED" w:rsidRDefault="00406EED" w:rsidP="00406EED">
      <w:pPr>
        <w:pStyle w:val="NoSpacing"/>
        <w:ind w:left="360"/>
      </w:pPr>
    </w:p>
    <w:p w14:paraId="15174656" w14:textId="036B5395" w:rsidR="00406EED" w:rsidRPr="00406EED" w:rsidRDefault="00406EED" w:rsidP="00406EED">
      <w:pPr>
        <w:pStyle w:val="NoSpacing"/>
        <w:ind w:left="360"/>
        <w:rPr>
          <w:b/>
        </w:rPr>
      </w:pPr>
      <w:r>
        <w:rPr>
          <w:b/>
        </w:rPr>
        <w:t>METHODS OF HashTable:</w:t>
      </w:r>
    </w:p>
    <w:p w14:paraId="50676DB0" w14:textId="53E0D890" w:rsidR="00272D35" w:rsidRDefault="00272D35" w:rsidP="006865E1">
      <w:pPr>
        <w:pStyle w:val="NoSpacing"/>
        <w:numPr>
          <w:ilvl w:val="0"/>
          <w:numId w:val="53"/>
        </w:numPr>
      </w:pPr>
      <w:r>
        <w:t>Put(key,</w:t>
      </w:r>
      <w:r w:rsidR="00406EED">
        <w:t xml:space="preserve"> </w:t>
      </w:r>
      <w:r>
        <w:t>value) -&gt; for setting key and Its values inside HashTable by the process of Hashing.</w:t>
      </w:r>
    </w:p>
    <w:p w14:paraId="02900EA0" w14:textId="1F59D749" w:rsidR="00272D35" w:rsidRDefault="00272D35" w:rsidP="006865E1">
      <w:pPr>
        <w:pStyle w:val="NoSpacing"/>
        <w:numPr>
          <w:ilvl w:val="0"/>
          <w:numId w:val="53"/>
        </w:numPr>
      </w:pPr>
      <w:r>
        <w:t xml:space="preserve">Get(key) -&gt; for fetching the value </w:t>
      </w:r>
      <w:r w:rsidR="0032185F">
        <w:t xml:space="preserve">inside HashTable </w:t>
      </w:r>
      <w:r>
        <w:t>with the “key”</w:t>
      </w:r>
      <w:r w:rsidR="0032185F">
        <w:t>.</w:t>
      </w:r>
    </w:p>
    <w:p w14:paraId="54A4C98F" w14:textId="6FCAB111" w:rsidR="0032185F" w:rsidRDefault="0032185F" w:rsidP="006865E1">
      <w:pPr>
        <w:pStyle w:val="NoSpacing"/>
        <w:numPr>
          <w:ilvl w:val="0"/>
          <w:numId w:val="53"/>
        </w:numPr>
      </w:pPr>
      <w:r>
        <w:t>Size() -&gt; returns the size of HashTable.</w:t>
      </w:r>
    </w:p>
    <w:p w14:paraId="4DF7D16F" w14:textId="39B09E24" w:rsidR="0032185F" w:rsidRDefault="0032185F" w:rsidP="006865E1">
      <w:pPr>
        <w:pStyle w:val="NoSpacing"/>
        <w:numPr>
          <w:ilvl w:val="0"/>
          <w:numId w:val="53"/>
        </w:numPr>
      </w:pPr>
      <w:r>
        <w:t>isEmpty() -&gt; Checks if the HashTable is empty or not.</w:t>
      </w:r>
    </w:p>
    <w:p w14:paraId="47AF9D33" w14:textId="3893B4DC" w:rsidR="0032185F" w:rsidRDefault="0032185F" w:rsidP="006865E1">
      <w:pPr>
        <w:pStyle w:val="NoSpacing"/>
        <w:numPr>
          <w:ilvl w:val="0"/>
          <w:numId w:val="53"/>
        </w:numPr>
      </w:pPr>
      <w:r>
        <w:t>keyset() -&gt; returns all the keys of HashTable</w:t>
      </w:r>
    </w:p>
    <w:p w14:paraId="158E35EA" w14:textId="7722FAB8" w:rsidR="0032185F" w:rsidRDefault="0032185F" w:rsidP="006865E1">
      <w:pPr>
        <w:pStyle w:val="NoSpacing"/>
        <w:numPr>
          <w:ilvl w:val="0"/>
          <w:numId w:val="53"/>
        </w:numPr>
      </w:pPr>
      <w:r>
        <w:t>values() -&gt; Returns all the values of HashTable only, not Keys.</w:t>
      </w:r>
    </w:p>
    <w:p w14:paraId="13F952EB" w14:textId="541C8E1A" w:rsidR="0032185F" w:rsidRDefault="0032185F" w:rsidP="006865E1">
      <w:pPr>
        <w:pStyle w:val="NoSpacing"/>
        <w:numPr>
          <w:ilvl w:val="0"/>
          <w:numId w:val="53"/>
        </w:numPr>
      </w:pPr>
      <w:r>
        <w:t>Remove(key) -&gt; Removes the value as well as the key</w:t>
      </w:r>
      <w:r w:rsidR="00406EED">
        <w:t xml:space="preserve"> present in the argument, and returns the removed value.</w:t>
      </w:r>
    </w:p>
    <w:p w14:paraId="66845F53" w14:textId="4F68B78F" w:rsidR="00406EED" w:rsidRDefault="00406EED" w:rsidP="006865E1">
      <w:pPr>
        <w:pStyle w:val="NoSpacing"/>
        <w:numPr>
          <w:ilvl w:val="0"/>
          <w:numId w:val="53"/>
        </w:numPr>
      </w:pPr>
      <w:r>
        <w:t>Replace(key, value) - &gt;</w:t>
      </w:r>
      <w:r w:rsidRPr="00863532">
        <w:t>Replace or Updat</w:t>
      </w:r>
      <w:r w:rsidR="00863532" w:rsidRPr="00863532">
        <w:t>e</w:t>
      </w:r>
      <w:r w:rsidRPr="00863532">
        <w:t xml:space="preserve"> the previous</w:t>
      </w:r>
      <w:r w:rsidR="00863532" w:rsidRPr="00863532">
        <w:t xml:space="preserve"> value</w:t>
      </w:r>
      <w:r w:rsidRPr="00863532">
        <w:t xml:space="preserve"> with the current value</w:t>
      </w:r>
      <w:r w:rsidR="00863532">
        <w:t>.</w:t>
      </w:r>
    </w:p>
    <w:p w14:paraId="7DAAACC4" w14:textId="0BAB0036" w:rsidR="00923258" w:rsidRDefault="00923258" w:rsidP="006865E1">
      <w:pPr>
        <w:pStyle w:val="NoSpacing"/>
        <w:numPr>
          <w:ilvl w:val="0"/>
          <w:numId w:val="53"/>
        </w:numPr>
      </w:pPr>
      <w:r>
        <w:t>Clear() -&gt; Clears the HashTable so that it contains no keys.</w:t>
      </w:r>
    </w:p>
    <w:p w14:paraId="3A33BD3B" w14:textId="76C6A143" w:rsidR="00923258" w:rsidRDefault="00923258" w:rsidP="006865E1">
      <w:pPr>
        <w:pStyle w:val="NoSpacing"/>
        <w:numPr>
          <w:ilvl w:val="0"/>
          <w:numId w:val="53"/>
        </w:numPr>
      </w:pPr>
      <w:r>
        <w:t>Clone() -&gt; Creates a shallow copy of this HashTable</w:t>
      </w:r>
    </w:p>
    <w:p w14:paraId="3D25788F" w14:textId="164A5976" w:rsidR="00923258" w:rsidRDefault="00923258" w:rsidP="006865E1">
      <w:pPr>
        <w:pStyle w:val="NoSpacing"/>
        <w:numPr>
          <w:ilvl w:val="0"/>
          <w:numId w:val="53"/>
        </w:numPr>
      </w:pPr>
      <w:r>
        <w:t>Contains(Object value) -&gt; checks if the value present in the method exist in HashTable or not and returns Boolean.</w:t>
      </w:r>
    </w:p>
    <w:p w14:paraId="3D56C282" w14:textId="792EF10F" w:rsidR="00923258" w:rsidRDefault="00923258" w:rsidP="006865E1">
      <w:pPr>
        <w:pStyle w:val="NoSpacing"/>
        <w:numPr>
          <w:ilvl w:val="0"/>
          <w:numId w:val="53"/>
        </w:numPr>
      </w:pPr>
      <w:r>
        <w:t>ContainsKey(</w:t>
      </w:r>
      <w:r w:rsidR="00272D35">
        <w:t>key) -&gt; checks if that key exist in HashTable or not. Returns Boolean.</w:t>
      </w:r>
    </w:p>
    <w:p w14:paraId="46BC0323" w14:textId="21AD5E33" w:rsidR="005757E4" w:rsidRDefault="00272D35" w:rsidP="005757E4">
      <w:pPr>
        <w:pStyle w:val="NoSpacing"/>
        <w:numPr>
          <w:ilvl w:val="0"/>
          <w:numId w:val="53"/>
        </w:numPr>
      </w:pPr>
      <w:r>
        <w:t>ContainsValue(Object value) - &gt;checks if value is present in HashTable or not, returns Boolean.</w:t>
      </w:r>
    </w:p>
    <w:p w14:paraId="65ABE566" w14:textId="77777777" w:rsidR="00A33E78" w:rsidRPr="00C80977" w:rsidRDefault="00A33E78" w:rsidP="00A33E78">
      <w:pPr>
        <w:pStyle w:val="NoSpacing"/>
        <w:ind w:left="644"/>
      </w:pPr>
    </w:p>
    <w:p w14:paraId="013410CF" w14:textId="32900F8E" w:rsidR="00E574A3" w:rsidRDefault="00F2258D" w:rsidP="0078492C">
      <w:r>
        <w:rPr>
          <w:b/>
        </w:rPr>
        <w:t xml:space="preserve">DEFINATION: </w:t>
      </w:r>
      <w:r w:rsidRPr="00F2258D">
        <w:t>The Hash</w:t>
      </w:r>
      <w:r>
        <w:t>T</w:t>
      </w:r>
      <w:r w:rsidRPr="00F2258D">
        <w:t xml:space="preserve">able class </w:t>
      </w:r>
      <w:r w:rsidR="007932A5">
        <w:t>creates</w:t>
      </w:r>
      <w:r w:rsidRPr="00F2258D">
        <w:t xml:space="preserve"> a hash table, </w:t>
      </w:r>
      <w:r w:rsidR="007932A5">
        <w:t>where values of different data types are stored and some unique identical keys are</w:t>
      </w:r>
      <w:r w:rsidR="00E574A3">
        <w:t xml:space="preserve"> mapped with those values, to give them unique identity</w:t>
      </w:r>
      <w:r w:rsidRPr="00F2258D">
        <w:t xml:space="preserve">. </w:t>
      </w:r>
      <w:r w:rsidR="00773DAA">
        <w:t xml:space="preserve">And also fetch them with those unique </w:t>
      </w:r>
      <w:r w:rsidR="00DD0E36">
        <w:t xml:space="preserve">KEYS </w:t>
      </w:r>
      <w:r w:rsidR="00773DAA">
        <w:t>when required.</w:t>
      </w:r>
      <w:r w:rsidR="0000538B" w:rsidRPr="0000538B">
        <w:t xml:space="preserve"> </w:t>
      </w:r>
      <w:r w:rsidR="0000538B">
        <w:t xml:space="preserve">It’s a table Storing values in key Value pair. </w:t>
      </w:r>
      <w:r w:rsidR="0000538B" w:rsidRPr="00241B72">
        <w:rPr>
          <w:b/>
        </w:rPr>
        <w:t>Key</w:t>
      </w:r>
      <w:r w:rsidR="0000538B">
        <w:t xml:space="preserve"> can be an </w:t>
      </w:r>
      <w:r w:rsidR="0000538B" w:rsidRPr="00241B72">
        <w:rPr>
          <w:b/>
        </w:rPr>
        <w:t>address</w:t>
      </w:r>
      <w:r w:rsidR="0000538B">
        <w:t xml:space="preserve"> and Object value can be a </w:t>
      </w:r>
      <w:r w:rsidR="0000538B">
        <w:rPr>
          <w:b/>
        </w:rPr>
        <w:t>String,float,etc.,</w:t>
      </w:r>
      <w:r w:rsidR="0000538B">
        <w:t xml:space="preserve">. </w:t>
      </w:r>
      <w:r w:rsidR="0000538B">
        <w:rPr>
          <w:b/>
        </w:rPr>
        <w:t>K</w:t>
      </w:r>
      <w:r w:rsidR="0000538B" w:rsidRPr="00241B72">
        <w:rPr>
          <w:b/>
        </w:rPr>
        <w:t>ey</w:t>
      </w:r>
      <w:r w:rsidR="0000538B">
        <w:t xml:space="preserve"> can be of any data type like, </w:t>
      </w:r>
      <w:r w:rsidR="0000538B" w:rsidRPr="00942F42">
        <w:rPr>
          <w:b/>
        </w:rPr>
        <w:t>String name</w:t>
      </w:r>
      <w:r w:rsidR="0000538B">
        <w:t xml:space="preserve">, </w:t>
      </w:r>
      <w:r w:rsidR="0000538B" w:rsidRPr="00241B72">
        <w:t>and value can be</w:t>
      </w:r>
      <w:r w:rsidR="0000538B">
        <w:rPr>
          <w:b/>
        </w:rPr>
        <w:t xml:space="preserve"> a number, or some other data types. </w:t>
      </w:r>
      <w:r w:rsidR="0000538B" w:rsidRPr="00DC34BE">
        <w:rPr>
          <w:b/>
        </w:rPr>
        <w:t>Key</w:t>
      </w:r>
      <w:r w:rsidR="0000538B">
        <w:t xml:space="preserve"> is an </w:t>
      </w:r>
      <w:r w:rsidR="0000538B" w:rsidRPr="00DC34BE">
        <w:rPr>
          <w:b/>
        </w:rPr>
        <w:t>identity</w:t>
      </w:r>
      <w:r w:rsidR="0000538B">
        <w:t xml:space="preserve"> given to some value.</w:t>
      </w:r>
    </w:p>
    <w:p w14:paraId="16A68016" w14:textId="311068D5" w:rsidR="00F2258D" w:rsidRDefault="00F2258D" w:rsidP="0078492C">
      <w:pPr>
        <w:rPr>
          <w:rFonts w:ascii="Arial" w:hAnsi="Arial" w:cs="Arial"/>
          <w:color w:val="FFFFFF"/>
          <w:spacing w:val="2"/>
          <w:sz w:val="26"/>
          <w:szCs w:val="26"/>
          <w:shd w:val="clear" w:color="auto" w:fill="131417"/>
        </w:rPr>
      </w:pPr>
      <w:r w:rsidRPr="00F2258D">
        <w:t xml:space="preserve">To successfully store and retrieve objects from a </w:t>
      </w:r>
      <w:r w:rsidR="00E67EB5">
        <w:t>H</w:t>
      </w:r>
      <w:r w:rsidR="00E67EB5" w:rsidRPr="00F2258D">
        <w:t>ash</w:t>
      </w:r>
      <w:r w:rsidR="00E67EB5">
        <w:t>T</w:t>
      </w:r>
      <w:r w:rsidR="00E67EB5" w:rsidRPr="00F2258D">
        <w:t>able</w:t>
      </w:r>
      <w:r w:rsidRPr="00F2258D">
        <w:t xml:space="preserve">, </w:t>
      </w:r>
      <w:r w:rsidR="00773DAA">
        <w:t>all the</w:t>
      </w:r>
      <w:r w:rsidRPr="00F2258D">
        <w:t xml:space="preserve"> keys</w:t>
      </w:r>
      <w:r w:rsidR="00773DAA">
        <w:t>(it may be Strings, Objects or numbers)</w:t>
      </w:r>
      <w:r w:rsidRPr="00F2258D">
        <w:t xml:space="preserve"> must </w:t>
      </w:r>
      <w:r w:rsidR="00773DAA">
        <w:t>be converted into</w:t>
      </w:r>
      <w:r w:rsidRPr="00F2258D">
        <w:t xml:space="preserve"> </w:t>
      </w:r>
      <w:r w:rsidR="00773DAA">
        <w:t xml:space="preserve">hashCode using </w:t>
      </w:r>
      <w:r w:rsidR="00773DAA">
        <w:rPr>
          <w:b/>
        </w:rPr>
        <w:t>hashCode()</w:t>
      </w:r>
      <w:r w:rsidRPr="00F2258D">
        <w:t xml:space="preserve"> method</w:t>
      </w:r>
      <w:r w:rsidR="005D6F06">
        <w:t>, and divide the hashCode with the size of HashTable</w:t>
      </w:r>
      <w:r w:rsidRPr="00F2258D">
        <w:t>.</w:t>
      </w:r>
      <w:r>
        <w:rPr>
          <w:rFonts w:ascii="Arial" w:hAnsi="Arial" w:cs="Arial"/>
          <w:color w:val="FFFFFF"/>
          <w:spacing w:val="2"/>
          <w:sz w:val="26"/>
          <w:szCs w:val="26"/>
          <w:shd w:val="clear" w:color="auto" w:fill="131417"/>
        </w:rPr>
        <w:t xml:space="preserve"> </w:t>
      </w:r>
    </w:p>
    <w:p w14:paraId="449A9164" w14:textId="5C26DDB0" w:rsidR="00E67EB5" w:rsidRDefault="00E67EB5" w:rsidP="00A1646C">
      <w:pPr>
        <w:pStyle w:val="ListParagraph"/>
        <w:numPr>
          <w:ilvl w:val="0"/>
          <w:numId w:val="40"/>
        </w:numPr>
      </w:pPr>
      <w:r w:rsidRPr="00E67EB5">
        <w:t>It is similar to HashMap, but is synchronized.</w:t>
      </w:r>
    </w:p>
    <w:p w14:paraId="5A139655" w14:textId="277062B7" w:rsidR="00B53959" w:rsidRDefault="00B53959" w:rsidP="00A1646C">
      <w:pPr>
        <w:pStyle w:val="ListParagraph"/>
        <w:numPr>
          <w:ilvl w:val="0"/>
          <w:numId w:val="40"/>
        </w:numPr>
      </w:pPr>
      <w:r>
        <w:t>It doesn’t maintain Insertion Order as uses process of Hashing for storing data in the indexes. But Reading of data starts from initial Index only.</w:t>
      </w:r>
    </w:p>
    <w:p w14:paraId="68276E58" w14:textId="214A5CB1" w:rsidR="009D5A43" w:rsidRPr="009D5A43" w:rsidRDefault="009D5A43" w:rsidP="00A1646C">
      <w:pPr>
        <w:pStyle w:val="ListParagraph"/>
        <w:numPr>
          <w:ilvl w:val="0"/>
          <w:numId w:val="40"/>
        </w:numPr>
      </w:pPr>
      <w:r w:rsidRPr="009D5A43">
        <w:t>The Hash table does not allow null value/key.</w:t>
      </w:r>
    </w:p>
    <w:p w14:paraId="78C88BEE" w14:textId="22861A7B" w:rsidR="00E67EB5" w:rsidRDefault="00E67EB5" w:rsidP="00A1646C">
      <w:pPr>
        <w:pStyle w:val="ListParagraph"/>
        <w:numPr>
          <w:ilvl w:val="0"/>
          <w:numId w:val="40"/>
        </w:numPr>
      </w:pPr>
      <w:r>
        <w:t>H</w:t>
      </w:r>
      <w:r w:rsidRPr="00F2258D">
        <w:t>ash</w:t>
      </w:r>
      <w:r>
        <w:t>T</w:t>
      </w:r>
      <w:r w:rsidRPr="00F2258D">
        <w:t>able</w:t>
      </w:r>
      <w:r>
        <w:t xml:space="preserve"> </w:t>
      </w:r>
      <w:r w:rsidRPr="00E67EB5">
        <w:t>stores key/value pair in hash table.</w:t>
      </w:r>
    </w:p>
    <w:p w14:paraId="0DB2B701" w14:textId="1A49D621" w:rsidR="009D5A43" w:rsidRDefault="009D5A43" w:rsidP="00A1646C">
      <w:pPr>
        <w:pStyle w:val="ListParagraph"/>
        <w:numPr>
          <w:ilvl w:val="0"/>
          <w:numId w:val="40"/>
        </w:numPr>
      </w:pPr>
      <w:r>
        <w:t>Each Index is known as Bucket/slot.</w:t>
      </w:r>
    </w:p>
    <w:p w14:paraId="1DA86497" w14:textId="310BEECB" w:rsidR="005D6F06" w:rsidRPr="00E67EB5" w:rsidRDefault="005D6F06" w:rsidP="00A1646C">
      <w:pPr>
        <w:pStyle w:val="ListParagraph"/>
        <w:numPr>
          <w:ilvl w:val="0"/>
          <w:numId w:val="40"/>
        </w:numPr>
      </w:pPr>
      <w:r w:rsidRPr="00F2258D">
        <w:lastRenderedPageBreak/>
        <w:t>Any non-null object can be used as a key or as a value. </w:t>
      </w:r>
    </w:p>
    <w:p w14:paraId="40AD2B29" w14:textId="5CAE279D" w:rsidR="00E67EB5" w:rsidRPr="0000538B" w:rsidRDefault="00E67EB5" w:rsidP="00A1646C">
      <w:pPr>
        <w:pStyle w:val="ListParagraph"/>
        <w:numPr>
          <w:ilvl w:val="0"/>
          <w:numId w:val="40"/>
        </w:numPr>
      </w:pPr>
      <w:r w:rsidRPr="00E67EB5">
        <w:t xml:space="preserve">In </w:t>
      </w:r>
      <w:r>
        <w:t>H</w:t>
      </w:r>
      <w:r w:rsidRPr="00F2258D">
        <w:t>ash</w:t>
      </w:r>
      <w:r>
        <w:t>T</w:t>
      </w:r>
      <w:r w:rsidRPr="00F2258D">
        <w:t>able</w:t>
      </w:r>
      <w:r w:rsidRPr="00E67EB5">
        <w:t xml:space="preserve"> we specify an object</w:t>
      </w:r>
      <w:r w:rsidR="00AA5D81">
        <w:t>(</w:t>
      </w:r>
      <w:r w:rsidR="00AA5D81">
        <w:rPr>
          <w:b/>
        </w:rPr>
        <w:t>can be String or Numbers)</w:t>
      </w:r>
      <w:r w:rsidRPr="00E67EB5">
        <w:t xml:space="preserve"> that is used as a key, and the value we want to associate to that key</w:t>
      </w:r>
      <w:r w:rsidR="00AA5D81">
        <w:t xml:space="preserve"> like </w:t>
      </w:r>
      <w:r w:rsidR="00AA5D81">
        <w:rPr>
          <w:b/>
        </w:rPr>
        <w:t>“hash.map(101,”deb”)”</w:t>
      </w:r>
      <w:r w:rsidRPr="00E67EB5">
        <w:t>. The key is then hashed</w:t>
      </w:r>
      <w:r w:rsidR="00AA5D81">
        <w:t>(</w:t>
      </w:r>
      <w:r w:rsidR="00AA5D81">
        <w:rPr>
          <w:b/>
        </w:rPr>
        <w:t>converted to hashCode/size of HashTable=nth Index)</w:t>
      </w:r>
      <w:r w:rsidRPr="00E67EB5">
        <w:t>, and the</w:t>
      </w:r>
      <w:r w:rsidR="00AA5D81">
        <w:t xml:space="preserve">n </w:t>
      </w:r>
      <w:r w:rsidRPr="00E67EB5">
        <w:t xml:space="preserve">the </w:t>
      </w:r>
      <w:r w:rsidR="00D17439">
        <w:t xml:space="preserve">Object </w:t>
      </w:r>
      <w:r w:rsidRPr="00E67EB5">
        <w:t xml:space="preserve">value is stored </w:t>
      </w:r>
      <w:r w:rsidR="00AA5D81">
        <w:t xml:space="preserve">in the Resulting Index </w:t>
      </w:r>
      <w:r w:rsidRPr="00E67EB5">
        <w:t>within the table.</w:t>
      </w:r>
      <w:r w:rsidR="00AA5D81">
        <w:t xml:space="preserve"> </w:t>
      </w:r>
      <w:r w:rsidR="00AA5D81">
        <w:rPr>
          <w:b/>
        </w:rPr>
        <w:t>Here everything is converted to Object with Wrapper Class and then stored in HashTable.</w:t>
      </w:r>
    </w:p>
    <w:p w14:paraId="4FD71455" w14:textId="0933E3B7" w:rsidR="0000538B" w:rsidRDefault="0000538B" w:rsidP="0000538B">
      <w:pPr>
        <w:pStyle w:val="ListParagraph"/>
        <w:rPr>
          <w:b/>
        </w:rPr>
      </w:pPr>
    </w:p>
    <w:p w14:paraId="26B38700" w14:textId="504EC239" w:rsidR="0000538B" w:rsidRDefault="0000538B" w:rsidP="0000538B">
      <w:pPr>
        <w:pStyle w:val="ListParagraph"/>
        <w:rPr>
          <w:b/>
        </w:rPr>
      </w:pPr>
    </w:p>
    <w:p w14:paraId="787DD986" w14:textId="77777777" w:rsidR="0000538B" w:rsidRPr="00E67EB5" w:rsidRDefault="0000538B" w:rsidP="0000538B">
      <w:pPr>
        <w:pStyle w:val="ListParagraph"/>
      </w:pPr>
    </w:p>
    <w:p w14:paraId="788D5C44" w14:textId="4D44481B" w:rsidR="004367BE" w:rsidRDefault="00E67EB5" w:rsidP="00A1646C">
      <w:pPr>
        <w:pStyle w:val="ListParagraph"/>
        <w:numPr>
          <w:ilvl w:val="0"/>
          <w:numId w:val="40"/>
        </w:numPr>
      </w:pPr>
      <w:r w:rsidRPr="0000538B">
        <w:rPr>
          <w:b/>
        </w:rPr>
        <w:t>The initial default capacity</w:t>
      </w:r>
      <w:r w:rsidRPr="00E67EB5">
        <w:t xml:space="preserve"> of </w:t>
      </w:r>
      <w:r>
        <w:t>H</w:t>
      </w:r>
      <w:r w:rsidRPr="00F2258D">
        <w:t>ash</w:t>
      </w:r>
      <w:r>
        <w:t>T</w:t>
      </w:r>
      <w:r w:rsidRPr="00F2258D">
        <w:t>able</w:t>
      </w:r>
      <w:r w:rsidRPr="00E67EB5">
        <w:t xml:space="preserve"> class is </w:t>
      </w:r>
      <w:r w:rsidRPr="0000538B">
        <w:rPr>
          <w:b/>
        </w:rPr>
        <w:t>11</w:t>
      </w:r>
      <w:r w:rsidRPr="00E67EB5">
        <w:t xml:space="preserve"> whereas </w:t>
      </w:r>
      <w:r w:rsidR="009D5A43" w:rsidRPr="0000538B">
        <w:rPr>
          <w:b/>
        </w:rPr>
        <w:t>L</w:t>
      </w:r>
      <w:r w:rsidRPr="0000538B">
        <w:rPr>
          <w:b/>
        </w:rPr>
        <w:t>oadFactor</w:t>
      </w:r>
      <w:r w:rsidRPr="00E67EB5">
        <w:t xml:space="preserve"> is 0.75</w:t>
      </w:r>
      <w:r w:rsidR="009D5A43">
        <w:t xml:space="preserve">. </w:t>
      </w:r>
      <w:r w:rsidR="009D5A43" w:rsidRPr="0000538B">
        <w:rPr>
          <w:b/>
        </w:rPr>
        <w:t>LoadFactor</w:t>
      </w:r>
      <w:r w:rsidR="009D5A43">
        <w:t xml:space="preserve"> means </w:t>
      </w:r>
      <w:r w:rsidR="00221866" w:rsidRPr="0000538B">
        <w:rPr>
          <w:rFonts w:ascii="Arial" w:hAnsi="Arial" w:cs="Arial"/>
          <w:b/>
          <w:i/>
          <w:iCs/>
          <w:color w:val="FFFFFF"/>
          <w:spacing w:val="2"/>
          <w:sz w:val="26"/>
          <w:szCs w:val="26"/>
          <w:shd w:val="clear" w:color="auto" w:fill="2A2A2C"/>
        </w:rPr>
        <w:t xml:space="preserve">Load Factor </w:t>
      </w:r>
      <w:r w:rsidR="00221866">
        <w:rPr>
          <w:rFonts w:ascii="Arial" w:hAnsi="Arial" w:cs="Arial"/>
          <w:i/>
          <w:iCs/>
          <w:color w:val="FFFFFF"/>
          <w:spacing w:val="2"/>
          <w:sz w:val="26"/>
          <w:szCs w:val="26"/>
          <w:shd w:val="clear" w:color="auto" w:fill="2A2A2C"/>
        </w:rPr>
        <w:t>= </w:t>
      </w:r>
      <w:r w:rsidR="00221866">
        <w:rPr>
          <w:rFonts w:ascii="Arial" w:hAnsi="Arial" w:cs="Arial"/>
          <w:i/>
          <w:iCs/>
          <w:color w:val="FFFFFF"/>
          <w:spacing w:val="2"/>
          <w:sz w:val="26"/>
          <w:szCs w:val="26"/>
          <w:u w:val="single"/>
          <w:bdr w:val="none" w:sz="0" w:space="0" w:color="auto" w:frame="1"/>
          <w:shd w:val="clear" w:color="auto" w:fill="2A2A2C"/>
        </w:rPr>
        <w:t>T</w:t>
      </w:r>
      <w:r w:rsidR="00221866">
        <w:rPr>
          <w:rFonts w:ascii="Arial" w:hAnsi="Arial" w:cs="Arial"/>
          <w:i/>
          <w:iCs/>
          <w:color w:val="FFFFFF"/>
          <w:spacing w:val="2"/>
          <w:sz w:val="26"/>
          <w:szCs w:val="26"/>
          <w:shd w:val="clear" w:color="auto" w:fill="2A2A2C"/>
        </w:rPr>
        <w:t>otal number of items stored / Size of the array</w:t>
      </w:r>
      <w:r w:rsidR="0000538B">
        <w:rPr>
          <w:rFonts w:ascii="Arial" w:hAnsi="Arial" w:cs="Arial"/>
          <w:i/>
          <w:iCs/>
          <w:color w:val="FFFFFF"/>
          <w:spacing w:val="2"/>
          <w:sz w:val="26"/>
          <w:szCs w:val="26"/>
          <w:shd w:val="clear" w:color="auto" w:fill="2A2A2C"/>
        </w:rPr>
        <w:t xml:space="preserve">. </w:t>
      </w:r>
      <w:r w:rsidR="004367BE">
        <w:t xml:space="preserve">LoadFactor is that saturated point, after which the HashTable increases its size dynamically by creating a new HashTable </w:t>
      </w:r>
      <w:r w:rsidR="0000538B">
        <w:t>with double the size of its initial capacity.</w:t>
      </w:r>
    </w:p>
    <w:p w14:paraId="4F8F10A5" w14:textId="77777777" w:rsidR="0000538B" w:rsidRPr="004367BE" w:rsidRDefault="0000538B" w:rsidP="0000538B">
      <w:pPr>
        <w:pStyle w:val="ListParagraph"/>
      </w:pPr>
    </w:p>
    <w:p w14:paraId="0444E46C" w14:textId="31EC903D" w:rsidR="00012B48" w:rsidRDefault="00012B48" w:rsidP="00983507">
      <w:pPr>
        <w:pStyle w:val="ListParagraph"/>
        <w:numPr>
          <w:ilvl w:val="0"/>
          <w:numId w:val="40"/>
        </w:numPr>
      </w:pPr>
      <w:r w:rsidRPr="00012B48">
        <w:t>It</w:t>
      </w:r>
      <w:r>
        <w:t>e</w:t>
      </w:r>
      <w:r w:rsidRPr="00012B48">
        <w:t xml:space="preserve">rators in </w:t>
      </w:r>
      <w:r w:rsidR="00E67EB5" w:rsidRPr="00012B48">
        <w:t xml:space="preserve">HashMap doesn’t provide any Enumeration, </w:t>
      </w:r>
      <w:r w:rsidRPr="00012B48">
        <w:t xml:space="preserve">Iterator in the Hashtable is fail-safe because enumerator for the Hashtable is not throw ConcurrentModificationException if any other Thread modifies the map structurally by adding or removing any element except Iterator's own remove() method. </w:t>
      </w:r>
    </w:p>
    <w:p w14:paraId="61FBBE93" w14:textId="77777777" w:rsidR="00012B48" w:rsidRDefault="00012B48" w:rsidP="00012B48">
      <w:pPr>
        <w:pStyle w:val="ListParagraph"/>
      </w:pPr>
    </w:p>
    <w:p w14:paraId="488949C9" w14:textId="40E74B69" w:rsidR="0000538B" w:rsidRDefault="0000538B" w:rsidP="00983507">
      <w:pPr>
        <w:pStyle w:val="ListParagraph"/>
        <w:numPr>
          <w:ilvl w:val="0"/>
          <w:numId w:val="40"/>
        </w:numPr>
      </w:pPr>
      <w:r>
        <w:t>Array also has key value pair(like index, and its corresponding value). HashTable is internally implemented just like an array only.</w:t>
      </w:r>
    </w:p>
    <w:p w14:paraId="0A9414DC" w14:textId="77777777" w:rsidR="0000538B" w:rsidRPr="00E67EB5" w:rsidRDefault="0000538B" w:rsidP="0000538B">
      <w:pPr>
        <w:pStyle w:val="ListParagraph"/>
      </w:pPr>
    </w:p>
    <w:p w14:paraId="528A8E86" w14:textId="77777777" w:rsidR="00E67EB5" w:rsidRDefault="00E67EB5" w:rsidP="00E67EB5">
      <w:pPr>
        <w:pStyle w:val="ListParagraph"/>
        <w:rPr>
          <w:b/>
        </w:rPr>
      </w:pPr>
    </w:p>
    <w:p w14:paraId="617689DD" w14:textId="46EECF11" w:rsidR="00E67EB5" w:rsidRPr="00E67EB5" w:rsidRDefault="00E67EB5" w:rsidP="00E67EB5">
      <w:pPr>
        <w:pStyle w:val="ListParagraph"/>
        <w:rPr>
          <w:b/>
        </w:rPr>
      </w:pPr>
      <w:r w:rsidRPr="00E67EB5">
        <w:rPr>
          <w:b/>
        </w:rPr>
        <w:t>Declaration:</w:t>
      </w:r>
    </w:p>
    <w:p w14:paraId="1B93DC26" w14:textId="2A70D6C2" w:rsidR="00E67EB5" w:rsidRPr="00E67EB5" w:rsidRDefault="00E67EB5" w:rsidP="00A1646C">
      <w:pPr>
        <w:pStyle w:val="ListParagraph"/>
        <w:numPr>
          <w:ilvl w:val="0"/>
          <w:numId w:val="40"/>
        </w:numPr>
      </w:pPr>
      <w:r w:rsidRPr="00E67EB5">
        <w:t xml:space="preserve">public class </w:t>
      </w:r>
      <w:r>
        <w:t>H</w:t>
      </w:r>
      <w:r w:rsidRPr="00F2258D">
        <w:t>ash</w:t>
      </w:r>
      <w:r>
        <w:t>T</w:t>
      </w:r>
      <w:r w:rsidRPr="00F2258D">
        <w:t>able</w:t>
      </w:r>
      <w:r w:rsidRPr="00E67EB5">
        <w:t xml:space="preserve"> &lt;K,V&gt; extends Dictionary&lt;K,V&gt; implements Map&lt;K,V&gt;, Cloneable, Serializable</w:t>
      </w:r>
    </w:p>
    <w:p w14:paraId="127150C2" w14:textId="77777777" w:rsidR="00E67EB5" w:rsidRPr="00E67EB5" w:rsidRDefault="00E67EB5" w:rsidP="00A1646C">
      <w:pPr>
        <w:pStyle w:val="ListParagraph"/>
        <w:numPr>
          <w:ilvl w:val="0"/>
          <w:numId w:val="40"/>
        </w:numPr>
      </w:pPr>
      <w:r w:rsidRPr="00E67EB5">
        <w:t>Type Parameters:</w:t>
      </w:r>
    </w:p>
    <w:p w14:paraId="029AA12D" w14:textId="77777777" w:rsidR="00E67EB5" w:rsidRPr="00E67EB5" w:rsidRDefault="00E67EB5" w:rsidP="00A1646C">
      <w:pPr>
        <w:pStyle w:val="ListParagraph"/>
        <w:numPr>
          <w:ilvl w:val="1"/>
          <w:numId w:val="40"/>
        </w:numPr>
      </w:pPr>
      <w:r w:rsidRPr="00E67EB5">
        <w:t>K – the type of keys maintained by this map</w:t>
      </w:r>
    </w:p>
    <w:p w14:paraId="0125E097" w14:textId="77777777" w:rsidR="00E67EB5" w:rsidRPr="00E67EB5" w:rsidRDefault="00E67EB5" w:rsidP="00A1646C">
      <w:pPr>
        <w:pStyle w:val="ListParagraph"/>
        <w:numPr>
          <w:ilvl w:val="1"/>
          <w:numId w:val="40"/>
        </w:numPr>
      </w:pPr>
      <w:r w:rsidRPr="00E67EB5">
        <w:t>V – the type of mapped values</w:t>
      </w:r>
    </w:p>
    <w:p w14:paraId="4F69C7B6" w14:textId="7C801DC1" w:rsidR="002220A9" w:rsidRPr="0078492C" w:rsidRDefault="002220A9" w:rsidP="0078492C"/>
    <w:p w14:paraId="2268AF9F" w14:textId="2C6F5CD3" w:rsidR="00BA2A1D" w:rsidRPr="00BA2A1D" w:rsidRDefault="00BA2A1D" w:rsidP="00BA2A1D">
      <w:pPr>
        <w:rPr>
          <w:b/>
          <w:bCs/>
          <w:sz w:val="28"/>
          <w:szCs w:val="28"/>
        </w:rPr>
      </w:pPr>
      <w:r w:rsidRPr="00BA2A1D">
        <w:rPr>
          <w:b/>
          <w:bCs/>
          <w:sz w:val="28"/>
          <w:szCs w:val="28"/>
        </w:rPr>
        <w:t>Hashing</w:t>
      </w:r>
      <w:r>
        <w:rPr>
          <w:b/>
          <w:bCs/>
          <w:sz w:val="28"/>
          <w:szCs w:val="28"/>
        </w:rPr>
        <w:t>:</w:t>
      </w:r>
    </w:p>
    <w:p w14:paraId="7BD57210" w14:textId="77777777" w:rsidR="00436E0C" w:rsidRDefault="00436E0C" w:rsidP="00436E0C">
      <w:r>
        <w:t>Hashing is a technique where we are representing  any entity in the form of Integer of 4 bytes, and  it is done in java using hashCode() method</w:t>
      </w:r>
      <w:r>
        <w:rPr>
          <w:b/>
        </w:rPr>
        <w:t xml:space="preserve">. </w:t>
      </w:r>
      <w:r>
        <w:t>hashCode() is a method present inside Object Class. So we can get the hashCode method in any class, as Object class is inherited by all classes.</w:t>
      </w:r>
    </w:p>
    <w:p w14:paraId="25263477" w14:textId="259808FF" w:rsidR="00BA2A1D" w:rsidRDefault="00407436" w:rsidP="00A1646C">
      <w:pPr>
        <w:pStyle w:val="ListParagraph"/>
        <w:numPr>
          <w:ilvl w:val="0"/>
          <w:numId w:val="51"/>
        </w:numPr>
      </w:pPr>
      <w:r>
        <w:t>To convert string into integer, uses a method hashCode. And this process of conversion of key=&gt;“Mia” into an integer value=&gt;77349 is known as hashing.</w:t>
      </w:r>
    </w:p>
    <w:p w14:paraId="3688B42B" w14:textId="77777777" w:rsidR="00436E0C" w:rsidRDefault="00436E0C" w:rsidP="00A1646C">
      <w:pPr>
        <w:pStyle w:val="ListParagraph"/>
        <w:numPr>
          <w:ilvl w:val="0"/>
          <w:numId w:val="51"/>
        </w:numPr>
      </w:pPr>
      <w:r>
        <w:t>HashTable Is an associated Array, where in the values are stored as a key-value Pair.</w:t>
      </w:r>
    </w:p>
    <w:p w14:paraId="1299EF94" w14:textId="77777777" w:rsidR="00436E0C" w:rsidRDefault="00436E0C" w:rsidP="00436E0C">
      <w:pPr>
        <w:ind w:firstLine="720"/>
      </w:pPr>
    </w:p>
    <w:p w14:paraId="6A83D324" w14:textId="7AB23125" w:rsidR="009B6E39" w:rsidRPr="009B6E39" w:rsidRDefault="009B6E39" w:rsidP="00BA2A1D">
      <w:pPr>
        <w:rPr>
          <w:b/>
        </w:rPr>
      </w:pPr>
      <w:r>
        <w:rPr>
          <w:b/>
        </w:rPr>
        <w:t>hashCode has the potential to convert any datatype to its Integer Value.</w:t>
      </w:r>
    </w:p>
    <w:p w14:paraId="5B8B4E65" w14:textId="1B169F5D" w:rsidR="00BA2A1D" w:rsidRPr="00DC34BE" w:rsidRDefault="00D96962" w:rsidP="00241B72">
      <w:pPr>
        <w:rPr>
          <w:b/>
        </w:rPr>
      </w:pPr>
      <w:r>
        <w:rPr>
          <w:b/>
        </w:rPr>
        <w:t>“Mia” -&gt;converted to hashCode-&gt;(Gives an integer value)/(Size of an array) = Index No. of HashTable</w:t>
      </w:r>
    </w:p>
    <w:p w14:paraId="678D7906" w14:textId="1613FDCE" w:rsidR="00F51D93" w:rsidRPr="00F51D93" w:rsidRDefault="00F51D93" w:rsidP="00A1646C">
      <w:pPr>
        <w:pStyle w:val="ListParagraph"/>
        <w:numPr>
          <w:ilvl w:val="0"/>
          <w:numId w:val="44"/>
        </w:numPr>
      </w:pPr>
      <w:r w:rsidRPr="00407436">
        <w:rPr>
          <w:b/>
          <w:bCs/>
          <w:sz w:val="24"/>
          <w:szCs w:val="24"/>
          <w:u w:val="single"/>
        </w:rPr>
        <w:t>REAL-Life example:</w:t>
      </w:r>
      <w:r>
        <w:t xml:space="preserve"> Someone has booked a hotel room</w:t>
      </w:r>
      <w:r w:rsidR="00942F42">
        <w:t>(</w:t>
      </w:r>
      <w:r w:rsidR="00942F42" w:rsidRPr="00407436">
        <w:rPr>
          <w:b/>
        </w:rPr>
        <w:t>one cell of hashtable</w:t>
      </w:r>
      <w:r w:rsidR="00942F42">
        <w:t>)</w:t>
      </w:r>
      <w:r>
        <w:t>, and store laptop</w:t>
      </w:r>
      <w:r w:rsidR="00942F42">
        <w:t>B</w:t>
      </w:r>
      <w:r>
        <w:t>ags</w:t>
      </w:r>
      <w:r w:rsidR="00942F42">
        <w:t>(</w:t>
      </w:r>
      <w:r w:rsidR="00942F42" w:rsidRPr="00407436">
        <w:rPr>
          <w:b/>
        </w:rPr>
        <w:t>some integer value</w:t>
      </w:r>
      <w:r w:rsidR="00942F42">
        <w:t>)</w:t>
      </w:r>
      <w:r>
        <w:t xml:space="preserve"> there. Now a thief</w:t>
      </w:r>
      <w:r w:rsidR="00942F42">
        <w:t>(</w:t>
      </w:r>
      <w:r w:rsidR="00834BBA" w:rsidRPr="00407436">
        <w:rPr>
          <w:b/>
        </w:rPr>
        <w:t>get()</w:t>
      </w:r>
      <w:r w:rsidR="00942F42" w:rsidRPr="00407436">
        <w:rPr>
          <w:b/>
        </w:rPr>
        <w:t xml:space="preserve"> methods for fetching values</w:t>
      </w:r>
      <w:r w:rsidR="00942F42">
        <w:t>)</w:t>
      </w:r>
      <w:r>
        <w:t xml:space="preserve"> wants </w:t>
      </w:r>
      <w:r>
        <w:lastRenderedPageBreak/>
        <w:t xml:space="preserve">to access the laptop for fetching some </w:t>
      </w:r>
      <w:r w:rsidR="00942F42">
        <w:t>info</w:t>
      </w:r>
      <w:r w:rsidR="0086611C">
        <w:t>, so needs the key to unlock the room and then fetch.</w:t>
      </w:r>
    </w:p>
    <w:p w14:paraId="2595AB02" w14:textId="2A789F7F" w:rsidR="0078492C" w:rsidRDefault="0078492C" w:rsidP="00A1646C">
      <w:pPr>
        <w:pStyle w:val="ListParagraph"/>
        <w:numPr>
          <w:ilvl w:val="0"/>
          <w:numId w:val="43"/>
        </w:numPr>
      </w:pPr>
      <w:r w:rsidRPr="00407436">
        <w:rPr>
          <w:b/>
        </w:rPr>
        <w:t xml:space="preserve">Using </w:t>
      </w:r>
      <w:r>
        <w:t>the key we are fetching the data</w:t>
      </w:r>
      <w:r w:rsidR="00942F42">
        <w:t xml:space="preserve"> also</w:t>
      </w:r>
      <w:r>
        <w:t>, and using the key we are storing the data</w:t>
      </w:r>
      <w:r w:rsidR="00942F42">
        <w:t xml:space="preserve"> also</w:t>
      </w:r>
      <w:r>
        <w:t>.</w:t>
      </w:r>
    </w:p>
    <w:p w14:paraId="4588F2E3" w14:textId="55D6CE31" w:rsidR="00407436" w:rsidRDefault="0078492C" w:rsidP="00A1646C">
      <w:pPr>
        <w:pStyle w:val="ListParagraph"/>
        <w:numPr>
          <w:ilvl w:val="0"/>
          <w:numId w:val="42"/>
        </w:numPr>
      </w:pPr>
      <w:r>
        <w:t>HashCode not only converts the hexadecimal object into an integer value</w:t>
      </w:r>
      <w:r w:rsidR="002477F4">
        <w:t xml:space="preserve"> but it has the potential to convert any datatype to its Integer value.</w:t>
      </w:r>
      <w:r w:rsidR="00626FB9">
        <w:t xml:space="preserve"> Ex. String x = “Mia” -&gt; convert to hashCode -&gt;</w:t>
      </w:r>
      <w:r w:rsidR="00407436">
        <w:t>77349</w:t>
      </w:r>
    </w:p>
    <w:p w14:paraId="65B93033" w14:textId="4BFC453F" w:rsidR="00CE36C9" w:rsidRDefault="00CE36C9" w:rsidP="00407436">
      <w:pPr>
        <w:ind w:left="360"/>
      </w:pPr>
      <w:r>
        <w:t>Now how the key and its value is stored</w:t>
      </w:r>
      <w:r w:rsidR="00407436">
        <w:t xml:space="preserve"> is shown below</w:t>
      </w:r>
      <w:r w:rsidR="00404A44">
        <w:t>, Suppose we have some names like:</w:t>
      </w:r>
    </w:p>
    <w:p w14:paraId="7E66CF55" w14:textId="688AAD5A" w:rsidR="00CE36C9" w:rsidRDefault="00404A44" w:rsidP="00A1646C">
      <w:pPr>
        <w:pStyle w:val="ListParagraph"/>
        <w:numPr>
          <w:ilvl w:val="0"/>
          <w:numId w:val="38"/>
        </w:numPr>
      </w:pPr>
      <w:r>
        <w:t>Mia -&gt; 77349/(size of HashTable=11) =&gt; “Mia” stored in 8</w:t>
      </w:r>
      <w:r w:rsidRPr="00237E06">
        <w:rPr>
          <w:vertAlign w:val="superscript"/>
        </w:rPr>
        <w:t>th</w:t>
      </w:r>
      <w:r>
        <w:t xml:space="preserve"> Index of HashTable.</w:t>
      </w:r>
    </w:p>
    <w:p w14:paraId="16312FF9" w14:textId="5B58F376" w:rsidR="00404A44" w:rsidRDefault="00404A44" w:rsidP="00A1646C">
      <w:pPr>
        <w:pStyle w:val="ListParagraph"/>
        <w:numPr>
          <w:ilvl w:val="0"/>
          <w:numId w:val="38"/>
        </w:numPr>
      </w:pPr>
      <w:r>
        <w:t>Tom -&gt;</w:t>
      </w:r>
      <w:r w:rsidR="00237E06">
        <w:t>84274/(</w:t>
      </w:r>
      <w:r w:rsidR="00237E06" w:rsidRPr="00237E06">
        <w:t xml:space="preserve"> </w:t>
      </w:r>
      <w:r w:rsidR="00237E06">
        <w:t>size of HashTable=11) =&gt; “Tom” stored in 3</w:t>
      </w:r>
      <w:r w:rsidR="00237E06" w:rsidRPr="00237E06">
        <w:rPr>
          <w:vertAlign w:val="superscript"/>
        </w:rPr>
        <w:t>th</w:t>
      </w:r>
      <w:r w:rsidR="00237E06">
        <w:t xml:space="preserve"> Index of HashTable.</w:t>
      </w:r>
    </w:p>
    <w:p w14:paraId="4DF7E127" w14:textId="6F31462E" w:rsidR="00404A44" w:rsidRDefault="00404A44" w:rsidP="00A1646C">
      <w:pPr>
        <w:pStyle w:val="ListParagraph"/>
        <w:numPr>
          <w:ilvl w:val="0"/>
          <w:numId w:val="38"/>
        </w:numPr>
      </w:pPr>
      <w:r>
        <w:t>Kia -&gt;</w:t>
      </w:r>
      <w:r w:rsidR="00237E06">
        <w:t>75427/(</w:t>
      </w:r>
      <w:r w:rsidR="00237E06" w:rsidRPr="00237E06">
        <w:t xml:space="preserve"> </w:t>
      </w:r>
      <w:r w:rsidR="00237E06">
        <w:t xml:space="preserve">size of HashTable=11) =&gt; “Tom” stored in </w:t>
      </w:r>
      <w:r w:rsidR="00483F1E">
        <w:t>0</w:t>
      </w:r>
      <w:r w:rsidR="00237E06" w:rsidRPr="00237E06">
        <w:rPr>
          <w:vertAlign w:val="superscript"/>
        </w:rPr>
        <w:t>th</w:t>
      </w:r>
      <w:r w:rsidR="00237E06">
        <w:t xml:space="preserve"> Index of HashTable.</w:t>
      </w:r>
    </w:p>
    <w:p w14:paraId="505E57C8" w14:textId="0B422E97" w:rsidR="003B203D" w:rsidRDefault="003B203D" w:rsidP="003B203D">
      <w:pPr>
        <w:pStyle w:val="ListParagraph"/>
      </w:pPr>
      <w:r>
        <w:rPr>
          <w:noProof/>
        </w:rPr>
        <w:drawing>
          <wp:inline distT="0" distB="0" distL="0" distR="0" wp14:anchorId="60DEA19E" wp14:editId="0899B1AF">
            <wp:extent cx="2506345" cy="1828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6345" cy="1828800"/>
                    </a:xfrm>
                    <a:prstGeom prst="rect">
                      <a:avLst/>
                    </a:prstGeom>
                    <a:noFill/>
                    <a:ln>
                      <a:noFill/>
                    </a:ln>
                  </pic:spPr>
                </pic:pic>
              </a:graphicData>
            </a:graphic>
          </wp:inline>
        </w:drawing>
      </w:r>
    </w:p>
    <w:p w14:paraId="382C2D7C" w14:textId="68180BF6" w:rsidR="00483F1E" w:rsidRDefault="00483F1E" w:rsidP="00483F1E">
      <w:r>
        <w:t>Now suppose it may happen that at any Interval, while inserting values in above way, one index came two times after division</w:t>
      </w:r>
      <w:r w:rsidR="00143908">
        <w:t xml:space="preserve">, so there will be a collision of index. This is </w:t>
      </w:r>
      <w:r w:rsidR="00143908">
        <w:rPr>
          <w:b/>
        </w:rPr>
        <w:t>Collision</w:t>
      </w:r>
      <w:r w:rsidR="00143908">
        <w:t xml:space="preserve"> in hashing.</w:t>
      </w:r>
    </w:p>
    <w:p w14:paraId="7D8FD646" w14:textId="325B8FED" w:rsidR="003A7CE0" w:rsidRDefault="003A7CE0" w:rsidP="00483F1E">
      <w:r w:rsidRPr="00034EB2">
        <w:rPr>
          <w:b/>
          <w:bCs/>
          <w:sz w:val="28"/>
          <w:szCs w:val="28"/>
        </w:rPr>
        <w:t>Collision</w:t>
      </w:r>
      <w:r>
        <w:t xml:space="preserve"> is nothing but suppose in particular index already there is a value stored, now there is one more value, we get, that also now points to the same index. </w:t>
      </w:r>
      <w:r w:rsidRPr="003A7CE0">
        <w:rPr>
          <w:b/>
        </w:rPr>
        <w:t>Collision</w:t>
      </w:r>
      <w:r>
        <w:t xml:space="preserve"> occurs.</w:t>
      </w:r>
      <w:r w:rsidR="000B4E22" w:rsidRPr="000B4E22">
        <w:t xml:space="preserve"> </w:t>
      </w:r>
      <w:r w:rsidR="000B4E22">
        <w:t>When two values are being stored at same index number is called as collision. To solve this problem in HashTable, we store the data in the form of Nodes of  LinkList mapped to the same index Number.</w:t>
      </w:r>
    </w:p>
    <w:p w14:paraId="7DAD38E2" w14:textId="1645868D" w:rsidR="000B4E22" w:rsidRDefault="000B4E22" w:rsidP="00483F1E">
      <w:r>
        <w:rPr>
          <w:b/>
        </w:rPr>
        <w:t xml:space="preserve">Collision </w:t>
      </w:r>
      <w:r>
        <w:t xml:space="preserve"> are 2 types:</w:t>
      </w:r>
    </w:p>
    <w:p w14:paraId="2F598C08" w14:textId="3B6F216C" w:rsidR="000B4E22" w:rsidRDefault="000B4E22" w:rsidP="00A1646C">
      <w:pPr>
        <w:pStyle w:val="ListParagraph"/>
        <w:numPr>
          <w:ilvl w:val="0"/>
          <w:numId w:val="46"/>
        </w:numPr>
      </w:pPr>
      <w:r>
        <w:t>Chaining(Closed Addressing)</w:t>
      </w:r>
    </w:p>
    <w:p w14:paraId="31620A0C" w14:textId="1E15EBBF" w:rsidR="000B4E22" w:rsidRPr="000B4E22" w:rsidRDefault="000B4E22" w:rsidP="00A1646C">
      <w:pPr>
        <w:pStyle w:val="ListParagraph"/>
        <w:numPr>
          <w:ilvl w:val="0"/>
          <w:numId w:val="46"/>
        </w:numPr>
      </w:pPr>
      <w:r>
        <w:t>Linear Probing(Open Chaining)</w:t>
      </w:r>
    </w:p>
    <w:p w14:paraId="0AD3FCFC" w14:textId="1F4EA69A" w:rsidR="00034EB2" w:rsidRDefault="00034EB2" w:rsidP="00483F1E"/>
    <w:p w14:paraId="4975798E" w14:textId="1C77B6E3" w:rsidR="00436E0C" w:rsidRDefault="00436E0C" w:rsidP="00436E0C"/>
    <w:p w14:paraId="1704BB00" w14:textId="77777777" w:rsidR="00436E0C" w:rsidRDefault="00436E0C" w:rsidP="00436E0C">
      <w:r>
        <w:t>Collision-&gt;When two values are being stored at same index number is called as collision. To solve this problem in HashTable, we store the data in the form of Nodes of  LinkList mapped to the same index Number.</w:t>
      </w:r>
    </w:p>
    <w:p w14:paraId="275A2CCD" w14:textId="77777777" w:rsidR="00436E0C" w:rsidRDefault="00436E0C" w:rsidP="00483F1E"/>
    <w:p w14:paraId="1BCE7297" w14:textId="1B95C540" w:rsidR="003A7CE0" w:rsidRPr="003A7CE0" w:rsidRDefault="003A7CE0" w:rsidP="00483F1E">
      <w:r>
        <w:t>When at a particular index, we are storing one value.</w:t>
      </w:r>
    </w:p>
    <w:p w14:paraId="50F04921" w14:textId="3008186C" w:rsidR="00CE36C9" w:rsidRDefault="00CE36C9" w:rsidP="00241B72">
      <w:r>
        <w:t>Internally in Hash</w:t>
      </w:r>
      <w:r w:rsidR="001E37F2">
        <w:t>Table</w:t>
      </w:r>
      <w:r>
        <w:t xml:space="preserve"> an Array is only implemented.</w:t>
      </w:r>
    </w:p>
    <w:p w14:paraId="7A3B58F0" w14:textId="35FE7A98" w:rsidR="00F37296" w:rsidRPr="00C376C8" w:rsidRDefault="00221866" w:rsidP="00C376C8">
      <w:r w:rsidRPr="00C376C8">
        <w:t xml:space="preserve">Another way to do with collisions is known as chains sometimes referred to as CLOSED ADDRESSING. In this, the one slot can form a chain by adding the various </w:t>
      </w:r>
      <w:r w:rsidR="00C376C8" w:rsidRPr="00C376C8">
        <w:t>values</w:t>
      </w:r>
      <w:r w:rsidRPr="00C376C8">
        <w:t xml:space="preserve"> into one bucket</w:t>
      </w:r>
      <w:r w:rsidR="00C376C8" w:rsidRPr="00C376C8">
        <w:t>/index</w:t>
      </w:r>
      <w:r w:rsidRPr="00C376C8">
        <w:t>.</w:t>
      </w:r>
    </w:p>
    <w:p w14:paraId="57680AC8" w14:textId="4D729251" w:rsidR="00C376C8" w:rsidRDefault="00C376C8" w:rsidP="00C376C8">
      <w:r w:rsidRPr="00C376C8">
        <w:lastRenderedPageBreak/>
        <w:t>How to handle Collisions? </w:t>
      </w:r>
      <w:r w:rsidRPr="00C376C8">
        <w:br/>
        <w:t>There are mainly two methods to handle collision: </w:t>
      </w:r>
      <w:r w:rsidRPr="00C376C8">
        <w:br/>
        <w:t>1) Separate Chaining </w:t>
      </w:r>
      <w:r w:rsidRPr="00C376C8">
        <w:br/>
        <w:t xml:space="preserve">2) Open Addressing  </w:t>
      </w:r>
    </w:p>
    <w:p w14:paraId="72FEAA1E" w14:textId="77777777" w:rsidR="00C376C8" w:rsidRPr="00C376C8" w:rsidRDefault="00C376C8" w:rsidP="00C376C8">
      <w:r w:rsidRPr="00C376C8">
        <w:t>Separate Chaining: </w:t>
      </w:r>
      <w:r w:rsidRPr="00C376C8">
        <w:br/>
        <w:t>The idea is to make each cell of hash table point to a linked list of records that have same hash function value. </w:t>
      </w:r>
    </w:p>
    <w:p w14:paraId="2ED12F6B" w14:textId="77777777" w:rsidR="00C376C8" w:rsidRPr="00C376C8" w:rsidRDefault="00C376C8" w:rsidP="00C376C8">
      <w:r w:rsidRPr="00C376C8">
        <w:t>Let us consider a simple hash function as “key mod 7” and sequence of keys as 50, 700, 76, 85, 92, 73, 101. </w:t>
      </w:r>
    </w:p>
    <w:p w14:paraId="3F640A56" w14:textId="3AA90B67" w:rsidR="00C376C8" w:rsidRPr="00C376C8" w:rsidRDefault="00C376C8" w:rsidP="00C376C8">
      <w:r>
        <w:rPr>
          <w:noProof/>
        </w:rPr>
        <w:drawing>
          <wp:inline distT="0" distB="0" distL="0" distR="0" wp14:anchorId="02273647" wp14:editId="3559FCB0">
            <wp:extent cx="3297781" cy="1560525"/>
            <wp:effectExtent l="0" t="0" r="0" b="1905"/>
            <wp:docPr id="13" name="Picture 13" descr="hash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ashChain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5719" cy="1621066"/>
                    </a:xfrm>
                    <a:prstGeom prst="rect">
                      <a:avLst/>
                    </a:prstGeom>
                    <a:noFill/>
                    <a:ln>
                      <a:noFill/>
                    </a:ln>
                  </pic:spPr>
                </pic:pic>
              </a:graphicData>
            </a:graphic>
          </wp:inline>
        </w:drawing>
      </w:r>
    </w:p>
    <w:p w14:paraId="4F78CB96" w14:textId="04E8F3B7" w:rsidR="00C376C8" w:rsidRPr="00C376C8" w:rsidRDefault="00C376C8" w:rsidP="00C376C8">
      <w:r w:rsidRPr="00C376C8">
        <w:rPr>
          <w:b/>
        </w:rPr>
        <w:t>Advantages:</w:t>
      </w:r>
      <w:r w:rsidRPr="00C376C8">
        <w:t> </w:t>
      </w:r>
      <w:r w:rsidRPr="00C376C8">
        <w:br/>
        <w:t>1) Simple to implement. </w:t>
      </w:r>
      <w:r w:rsidRPr="00C376C8">
        <w:br/>
        <w:t>2) Hash table never fills up, we can always add more elements to the chain. </w:t>
      </w:r>
      <w:r w:rsidRPr="00C376C8">
        <w:br/>
        <w:t>3) Less sensitive to the hash function or load factors. </w:t>
      </w:r>
      <w:r w:rsidRPr="00C376C8">
        <w:br/>
        <w:t>4) It is mostly used when it is unknown how many and how frequently keys may be inserted or deleted. </w:t>
      </w:r>
    </w:p>
    <w:p w14:paraId="3F87A542" w14:textId="4302326B" w:rsidR="00C376C8" w:rsidRPr="00C376C8" w:rsidRDefault="00C376C8" w:rsidP="00C376C8">
      <w:r w:rsidRPr="00C376C8">
        <w:rPr>
          <w:b/>
        </w:rPr>
        <w:t>Disadvantages: </w:t>
      </w:r>
      <w:r w:rsidRPr="00C376C8">
        <w:br/>
        <w:t>1) Cache performance of chaining is not good as keys are stored using a linked list. Open addressing provides better cache performance as everything is stored in the same table. </w:t>
      </w:r>
      <w:r w:rsidRPr="00C376C8">
        <w:br/>
        <w:t>2) Wastage of Space (Some Parts of hash table are never used) </w:t>
      </w:r>
      <w:r w:rsidRPr="00C376C8">
        <w:br/>
        <w:t>3) If the chain becomes long, then search time can become O(n) in the worst case. </w:t>
      </w:r>
      <w:r w:rsidRPr="00C376C8">
        <w:br/>
        <w:t>4) Uses extra space for links. </w:t>
      </w:r>
    </w:p>
    <w:p w14:paraId="1031E42A" w14:textId="77777777" w:rsidR="00C376C8" w:rsidRPr="00C376C8" w:rsidRDefault="00C376C8" w:rsidP="00C376C8">
      <w:pPr>
        <w:shd w:val="clear" w:color="auto" w:fill="131417"/>
        <w:spacing w:after="0" w:line="240" w:lineRule="auto"/>
        <w:textAlignment w:val="baseline"/>
        <w:rPr>
          <w:lang w:eastAsia="en-IN"/>
        </w:rPr>
      </w:pPr>
      <w:r w:rsidRPr="00C376C8">
        <w:rPr>
          <w:rFonts w:ascii="Arial" w:eastAsia="Times New Roman" w:hAnsi="Arial" w:cs="Arial"/>
          <w:b/>
          <w:bCs/>
          <w:color w:val="FFFFFF"/>
          <w:spacing w:val="2"/>
          <w:sz w:val="26"/>
          <w:szCs w:val="26"/>
          <w:bdr w:val="none" w:sz="0" w:space="0" w:color="auto" w:frame="1"/>
          <w:lang w:eastAsia="en-IN"/>
        </w:rPr>
        <w:t>Performance of Chaining:</w:t>
      </w:r>
      <w:r w:rsidRPr="00C376C8">
        <w:rPr>
          <w:rFonts w:ascii="Arial" w:eastAsia="Times New Roman" w:hAnsi="Arial" w:cs="Arial"/>
          <w:color w:val="FFFFFF"/>
          <w:spacing w:val="2"/>
          <w:sz w:val="26"/>
          <w:szCs w:val="26"/>
          <w:lang w:eastAsia="en-IN"/>
        </w:rPr>
        <w:t> </w:t>
      </w:r>
      <w:r w:rsidRPr="00C376C8">
        <w:rPr>
          <w:rFonts w:ascii="Arial" w:eastAsia="Times New Roman" w:hAnsi="Arial" w:cs="Arial"/>
          <w:color w:val="FFFFFF"/>
          <w:spacing w:val="2"/>
          <w:sz w:val="26"/>
          <w:szCs w:val="26"/>
          <w:lang w:eastAsia="en-IN"/>
        </w:rPr>
        <w:br/>
      </w:r>
      <w:r w:rsidRPr="00C376C8">
        <w:rPr>
          <w:lang w:eastAsia="en-IN"/>
        </w:rPr>
        <w:t>Performance of hashing can be evaluated under the assumption that each key is equally likely to be hashed to any slot of table (simple uniform hashing).  </w:t>
      </w:r>
    </w:p>
    <w:p w14:paraId="650ACD1D" w14:textId="1B36EC31" w:rsidR="00C376C8" w:rsidRPr="00C376C8" w:rsidRDefault="00C376C8" w:rsidP="00A1646C">
      <w:pPr>
        <w:pStyle w:val="Heading4"/>
        <w:numPr>
          <w:ilvl w:val="0"/>
          <w:numId w:val="45"/>
        </w:numPr>
        <w:rPr>
          <w:rFonts w:eastAsia="Times New Roman"/>
          <w:lang w:eastAsia="en-IN"/>
        </w:rPr>
      </w:pPr>
      <w:r w:rsidRPr="00C376C8">
        <w:rPr>
          <w:rFonts w:eastAsia="Times New Roman"/>
          <w:lang w:eastAsia="en-IN"/>
        </w:rPr>
        <w:t>m = Number of slots in hash table</w:t>
      </w:r>
    </w:p>
    <w:p w14:paraId="408BC8AF" w14:textId="4913E9D2" w:rsidR="00C376C8" w:rsidRPr="00C376C8" w:rsidRDefault="00C376C8" w:rsidP="00A1646C">
      <w:pPr>
        <w:pStyle w:val="Heading4"/>
        <w:numPr>
          <w:ilvl w:val="0"/>
          <w:numId w:val="45"/>
        </w:numPr>
        <w:rPr>
          <w:rFonts w:eastAsia="Times New Roman"/>
          <w:lang w:eastAsia="en-IN"/>
        </w:rPr>
      </w:pPr>
      <w:r w:rsidRPr="00C376C8">
        <w:rPr>
          <w:rFonts w:eastAsia="Times New Roman"/>
          <w:lang w:eastAsia="en-IN"/>
        </w:rPr>
        <w:t>n = Number of keys to be inserted in hash table</w:t>
      </w:r>
    </w:p>
    <w:p w14:paraId="5D54E582" w14:textId="4208ED7A" w:rsidR="00C376C8" w:rsidRPr="00C376C8" w:rsidRDefault="00C376C8" w:rsidP="00A1646C">
      <w:pPr>
        <w:pStyle w:val="Heading4"/>
        <w:numPr>
          <w:ilvl w:val="0"/>
          <w:numId w:val="45"/>
        </w:numPr>
        <w:rPr>
          <w:rFonts w:eastAsia="Times New Roman"/>
          <w:lang w:eastAsia="en-IN"/>
        </w:rPr>
      </w:pPr>
      <w:r w:rsidRPr="00C376C8">
        <w:rPr>
          <w:rFonts w:eastAsia="Times New Roman"/>
          <w:lang w:eastAsia="en-IN"/>
        </w:rPr>
        <w:t xml:space="preserve">Load factor α = n/m </w:t>
      </w:r>
    </w:p>
    <w:p w14:paraId="11B21106" w14:textId="6B8B378F" w:rsidR="00C376C8" w:rsidRPr="00C376C8" w:rsidRDefault="00C376C8" w:rsidP="00A1646C">
      <w:pPr>
        <w:pStyle w:val="Heading4"/>
        <w:numPr>
          <w:ilvl w:val="0"/>
          <w:numId w:val="45"/>
        </w:numPr>
        <w:rPr>
          <w:rFonts w:eastAsia="Times New Roman"/>
          <w:lang w:eastAsia="en-IN"/>
        </w:rPr>
      </w:pPr>
      <w:r w:rsidRPr="00C376C8">
        <w:rPr>
          <w:rFonts w:eastAsia="Times New Roman"/>
          <w:lang w:eastAsia="en-IN"/>
        </w:rPr>
        <w:t>Expected time to search = O(1 + α)</w:t>
      </w:r>
    </w:p>
    <w:p w14:paraId="7FCC99D1" w14:textId="56DF6BC6" w:rsidR="00C376C8" w:rsidRPr="00C376C8" w:rsidRDefault="00C376C8" w:rsidP="00A1646C">
      <w:pPr>
        <w:pStyle w:val="Heading4"/>
        <w:numPr>
          <w:ilvl w:val="0"/>
          <w:numId w:val="45"/>
        </w:numPr>
        <w:rPr>
          <w:rFonts w:eastAsia="Times New Roman"/>
          <w:lang w:eastAsia="en-IN"/>
        </w:rPr>
      </w:pPr>
      <w:r w:rsidRPr="00C376C8">
        <w:rPr>
          <w:rFonts w:eastAsia="Times New Roman"/>
          <w:lang w:eastAsia="en-IN"/>
        </w:rPr>
        <w:t>Expected time to delete = O(1 + α)</w:t>
      </w:r>
    </w:p>
    <w:p w14:paraId="1BB11A90" w14:textId="34A381C7" w:rsidR="00C376C8" w:rsidRPr="00C376C8" w:rsidRDefault="00C376C8" w:rsidP="00A1646C">
      <w:pPr>
        <w:pStyle w:val="Heading4"/>
        <w:numPr>
          <w:ilvl w:val="0"/>
          <w:numId w:val="45"/>
        </w:numPr>
        <w:rPr>
          <w:rFonts w:eastAsia="Times New Roman"/>
          <w:lang w:eastAsia="en-IN"/>
        </w:rPr>
      </w:pPr>
      <w:r w:rsidRPr="00C376C8">
        <w:rPr>
          <w:rFonts w:eastAsia="Times New Roman"/>
          <w:lang w:eastAsia="en-IN"/>
        </w:rPr>
        <w:t>Time to insert = O(1)</w:t>
      </w:r>
    </w:p>
    <w:p w14:paraId="7454C998" w14:textId="54366A76" w:rsidR="00C376C8" w:rsidRPr="00C376C8" w:rsidRDefault="00C376C8" w:rsidP="00A1646C">
      <w:pPr>
        <w:pStyle w:val="Heading4"/>
        <w:numPr>
          <w:ilvl w:val="0"/>
          <w:numId w:val="45"/>
        </w:numPr>
        <w:rPr>
          <w:rFonts w:eastAsia="Times New Roman"/>
          <w:lang w:eastAsia="en-IN"/>
        </w:rPr>
      </w:pPr>
      <w:r w:rsidRPr="00C376C8">
        <w:rPr>
          <w:rFonts w:eastAsia="Times New Roman"/>
          <w:lang w:eastAsia="en-IN"/>
        </w:rPr>
        <w:t xml:space="preserve">Time complexity of search insert and delete is </w:t>
      </w:r>
    </w:p>
    <w:p w14:paraId="41B46E8C" w14:textId="6124F27E" w:rsidR="007A1961" w:rsidRDefault="00C376C8" w:rsidP="00A1646C">
      <w:pPr>
        <w:pStyle w:val="Heading4"/>
        <w:numPr>
          <w:ilvl w:val="0"/>
          <w:numId w:val="45"/>
        </w:numPr>
        <w:rPr>
          <w:rFonts w:eastAsia="Times New Roman"/>
          <w:lang w:eastAsia="en-IN"/>
        </w:rPr>
      </w:pPr>
      <w:r w:rsidRPr="00C376C8">
        <w:rPr>
          <w:rFonts w:eastAsia="Times New Roman"/>
          <w:lang w:eastAsia="en-IN"/>
        </w:rPr>
        <w:t>O(1) if  α is O(1)</w:t>
      </w:r>
    </w:p>
    <w:p w14:paraId="6177B053" w14:textId="77777777" w:rsidR="007A1961" w:rsidRPr="007A1961" w:rsidRDefault="007A1961" w:rsidP="007A1961">
      <w:pPr>
        <w:rPr>
          <w:lang w:eastAsia="en-IN"/>
        </w:rPr>
      </w:pPr>
    </w:p>
    <w:p w14:paraId="45890208" w14:textId="59C11AAE" w:rsidR="007A1961" w:rsidRDefault="007A1961" w:rsidP="007A1961">
      <w:pPr>
        <w:shd w:val="clear" w:color="auto" w:fill="FFFFFF"/>
        <w:textAlignment w:val="baseline"/>
      </w:pPr>
      <w:r w:rsidRPr="007A1961">
        <w:rPr>
          <w:b/>
          <w:lang w:eastAsia="en-IN"/>
        </w:rPr>
        <w:lastRenderedPageBreak/>
        <w:t>Q</w:t>
      </w:r>
      <w:r w:rsidR="008D6660">
        <w:rPr>
          <w:b/>
          <w:lang w:eastAsia="en-IN"/>
        </w:rPr>
        <w:t>ue</w:t>
      </w:r>
      <w:r w:rsidRPr="007A1961">
        <w:rPr>
          <w:b/>
          <w:lang w:eastAsia="en-IN"/>
        </w:rPr>
        <w:t>st</w:t>
      </w:r>
      <w:r w:rsidR="008D6660">
        <w:rPr>
          <w:b/>
          <w:lang w:eastAsia="en-IN"/>
        </w:rPr>
        <w:t>io</w:t>
      </w:r>
      <w:r w:rsidRPr="007A1961">
        <w:rPr>
          <w:b/>
          <w:lang w:eastAsia="en-IN"/>
        </w:rPr>
        <w:t>n</w:t>
      </w:r>
      <w:r>
        <w:rPr>
          <w:lang w:eastAsia="en-IN"/>
        </w:rPr>
        <w:t xml:space="preserve">. </w:t>
      </w:r>
      <w:r>
        <w:t>We know, load factor of a HashTable is defined as n/N where n=number of items N=Number of buckets in the hash table.</w:t>
      </w:r>
      <w:r w:rsidR="008D6660">
        <w:t xml:space="preserve"> </w:t>
      </w:r>
      <w:r>
        <w:t>Its recommended you increase the size of your HashTable when load factor is 0.75.</w:t>
      </w:r>
    </w:p>
    <w:p w14:paraId="341FD954" w14:textId="6C82A481" w:rsidR="007A1961" w:rsidRPr="007A1961" w:rsidRDefault="007A1961" w:rsidP="007A1961">
      <w:pPr>
        <w:pStyle w:val="NoSpacing"/>
        <w:rPr>
          <w:b/>
        </w:rPr>
      </w:pPr>
      <w:r w:rsidRPr="007A1961">
        <w:rPr>
          <w:b/>
        </w:rPr>
        <w:t>Now my question is this</w:t>
      </w:r>
      <w:r>
        <w:rPr>
          <w:b/>
        </w:rPr>
        <w:t>:-</w:t>
      </w:r>
    </w:p>
    <w:p w14:paraId="4FD9C279" w14:textId="224C7353" w:rsidR="007A1961" w:rsidRDefault="007A1961" w:rsidP="008D6660">
      <w:pPr>
        <w:pStyle w:val="Heading4"/>
      </w:pPr>
      <w:r>
        <w:t>If I have 75 items in my HashTable and the size of the hash</w:t>
      </w:r>
      <w:r w:rsidRPr="007A1961">
        <w:t xml:space="preserve"> </w:t>
      </w:r>
      <w:r>
        <w:t>HashTable table is 100, is it not possible that we put multiple items in the same bucket to save space? Which means I could also be using just 40 buckets. So why not resize when number of buckets/cells used reaches close to 100(size) instead of looking at number of items?</w:t>
      </w:r>
    </w:p>
    <w:p w14:paraId="1398240E" w14:textId="559F5175" w:rsidR="007A1961" w:rsidRDefault="007A1961" w:rsidP="007A1961">
      <w:pPr>
        <w:pStyle w:val="NoSpacing"/>
        <w:rPr>
          <w:shd w:val="clear" w:color="auto" w:fill="FFFFFF"/>
        </w:rPr>
      </w:pPr>
      <w:r>
        <w:rPr>
          <w:b/>
          <w:lang w:eastAsia="en-IN"/>
        </w:rPr>
        <w:t xml:space="preserve">ANS. </w:t>
      </w:r>
      <w:r>
        <w:rPr>
          <w:shd w:val="clear" w:color="auto" w:fill="FFFFFF"/>
        </w:rPr>
        <w:t>The reason you want number of buckets N to be greater than number of keys n, is that no algorithm (HashValue + compression) gives a perfect even distribution of keys though the buckets. So when n starts approaching nearer to N(size), the odds of collisions become higher. Which means you will have longer linked lists in certain buckets. Thus increasing the time to find that key.</w:t>
      </w:r>
    </w:p>
    <w:p w14:paraId="5C04E213" w14:textId="77777777" w:rsidR="007A1961" w:rsidRPr="007A1961" w:rsidRDefault="007A1961" w:rsidP="007A1961">
      <w:pPr>
        <w:rPr>
          <w:lang w:eastAsia="en-IN"/>
        </w:rPr>
      </w:pPr>
    </w:p>
    <w:tbl>
      <w:tblPr>
        <w:tblW w:w="0" w:type="auto"/>
        <w:shd w:val="clear" w:color="auto" w:fill="131417"/>
        <w:tblCellMar>
          <w:left w:w="0" w:type="dxa"/>
          <w:right w:w="0" w:type="dxa"/>
        </w:tblCellMar>
        <w:tblLook w:val="04A0" w:firstRow="1" w:lastRow="0" w:firstColumn="1" w:lastColumn="0" w:noHBand="0" w:noVBand="1"/>
      </w:tblPr>
      <w:tblGrid>
        <w:gridCol w:w="1011"/>
        <w:gridCol w:w="4120"/>
        <w:gridCol w:w="3895"/>
      </w:tblGrid>
      <w:tr w:rsidR="00D25624" w:rsidRPr="00D25624" w14:paraId="1493465C" w14:textId="77777777" w:rsidTr="00D25624">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02442B0D" w14:textId="77777777" w:rsidR="00D25624" w:rsidRPr="00D25624" w:rsidRDefault="00D25624" w:rsidP="00D25624">
            <w:pPr>
              <w:spacing w:after="0" w:line="240" w:lineRule="auto"/>
              <w:rPr>
                <w:rFonts w:ascii="Arial" w:eastAsia="Times New Roman" w:hAnsi="Arial" w:cs="Arial"/>
                <w:color w:val="FFFFFF"/>
                <w:spacing w:val="2"/>
                <w:sz w:val="28"/>
                <w:szCs w:val="28"/>
                <w:lang w:eastAsia="en-IN"/>
              </w:rPr>
            </w:pPr>
            <w:r w:rsidRPr="00D25624">
              <w:rPr>
                <w:rFonts w:ascii="Arial" w:eastAsia="Times New Roman" w:hAnsi="Arial" w:cs="Arial"/>
                <w:color w:val="FFFFFF"/>
                <w:spacing w:val="2"/>
                <w:sz w:val="28"/>
                <w:szCs w:val="28"/>
                <w:lang w:eastAsia="en-IN"/>
              </w:rPr>
              <w:t>S.No.</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0C343731" w14:textId="77777777" w:rsidR="00D25624" w:rsidRPr="00D25624" w:rsidRDefault="00D25624" w:rsidP="00D25624">
            <w:pPr>
              <w:spacing w:after="0" w:line="240" w:lineRule="auto"/>
              <w:rPr>
                <w:rFonts w:ascii="Arial" w:eastAsia="Times New Roman" w:hAnsi="Arial" w:cs="Arial"/>
                <w:color w:val="FFFFFF"/>
                <w:spacing w:val="2"/>
                <w:sz w:val="28"/>
                <w:szCs w:val="28"/>
                <w:lang w:eastAsia="en-IN"/>
              </w:rPr>
            </w:pPr>
            <w:r w:rsidRPr="00D25624">
              <w:rPr>
                <w:rFonts w:ascii="Arial" w:eastAsia="Times New Roman" w:hAnsi="Arial" w:cs="Arial"/>
                <w:b/>
                <w:bCs/>
                <w:color w:val="FFFFFF"/>
                <w:spacing w:val="2"/>
                <w:sz w:val="28"/>
                <w:szCs w:val="28"/>
                <w:bdr w:val="none" w:sz="0" w:space="0" w:color="auto" w:frame="1"/>
                <w:lang w:eastAsia="en-IN"/>
              </w:rPr>
              <w:t>Separate Chaining</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4A35FF63" w14:textId="77777777" w:rsidR="00D25624" w:rsidRPr="00D25624" w:rsidRDefault="00D25624" w:rsidP="00D25624">
            <w:pPr>
              <w:spacing w:after="0" w:line="240" w:lineRule="auto"/>
              <w:rPr>
                <w:rFonts w:ascii="Arial" w:eastAsia="Times New Roman" w:hAnsi="Arial" w:cs="Arial"/>
                <w:color w:val="FFFFFF"/>
                <w:spacing w:val="2"/>
                <w:sz w:val="28"/>
                <w:szCs w:val="28"/>
                <w:lang w:eastAsia="en-IN"/>
              </w:rPr>
            </w:pPr>
            <w:r w:rsidRPr="00D25624">
              <w:rPr>
                <w:rFonts w:ascii="Arial" w:eastAsia="Times New Roman" w:hAnsi="Arial" w:cs="Arial"/>
                <w:b/>
                <w:bCs/>
                <w:color w:val="FFFFFF"/>
                <w:spacing w:val="2"/>
                <w:sz w:val="28"/>
                <w:szCs w:val="28"/>
                <w:bdr w:val="none" w:sz="0" w:space="0" w:color="auto" w:frame="1"/>
                <w:lang w:eastAsia="en-IN"/>
              </w:rPr>
              <w:t>Open Addressing</w:t>
            </w:r>
          </w:p>
        </w:tc>
      </w:tr>
      <w:tr w:rsidR="00D25624" w:rsidRPr="00D25624" w14:paraId="25524A93" w14:textId="77777777" w:rsidTr="00D2562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0FEF3F6"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FE21B93"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Chaining is Simpler to implement.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048D64F"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Open Addressing requires more computation.</w:t>
            </w:r>
          </w:p>
        </w:tc>
      </w:tr>
      <w:tr w:rsidR="00D25624" w:rsidRPr="00D25624" w14:paraId="5BC6423E" w14:textId="77777777" w:rsidTr="00D2562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103B3E1"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618ADB5"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In chaining, Hash table never fills up, we can always add more elements to chain.</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BCCD2F7"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In open addressing, table may become full.</w:t>
            </w:r>
          </w:p>
        </w:tc>
      </w:tr>
      <w:tr w:rsidR="00D25624" w:rsidRPr="00D25624" w14:paraId="69F1DA41" w14:textId="77777777" w:rsidTr="00D2562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FE82FAB"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979A995"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Chaining is Less sensitive to the hash function or load factors.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B6B99A2"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Open addressing requires extra care to avoid clustering and load factor.</w:t>
            </w:r>
          </w:p>
        </w:tc>
      </w:tr>
      <w:tr w:rsidR="00D25624" w:rsidRPr="00D25624" w14:paraId="2B507738" w14:textId="77777777" w:rsidTr="00D2562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E4ED9EF"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20B9C5D"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Chaining is mostly used when it is unknown how many and how frequently keys may be inserted or deleted.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27A5D0D"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Open addressing is used when the frequency and number of keys is known.</w:t>
            </w:r>
          </w:p>
        </w:tc>
      </w:tr>
      <w:tr w:rsidR="00D25624" w:rsidRPr="00D25624" w14:paraId="25479D41" w14:textId="77777777" w:rsidTr="00D2562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8FA5B5D"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78FDC38"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Cache performance of chaining is not good as keys are stored using linked list.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5003D96"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Open addressing provides better cache performance as everything is stored in the same table.</w:t>
            </w:r>
          </w:p>
        </w:tc>
      </w:tr>
      <w:tr w:rsidR="00D25624" w:rsidRPr="00D25624" w14:paraId="2B31877D" w14:textId="77777777" w:rsidTr="00D2562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7688088"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F17CAE9"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Wastage of Space (Some Parts of hash table in chaining are never used).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ECFF688"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In Open addressing, a slot can be used even if an input doesn’t map to it.</w:t>
            </w:r>
          </w:p>
        </w:tc>
      </w:tr>
      <w:tr w:rsidR="00D25624" w:rsidRPr="00D25624" w14:paraId="64F361AD" w14:textId="77777777" w:rsidTr="00D2562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6279636"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7BA5A40"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Chaining uses extra space for links.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32531C7" w14:textId="77777777" w:rsidR="00D25624" w:rsidRPr="00D25624" w:rsidRDefault="00D25624" w:rsidP="00D25624">
            <w:pPr>
              <w:spacing w:after="0" w:line="240" w:lineRule="auto"/>
              <w:rPr>
                <w:rFonts w:ascii="Arial" w:eastAsia="Times New Roman" w:hAnsi="Arial" w:cs="Arial"/>
                <w:color w:val="FFFFFF"/>
                <w:spacing w:val="2"/>
                <w:sz w:val="25"/>
                <w:szCs w:val="25"/>
                <w:lang w:eastAsia="en-IN"/>
              </w:rPr>
            </w:pPr>
            <w:r w:rsidRPr="00D25624">
              <w:rPr>
                <w:rFonts w:ascii="Arial" w:eastAsia="Times New Roman" w:hAnsi="Arial" w:cs="Arial"/>
                <w:color w:val="FFFFFF"/>
                <w:spacing w:val="2"/>
                <w:sz w:val="25"/>
                <w:szCs w:val="25"/>
                <w:lang w:eastAsia="en-IN"/>
              </w:rPr>
              <w:t>No links in Open addressing</w:t>
            </w:r>
          </w:p>
        </w:tc>
      </w:tr>
    </w:tbl>
    <w:p w14:paraId="3E01AEAD" w14:textId="761BAB76" w:rsidR="00D25624" w:rsidRPr="00DC622D" w:rsidRDefault="00D25624" w:rsidP="00DC622D">
      <w:r w:rsidRPr="00DC622D">
        <w:rPr>
          <w:b/>
        </w:rPr>
        <w:lastRenderedPageBreak/>
        <w:t>Open Addressing</w:t>
      </w:r>
      <w:r w:rsidR="00DC622D">
        <w:rPr>
          <w:b/>
        </w:rPr>
        <w:t xml:space="preserve"> or Linear Probing</w:t>
      </w:r>
      <w:r w:rsidRPr="00DC622D">
        <w:t> </w:t>
      </w:r>
      <w:r w:rsidR="00DC622D">
        <w:t>:</w:t>
      </w:r>
      <w:r w:rsidRPr="00DC622D">
        <w:br/>
        <w:t>Like separate chaining, open addressing is a method for handling collisions. In Open Addressing, all elements are stored in the hash table itself. So at any point, the size of the table must be greater than or equal to the total number of keys (Note that we can increase table size by copying old data if needed). </w:t>
      </w:r>
    </w:p>
    <w:p w14:paraId="75386256" w14:textId="0047D24A" w:rsidR="00D25624" w:rsidRPr="00D25624" w:rsidRDefault="00D25624" w:rsidP="00D25624">
      <w:r w:rsidRPr="00DC622D">
        <w:rPr>
          <w:b/>
        </w:rPr>
        <w:t>Insert</w:t>
      </w:r>
      <w:r w:rsidRPr="00D25624">
        <w:t>(k): Keep probing until an empty slot is found. Once an empty slot is found, insert k. </w:t>
      </w:r>
    </w:p>
    <w:p w14:paraId="0F216A1E" w14:textId="77777777" w:rsidR="00D25624" w:rsidRPr="00D25624" w:rsidRDefault="00D25624" w:rsidP="00D25624">
      <w:r w:rsidRPr="00DC622D">
        <w:rPr>
          <w:b/>
        </w:rPr>
        <w:t>Search</w:t>
      </w:r>
      <w:r w:rsidRPr="00D25624">
        <w:t>(k): Keep probing until slot’s key doesn’t become equal to k or an empty slot is reached. </w:t>
      </w:r>
    </w:p>
    <w:p w14:paraId="0FF0B188" w14:textId="77777777" w:rsidR="00D25624" w:rsidRPr="00D25624" w:rsidRDefault="00D25624" w:rsidP="00D25624">
      <w:r w:rsidRPr="00DC622D">
        <w:rPr>
          <w:b/>
        </w:rPr>
        <w:t>Delete</w:t>
      </w:r>
      <w:r w:rsidRPr="00D25624">
        <w:t>(k): Delete operation is interesting. If we simply delete a key, then the search may fail. So slots of deleted keys are marked specially as “deleted”. </w:t>
      </w:r>
      <w:r w:rsidRPr="00D25624">
        <w:br/>
        <w:t>The insert can insert an item in a deleted slot, but the search doesn’t stop at a deleted slot. </w:t>
      </w:r>
    </w:p>
    <w:p w14:paraId="1FD75D77" w14:textId="77777777" w:rsidR="00D25624" w:rsidRPr="00D25624" w:rsidRDefault="00D25624" w:rsidP="00D25624">
      <w:r w:rsidRPr="00D25624">
        <w:t>Open Addressing is done in the following ways: </w:t>
      </w:r>
    </w:p>
    <w:p w14:paraId="24295468" w14:textId="77777777" w:rsidR="00D25624" w:rsidRPr="00D25624" w:rsidRDefault="00D25624" w:rsidP="00D25624">
      <w:r w:rsidRPr="00D25624">
        <w:t xml:space="preserve">a) </w:t>
      </w:r>
      <w:r w:rsidRPr="00DC622D">
        <w:rPr>
          <w:b/>
        </w:rPr>
        <w:t>Linear Probing:</w:t>
      </w:r>
      <w:r w:rsidRPr="00D25624">
        <w:t> In linear probing, we linearly probe for next slot. For example, the typical gap between two probes is 1 as seen in the example below. </w:t>
      </w:r>
      <w:r w:rsidRPr="00D25624">
        <w:br/>
        <w:t>Let hash(x) be the slot index computed using a hash function and S be the table size </w:t>
      </w:r>
    </w:p>
    <w:p w14:paraId="6097D9C5" w14:textId="77777777" w:rsidR="00D25624" w:rsidRPr="00D25624" w:rsidRDefault="00D25624" w:rsidP="00D25624">
      <w:r w:rsidRPr="00D25624">
        <w:t>If slot hash(x) % S is full, then we try (hash(x) + 1) % S</w:t>
      </w:r>
    </w:p>
    <w:p w14:paraId="3C8A390D" w14:textId="77777777" w:rsidR="00D25624" w:rsidRPr="00D25624" w:rsidRDefault="00D25624" w:rsidP="00D25624">
      <w:r w:rsidRPr="00D25624">
        <w:t>If (hash(x) + 1) % S is also full, then we try (hash(x) + 2) % S</w:t>
      </w:r>
    </w:p>
    <w:p w14:paraId="1DBB8370" w14:textId="77777777" w:rsidR="00D25624" w:rsidRPr="00D25624" w:rsidRDefault="00D25624" w:rsidP="00D25624">
      <w:r w:rsidRPr="00D25624">
        <w:t xml:space="preserve">If (hash(x) + 2) % S is also full, then we try (hash(x) + 3) % S </w:t>
      </w:r>
    </w:p>
    <w:p w14:paraId="3DAE1FC0" w14:textId="77777777" w:rsidR="00D25624" w:rsidRPr="00D25624" w:rsidRDefault="00D25624" w:rsidP="00D25624">
      <w:r w:rsidRPr="00D25624">
        <w:t>..................................................</w:t>
      </w:r>
    </w:p>
    <w:p w14:paraId="5C04EE34" w14:textId="77777777" w:rsidR="00D25624" w:rsidRPr="00D25624" w:rsidRDefault="00D25624" w:rsidP="00D25624">
      <w:r w:rsidRPr="00D25624">
        <w:t>..................................................</w:t>
      </w:r>
    </w:p>
    <w:p w14:paraId="4433187B" w14:textId="77777777" w:rsidR="00D25624" w:rsidRPr="00D25624" w:rsidRDefault="00D25624" w:rsidP="00D25624">
      <w:r w:rsidRPr="00D25624">
        <w:t>Let us consider a simple hash function as “key mod 7” and a sequence of keys as 50, 700, 76, 85, 92, 73, 101. </w:t>
      </w:r>
    </w:p>
    <w:p w14:paraId="773F0D7B" w14:textId="2EC150B7" w:rsidR="00D25624" w:rsidRPr="00D25624" w:rsidRDefault="00D25624" w:rsidP="00D25624">
      <w:r w:rsidRPr="00D25624">
        <w:rPr>
          <w:noProof/>
        </w:rPr>
        <w:drawing>
          <wp:inline distT="0" distB="0" distL="0" distR="0" wp14:anchorId="23E51B8C" wp14:editId="6B50D380">
            <wp:extent cx="3076161" cy="1887855"/>
            <wp:effectExtent l="0" t="0" r="0" b="0"/>
            <wp:docPr id="14" name="Picture 14" descr="openAddressi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penAddressi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6247" cy="1900182"/>
                    </a:xfrm>
                    <a:prstGeom prst="rect">
                      <a:avLst/>
                    </a:prstGeom>
                    <a:noFill/>
                    <a:ln>
                      <a:noFill/>
                    </a:ln>
                  </pic:spPr>
                </pic:pic>
              </a:graphicData>
            </a:graphic>
          </wp:inline>
        </w:drawing>
      </w:r>
    </w:p>
    <w:p w14:paraId="70A97DCE" w14:textId="77777777" w:rsidR="00C376C8" w:rsidRPr="00D25624" w:rsidRDefault="00C376C8" w:rsidP="00D25624"/>
    <w:p w14:paraId="56D634FB" w14:textId="77777777" w:rsidR="00C376C8" w:rsidRDefault="00C376C8" w:rsidP="003D7022"/>
    <w:p w14:paraId="1E398F72" w14:textId="314C4A96" w:rsidR="003D7022" w:rsidRDefault="003D7022" w:rsidP="003D7022">
      <w:r>
        <w:t xml:space="preserve">Collection </w:t>
      </w:r>
      <w:proofErr w:type="spellStart"/>
      <w:r>
        <w:t>leftout</w:t>
      </w:r>
      <w:proofErr w:type="spellEnd"/>
      <w:r>
        <w:t>:</w:t>
      </w:r>
    </w:p>
    <w:p w14:paraId="2140BCB7" w14:textId="77777777" w:rsidR="003D7022" w:rsidRPr="008E1A24" w:rsidRDefault="003D7022" w:rsidP="003D7022">
      <w:pPr>
        <w:rPr>
          <w:b/>
        </w:rPr>
      </w:pPr>
      <w:r w:rsidRPr="008E1A24">
        <w:rPr>
          <w:b/>
        </w:rPr>
        <w:t xml:space="preserve">1)java </w:t>
      </w:r>
      <w:proofErr w:type="spellStart"/>
      <w:r w:rsidRPr="008E1A24">
        <w:rPr>
          <w:b/>
        </w:rPr>
        <w:t>Hashset</w:t>
      </w:r>
      <w:proofErr w:type="spellEnd"/>
    </w:p>
    <w:p w14:paraId="4B948A14" w14:textId="77777777" w:rsidR="003D7022" w:rsidRPr="008E1A24" w:rsidRDefault="003D7022" w:rsidP="003D7022">
      <w:pPr>
        <w:rPr>
          <w:b/>
        </w:rPr>
      </w:pPr>
      <w:r w:rsidRPr="008E1A24">
        <w:rPr>
          <w:b/>
        </w:rPr>
        <w:t>2)Java Map Interface</w:t>
      </w:r>
    </w:p>
    <w:p w14:paraId="1C81F3B0" w14:textId="77777777" w:rsidR="003D7022" w:rsidRPr="008E1A24" w:rsidRDefault="003D7022" w:rsidP="003D7022">
      <w:pPr>
        <w:rPr>
          <w:b/>
        </w:rPr>
      </w:pPr>
      <w:r w:rsidRPr="008E1A24">
        <w:rPr>
          <w:b/>
        </w:rPr>
        <w:t>3) Java HashMap</w:t>
      </w:r>
    </w:p>
    <w:p w14:paraId="406E7949" w14:textId="77777777" w:rsidR="003D7022" w:rsidRPr="008E1A24" w:rsidRDefault="003D7022" w:rsidP="003D7022">
      <w:pPr>
        <w:rPr>
          <w:b/>
        </w:rPr>
      </w:pPr>
      <w:r w:rsidRPr="008E1A24">
        <w:rPr>
          <w:b/>
        </w:rPr>
        <w:lastRenderedPageBreak/>
        <w:t>4)Working Of HashMap</w:t>
      </w:r>
    </w:p>
    <w:p w14:paraId="692FB0E5" w14:textId="77777777" w:rsidR="003D7022" w:rsidRDefault="003D7022" w:rsidP="003D7022">
      <w:r>
        <w:t>5)Java TreeSet</w:t>
      </w:r>
    </w:p>
    <w:p w14:paraId="65A2370D" w14:textId="77777777" w:rsidR="003D7022" w:rsidRDefault="003D7022" w:rsidP="003D7022">
      <w:r>
        <w:t>6)Java TreeMap</w:t>
      </w:r>
    </w:p>
    <w:p w14:paraId="1B26E336" w14:textId="77777777" w:rsidR="003D7022" w:rsidRPr="008E1A24" w:rsidRDefault="003D7022" w:rsidP="003D7022">
      <w:pPr>
        <w:rPr>
          <w:b/>
        </w:rPr>
      </w:pPr>
      <w:r w:rsidRPr="008E1A24">
        <w:rPr>
          <w:b/>
        </w:rPr>
        <w:t>7)Java HashTable</w:t>
      </w:r>
    </w:p>
    <w:p w14:paraId="3DE76143" w14:textId="77777777" w:rsidR="003D7022" w:rsidRPr="008E1A24" w:rsidRDefault="003D7022" w:rsidP="003D7022">
      <w:pPr>
        <w:rPr>
          <w:b/>
        </w:rPr>
      </w:pPr>
      <w:r w:rsidRPr="008E1A24">
        <w:rPr>
          <w:b/>
        </w:rPr>
        <w:t>8)HashMap vs Hash Table</w:t>
      </w:r>
    </w:p>
    <w:p w14:paraId="708B2E97" w14:textId="77777777" w:rsidR="003D7022" w:rsidRDefault="003D7022" w:rsidP="003D7022">
      <w:r>
        <w:t>9)ArrayList vs Vector</w:t>
      </w:r>
    </w:p>
    <w:p w14:paraId="26873C3C" w14:textId="77777777" w:rsidR="003D7022" w:rsidRDefault="003D7022" w:rsidP="003D7022">
      <w:r>
        <w:t xml:space="preserve">10)java Stack &amp; </w:t>
      </w:r>
      <w:proofErr w:type="spellStart"/>
      <w:r>
        <w:t>Vetor</w:t>
      </w:r>
      <w:proofErr w:type="spellEnd"/>
    </w:p>
    <w:p w14:paraId="2D1E9A7F" w14:textId="77777777" w:rsidR="003D7022" w:rsidRDefault="003D7022" w:rsidP="003D7022">
      <w:r>
        <w:t>11) Java Queue</w:t>
      </w:r>
    </w:p>
    <w:p w14:paraId="0A19C5AB" w14:textId="77777777" w:rsidR="003D7022" w:rsidRPr="008E1A24" w:rsidRDefault="003D7022" w:rsidP="003D7022">
      <w:pPr>
        <w:rPr>
          <w:b/>
        </w:rPr>
      </w:pPr>
      <w:r w:rsidRPr="008E1A24">
        <w:rPr>
          <w:b/>
        </w:rPr>
        <w:t>12)Java Concurrent HashMap</w:t>
      </w:r>
    </w:p>
    <w:p w14:paraId="19C0E832" w14:textId="7F830F2E" w:rsidR="003D7022" w:rsidRDefault="00CD5A21" w:rsidP="003D7022">
      <w:r>
        <w:t>13)priority Queue</w:t>
      </w:r>
    </w:p>
    <w:p w14:paraId="16381222" w14:textId="77777777" w:rsidR="004A22C2" w:rsidRDefault="004A22C2" w:rsidP="003D7022"/>
    <w:p w14:paraId="30A94C7B" w14:textId="3AB1B71D" w:rsidR="00974A02" w:rsidRDefault="00974A02" w:rsidP="003D7022">
      <w:pPr>
        <w:rPr>
          <w:b/>
          <w:color w:val="FF6600"/>
          <w:sz w:val="32"/>
          <w:szCs w:val="32"/>
        </w:rPr>
      </w:pPr>
      <w:r>
        <w:rPr>
          <w:b/>
          <w:color w:val="FF6600"/>
          <w:sz w:val="32"/>
          <w:szCs w:val="32"/>
        </w:rPr>
        <w:t>Collection SET Interface</w:t>
      </w:r>
      <w:r w:rsidR="003B7771">
        <w:rPr>
          <w:b/>
          <w:color w:val="FF6600"/>
          <w:sz w:val="32"/>
          <w:szCs w:val="32"/>
        </w:rPr>
        <w:t>:</w:t>
      </w:r>
    </w:p>
    <w:p w14:paraId="2AB3A02E" w14:textId="3C2C5AFA" w:rsidR="00126162" w:rsidRPr="00126162" w:rsidRDefault="00A33E78" w:rsidP="00126162">
      <w:r w:rsidRPr="00A33E78">
        <w:rPr>
          <w:b/>
        </w:rPr>
        <w:t>DEFINATION:</w:t>
      </w:r>
      <w:r>
        <w:t xml:space="preserve"> </w:t>
      </w:r>
      <w:r w:rsidR="00126162" w:rsidRPr="00126162">
        <w:t>The set interface is present in </w:t>
      </w:r>
      <w:hyperlink r:id="rId45" w:history="1">
        <w:r w:rsidR="00126162" w:rsidRPr="00126162">
          <w:rPr>
            <w:rStyle w:val="Hyperlink"/>
          </w:rPr>
          <w:t>java.util</w:t>
        </w:r>
      </w:hyperlink>
      <w:r w:rsidR="00126162" w:rsidRPr="00126162">
        <w:t> package and extends the </w:t>
      </w:r>
      <w:hyperlink r:id="rId46" w:history="1">
        <w:r w:rsidR="00126162" w:rsidRPr="00126162">
          <w:rPr>
            <w:rStyle w:val="Hyperlink"/>
          </w:rPr>
          <w:t>Collection interface</w:t>
        </w:r>
      </w:hyperlink>
      <w:r w:rsidR="00126162" w:rsidRPr="00126162">
        <w:t> is an unordered collection of objects in which duplicate values cannot be stored. It is an interface that implements the mathematical set. This interface contains the methods inherited from the Collection interface and adds a feature that restricts the insertion of the duplicate elements.</w:t>
      </w:r>
    </w:p>
    <w:p w14:paraId="47C1A778" w14:textId="26F5470E" w:rsidR="00974A02" w:rsidRDefault="00D776F3" w:rsidP="00974A02">
      <w:r>
        <w:t>Doesn’t</w:t>
      </w:r>
      <w:r w:rsidR="00974A02">
        <w:t xml:space="preserve"> maintain any insertion order.</w:t>
      </w:r>
    </w:p>
    <w:p w14:paraId="6B427830" w14:textId="33056EA5" w:rsidR="00974A02" w:rsidRDefault="00974A02" w:rsidP="00974A02">
      <w:r>
        <w:t>Cannot contain duplicate values.</w:t>
      </w:r>
    </w:p>
    <w:p w14:paraId="654C5DA6" w14:textId="77777777" w:rsidR="00126162" w:rsidRPr="00126162" w:rsidRDefault="00126162" w:rsidP="00126162">
      <w:pPr>
        <w:pStyle w:val="NoSpacing"/>
      </w:pPr>
      <w:r w:rsidRPr="00126162">
        <w:t>After the introduction of </w:t>
      </w:r>
      <w:hyperlink r:id="rId47" w:history="1">
        <w:r w:rsidRPr="00126162">
          <w:rPr>
            <w:rStyle w:val="Hyperlink"/>
          </w:rPr>
          <w:t>Generics</w:t>
        </w:r>
      </w:hyperlink>
      <w:r w:rsidRPr="00126162">
        <w:t> in Java 1.5, it is possible to restrict the type of object that can be stored in the Set. Since Set is an interface, it can be used only with a class that implements this interface. HashSet is one of the widely used classes which implements the Set interface. Now, let’s see how to perform a few frequently used operations on the HashSet. We are going to perform the following operations as follows:</w:t>
      </w:r>
    </w:p>
    <w:p w14:paraId="3DB18E29" w14:textId="77777777" w:rsidR="00126162" w:rsidRPr="00126162" w:rsidRDefault="00126162" w:rsidP="006865E1">
      <w:pPr>
        <w:pStyle w:val="NoSpacing"/>
        <w:numPr>
          <w:ilvl w:val="0"/>
          <w:numId w:val="56"/>
        </w:numPr>
      </w:pPr>
      <w:r w:rsidRPr="00126162">
        <w:t>Adding elements</w:t>
      </w:r>
    </w:p>
    <w:p w14:paraId="5FA7811A" w14:textId="77777777" w:rsidR="00126162" w:rsidRPr="00126162" w:rsidRDefault="00126162" w:rsidP="006865E1">
      <w:pPr>
        <w:pStyle w:val="NoSpacing"/>
        <w:numPr>
          <w:ilvl w:val="0"/>
          <w:numId w:val="56"/>
        </w:numPr>
      </w:pPr>
      <w:r w:rsidRPr="00126162">
        <w:t>Accessing elements</w:t>
      </w:r>
    </w:p>
    <w:p w14:paraId="3810A3DA" w14:textId="77777777" w:rsidR="00126162" w:rsidRPr="00126162" w:rsidRDefault="00126162" w:rsidP="006865E1">
      <w:pPr>
        <w:pStyle w:val="NoSpacing"/>
        <w:numPr>
          <w:ilvl w:val="0"/>
          <w:numId w:val="56"/>
        </w:numPr>
      </w:pPr>
      <w:r w:rsidRPr="00126162">
        <w:t>Removing elements</w:t>
      </w:r>
    </w:p>
    <w:p w14:paraId="716AC120" w14:textId="77777777" w:rsidR="00126162" w:rsidRPr="00126162" w:rsidRDefault="00126162" w:rsidP="006865E1">
      <w:pPr>
        <w:pStyle w:val="NoSpacing"/>
        <w:numPr>
          <w:ilvl w:val="0"/>
          <w:numId w:val="56"/>
        </w:numPr>
      </w:pPr>
      <w:r w:rsidRPr="00126162">
        <w:t>Iterating elements</w:t>
      </w:r>
    </w:p>
    <w:p w14:paraId="277FEE26" w14:textId="77777777" w:rsidR="00126162" w:rsidRPr="00126162" w:rsidRDefault="00126162" w:rsidP="006865E1">
      <w:pPr>
        <w:pStyle w:val="NoSpacing"/>
        <w:numPr>
          <w:ilvl w:val="0"/>
          <w:numId w:val="56"/>
        </w:numPr>
      </w:pPr>
      <w:r w:rsidRPr="00126162">
        <w:t>Iterating through Set</w:t>
      </w:r>
    </w:p>
    <w:tbl>
      <w:tblPr>
        <w:tblW w:w="0" w:type="auto"/>
        <w:shd w:val="clear" w:color="auto" w:fill="131417"/>
        <w:tblCellMar>
          <w:left w:w="0" w:type="dxa"/>
          <w:right w:w="0" w:type="dxa"/>
        </w:tblCellMar>
        <w:tblLook w:val="04A0" w:firstRow="1" w:lastRow="0" w:firstColumn="1" w:lastColumn="0" w:noHBand="0" w:noVBand="1"/>
      </w:tblPr>
      <w:tblGrid>
        <w:gridCol w:w="2106"/>
        <w:gridCol w:w="6920"/>
      </w:tblGrid>
      <w:tr w:rsidR="00126162" w:rsidRPr="00126162" w14:paraId="19052B4D" w14:textId="77777777" w:rsidTr="00126162">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0FA800DD" w14:textId="77777777" w:rsidR="00126162" w:rsidRPr="00126162" w:rsidRDefault="00126162" w:rsidP="00126162">
            <w:pPr>
              <w:pStyle w:val="NoSpacing"/>
              <w:rPr>
                <w:sz w:val="20"/>
                <w:szCs w:val="20"/>
              </w:rPr>
            </w:pPr>
            <w:r w:rsidRPr="00126162">
              <w:rPr>
                <w:sz w:val="20"/>
                <w:szCs w:val="20"/>
              </w:rPr>
              <w:t>Method</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B35C64C" w14:textId="77777777" w:rsidR="00126162" w:rsidRPr="00126162" w:rsidRDefault="00126162" w:rsidP="00126162">
            <w:pPr>
              <w:pStyle w:val="NoSpacing"/>
              <w:rPr>
                <w:sz w:val="20"/>
                <w:szCs w:val="20"/>
              </w:rPr>
            </w:pPr>
            <w:r w:rsidRPr="00126162">
              <w:rPr>
                <w:sz w:val="20"/>
                <w:szCs w:val="20"/>
              </w:rPr>
              <w:t>Description</w:t>
            </w:r>
          </w:p>
        </w:tc>
      </w:tr>
      <w:tr w:rsidR="00126162" w:rsidRPr="00126162" w14:paraId="0A694C85"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65AECB4" w14:textId="77777777" w:rsidR="00126162" w:rsidRPr="00751621" w:rsidRDefault="00A11792" w:rsidP="00126162">
            <w:pPr>
              <w:pStyle w:val="NoSpacing"/>
              <w:rPr>
                <w:color w:val="F4B083" w:themeColor="accent2" w:themeTint="99"/>
                <w:sz w:val="20"/>
                <w:szCs w:val="20"/>
              </w:rPr>
            </w:pPr>
            <w:hyperlink r:id="rId48" w:history="1">
              <w:r w:rsidR="00126162" w:rsidRPr="00751621">
                <w:rPr>
                  <w:rStyle w:val="Hyperlink"/>
                  <w:color w:val="F4B083" w:themeColor="accent2" w:themeTint="99"/>
                  <w:sz w:val="20"/>
                  <w:szCs w:val="20"/>
                </w:rPr>
                <w:t>add(element)</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937BD63" w14:textId="77777777" w:rsidR="00126162" w:rsidRPr="00126162" w:rsidRDefault="00126162" w:rsidP="00126162">
            <w:pPr>
              <w:pStyle w:val="NoSpacing"/>
              <w:rPr>
                <w:sz w:val="20"/>
                <w:szCs w:val="20"/>
              </w:rPr>
            </w:pPr>
            <w:r w:rsidRPr="00126162">
              <w:rPr>
                <w:sz w:val="20"/>
                <w:szCs w:val="20"/>
              </w:rPr>
              <w:t>This method is used to add a specific element to the set. The function adds the element only if the specified element is not already present in the set else the function returns False if the element is already present in the Set.</w:t>
            </w:r>
          </w:p>
        </w:tc>
      </w:tr>
      <w:tr w:rsidR="00126162" w:rsidRPr="00126162" w14:paraId="1483865F"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4A93DB9" w14:textId="77777777" w:rsidR="00126162" w:rsidRPr="00751621" w:rsidRDefault="00A11792" w:rsidP="00126162">
            <w:pPr>
              <w:pStyle w:val="NoSpacing"/>
              <w:rPr>
                <w:color w:val="F4B083" w:themeColor="accent2" w:themeTint="99"/>
                <w:sz w:val="20"/>
                <w:szCs w:val="20"/>
              </w:rPr>
            </w:pPr>
            <w:hyperlink r:id="rId49" w:history="1">
              <w:proofErr w:type="spellStart"/>
              <w:r w:rsidR="00126162" w:rsidRPr="00751621">
                <w:rPr>
                  <w:rStyle w:val="Hyperlink"/>
                  <w:color w:val="F4B083" w:themeColor="accent2" w:themeTint="99"/>
                  <w:sz w:val="20"/>
                  <w:szCs w:val="20"/>
                </w:rPr>
                <w:t>addAll</w:t>
              </w:r>
              <w:proofErr w:type="spellEnd"/>
              <w:r w:rsidR="00126162" w:rsidRPr="00751621">
                <w:rPr>
                  <w:rStyle w:val="Hyperlink"/>
                  <w:color w:val="F4B083" w:themeColor="accent2" w:themeTint="99"/>
                  <w:sz w:val="20"/>
                  <w:szCs w:val="20"/>
                </w:rPr>
                <w:t>(collection)</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BB1868B" w14:textId="77777777" w:rsidR="00126162" w:rsidRPr="00126162" w:rsidRDefault="00126162" w:rsidP="00126162">
            <w:pPr>
              <w:pStyle w:val="NoSpacing"/>
              <w:rPr>
                <w:sz w:val="20"/>
                <w:szCs w:val="20"/>
              </w:rPr>
            </w:pPr>
            <w:r w:rsidRPr="00126162">
              <w:rPr>
                <w:sz w:val="20"/>
                <w:szCs w:val="20"/>
              </w:rPr>
              <w:t>This method is used to append all of the elements from the mentioned collection to the existing set. The elements are added randomly without following any specific order.</w:t>
            </w:r>
          </w:p>
        </w:tc>
      </w:tr>
      <w:tr w:rsidR="00126162" w:rsidRPr="00126162" w14:paraId="39FEFB08"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4C6B85D" w14:textId="77777777" w:rsidR="00126162" w:rsidRPr="00751621" w:rsidRDefault="00A11792" w:rsidP="00126162">
            <w:pPr>
              <w:pStyle w:val="NoSpacing"/>
              <w:rPr>
                <w:color w:val="F4B083" w:themeColor="accent2" w:themeTint="99"/>
                <w:sz w:val="20"/>
                <w:szCs w:val="20"/>
              </w:rPr>
            </w:pPr>
            <w:hyperlink r:id="rId50" w:history="1">
              <w:r w:rsidR="00126162" w:rsidRPr="00751621">
                <w:rPr>
                  <w:rStyle w:val="Hyperlink"/>
                  <w:color w:val="F4B083" w:themeColor="accent2" w:themeTint="99"/>
                  <w:sz w:val="20"/>
                  <w:szCs w:val="20"/>
                </w:rPr>
                <w:t>clear()</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69B9710" w14:textId="77777777" w:rsidR="00126162" w:rsidRPr="00126162" w:rsidRDefault="00126162" w:rsidP="00126162">
            <w:pPr>
              <w:pStyle w:val="NoSpacing"/>
              <w:rPr>
                <w:sz w:val="20"/>
                <w:szCs w:val="20"/>
              </w:rPr>
            </w:pPr>
            <w:r w:rsidRPr="00126162">
              <w:rPr>
                <w:sz w:val="20"/>
                <w:szCs w:val="20"/>
              </w:rPr>
              <w:t>This method is used to remove all the elements from the set but not delete the set. The reference for the set still exists.</w:t>
            </w:r>
          </w:p>
        </w:tc>
      </w:tr>
      <w:tr w:rsidR="00126162" w:rsidRPr="00126162" w14:paraId="20D4034C"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5F140EB" w14:textId="77777777" w:rsidR="00126162" w:rsidRPr="00751621" w:rsidRDefault="00A11792" w:rsidP="00126162">
            <w:pPr>
              <w:pStyle w:val="NoSpacing"/>
              <w:rPr>
                <w:color w:val="F4B083" w:themeColor="accent2" w:themeTint="99"/>
                <w:sz w:val="20"/>
                <w:szCs w:val="20"/>
              </w:rPr>
            </w:pPr>
            <w:hyperlink r:id="rId51" w:history="1">
              <w:r w:rsidR="00126162" w:rsidRPr="00751621">
                <w:rPr>
                  <w:rStyle w:val="Hyperlink"/>
                  <w:color w:val="F4B083" w:themeColor="accent2" w:themeTint="99"/>
                  <w:sz w:val="20"/>
                  <w:szCs w:val="20"/>
                </w:rPr>
                <w:t>contains(element)</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3543723" w14:textId="77777777" w:rsidR="00126162" w:rsidRPr="00126162" w:rsidRDefault="00126162" w:rsidP="00126162">
            <w:pPr>
              <w:pStyle w:val="NoSpacing"/>
              <w:rPr>
                <w:sz w:val="20"/>
                <w:szCs w:val="20"/>
              </w:rPr>
            </w:pPr>
            <w:r w:rsidRPr="00126162">
              <w:rPr>
                <w:sz w:val="20"/>
                <w:szCs w:val="20"/>
              </w:rPr>
              <w:t>This method is used to check whether a specific element is present in the Set or not.</w:t>
            </w:r>
          </w:p>
        </w:tc>
      </w:tr>
      <w:tr w:rsidR="00126162" w:rsidRPr="00126162" w14:paraId="23F29160"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08F3C53" w14:textId="77777777" w:rsidR="00126162" w:rsidRPr="00751621" w:rsidRDefault="00A11792" w:rsidP="00126162">
            <w:pPr>
              <w:pStyle w:val="NoSpacing"/>
              <w:rPr>
                <w:color w:val="F4B083" w:themeColor="accent2" w:themeTint="99"/>
                <w:sz w:val="20"/>
                <w:szCs w:val="20"/>
              </w:rPr>
            </w:pPr>
            <w:hyperlink r:id="rId52" w:history="1">
              <w:proofErr w:type="spellStart"/>
              <w:r w:rsidR="00126162" w:rsidRPr="00751621">
                <w:rPr>
                  <w:rStyle w:val="Hyperlink"/>
                  <w:color w:val="F4B083" w:themeColor="accent2" w:themeTint="99"/>
                  <w:sz w:val="20"/>
                  <w:szCs w:val="20"/>
                </w:rPr>
                <w:t>containsAll</w:t>
              </w:r>
              <w:proofErr w:type="spellEnd"/>
              <w:r w:rsidR="00126162" w:rsidRPr="00751621">
                <w:rPr>
                  <w:rStyle w:val="Hyperlink"/>
                  <w:color w:val="F4B083" w:themeColor="accent2" w:themeTint="99"/>
                  <w:sz w:val="20"/>
                  <w:szCs w:val="20"/>
                </w:rPr>
                <w:t>(collection)</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209FB18" w14:textId="77777777" w:rsidR="00126162" w:rsidRPr="00126162" w:rsidRDefault="00126162" w:rsidP="00126162">
            <w:pPr>
              <w:pStyle w:val="NoSpacing"/>
              <w:rPr>
                <w:sz w:val="20"/>
                <w:szCs w:val="20"/>
              </w:rPr>
            </w:pPr>
            <w:r w:rsidRPr="00126162">
              <w:rPr>
                <w:sz w:val="20"/>
                <w:szCs w:val="20"/>
              </w:rPr>
              <w:t>This method is used to check whether the set contains all the elements present in the given collection or not. This method returns true if the set contains all the elements and returns false if any of the elements are missing.</w:t>
            </w:r>
          </w:p>
        </w:tc>
      </w:tr>
      <w:tr w:rsidR="00126162" w:rsidRPr="00126162" w14:paraId="4BD3EDD0"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BBFE40F" w14:textId="77777777" w:rsidR="00126162" w:rsidRPr="00751621" w:rsidRDefault="00A11792" w:rsidP="00126162">
            <w:pPr>
              <w:pStyle w:val="NoSpacing"/>
              <w:rPr>
                <w:color w:val="F4B083" w:themeColor="accent2" w:themeTint="99"/>
                <w:sz w:val="20"/>
                <w:szCs w:val="20"/>
              </w:rPr>
            </w:pPr>
            <w:hyperlink r:id="rId53" w:history="1">
              <w:r w:rsidR="00126162" w:rsidRPr="00751621">
                <w:rPr>
                  <w:rStyle w:val="Hyperlink"/>
                  <w:color w:val="F4B083" w:themeColor="accent2" w:themeTint="99"/>
                  <w:sz w:val="20"/>
                  <w:szCs w:val="20"/>
                </w:rPr>
                <w:t>hashCode()</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B9CDCEA" w14:textId="77777777" w:rsidR="00126162" w:rsidRPr="00126162" w:rsidRDefault="00126162" w:rsidP="00126162">
            <w:pPr>
              <w:pStyle w:val="NoSpacing"/>
              <w:rPr>
                <w:sz w:val="20"/>
                <w:szCs w:val="20"/>
              </w:rPr>
            </w:pPr>
            <w:r w:rsidRPr="00126162">
              <w:rPr>
                <w:sz w:val="20"/>
                <w:szCs w:val="20"/>
              </w:rPr>
              <w:t>This method is used to get the hashCode value for this instance of the Set. It returns an integer value which is the hashCode value for this instance of the Set.</w:t>
            </w:r>
          </w:p>
        </w:tc>
      </w:tr>
      <w:tr w:rsidR="00126162" w:rsidRPr="00126162" w14:paraId="7C0630EE"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C571CE8" w14:textId="77777777" w:rsidR="00126162" w:rsidRPr="00751621" w:rsidRDefault="00126162" w:rsidP="00126162">
            <w:pPr>
              <w:pStyle w:val="NoSpacing"/>
              <w:rPr>
                <w:color w:val="F4B083" w:themeColor="accent2" w:themeTint="99"/>
                <w:sz w:val="20"/>
                <w:szCs w:val="20"/>
              </w:rPr>
            </w:pPr>
            <w:r w:rsidRPr="00751621">
              <w:rPr>
                <w:color w:val="F4B083" w:themeColor="accent2" w:themeTint="99"/>
                <w:sz w:val="20"/>
                <w:szCs w:val="20"/>
              </w:rPr>
              <w:t>isEmpty()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4FCA9AD" w14:textId="77777777" w:rsidR="00126162" w:rsidRPr="00126162" w:rsidRDefault="00126162" w:rsidP="00126162">
            <w:pPr>
              <w:pStyle w:val="NoSpacing"/>
              <w:rPr>
                <w:sz w:val="20"/>
                <w:szCs w:val="20"/>
              </w:rPr>
            </w:pPr>
            <w:r w:rsidRPr="00126162">
              <w:rPr>
                <w:sz w:val="20"/>
                <w:szCs w:val="20"/>
              </w:rPr>
              <w:t>This method is used to check whether the set is empty or not.</w:t>
            </w:r>
          </w:p>
        </w:tc>
      </w:tr>
      <w:tr w:rsidR="00126162" w:rsidRPr="00126162" w14:paraId="3D5B843B"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490078F" w14:textId="77777777" w:rsidR="00126162" w:rsidRPr="00751621" w:rsidRDefault="00A11792" w:rsidP="00126162">
            <w:pPr>
              <w:pStyle w:val="NoSpacing"/>
              <w:rPr>
                <w:color w:val="F4B083" w:themeColor="accent2" w:themeTint="99"/>
                <w:sz w:val="20"/>
                <w:szCs w:val="20"/>
              </w:rPr>
            </w:pPr>
            <w:hyperlink r:id="rId54" w:history="1">
              <w:r w:rsidR="00126162" w:rsidRPr="00751621">
                <w:rPr>
                  <w:rStyle w:val="Hyperlink"/>
                  <w:color w:val="F4B083" w:themeColor="accent2" w:themeTint="99"/>
                  <w:sz w:val="20"/>
                  <w:szCs w:val="20"/>
                </w:rPr>
                <w:t>iterator()</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47EBE68" w14:textId="77777777" w:rsidR="00126162" w:rsidRPr="00126162" w:rsidRDefault="00126162" w:rsidP="00126162">
            <w:pPr>
              <w:pStyle w:val="NoSpacing"/>
              <w:rPr>
                <w:sz w:val="20"/>
                <w:szCs w:val="20"/>
              </w:rPr>
            </w:pPr>
            <w:r w:rsidRPr="00126162">
              <w:rPr>
                <w:sz w:val="20"/>
                <w:szCs w:val="20"/>
              </w:rPr>
              <w:t>This method is used to return the </w:t>
            </w:r>
            <w:hyperlink r:id="rId55" w:history="1">
              <w:r w:rsidRPr="00126162">
                <w:rPr>
                  <w:rStyle w:val="Hyperlink"/>
                  <w:sz w:val="20"/>
                  <w:szCs w:val="20"/>
                </w:rPr>
                <w:t>iterator</w:t>
              </w:r>
            </w:hyperlink>
            <w:r w:rsidRPr="00126162">
              <w:rPr>
                <w:sz w:val="20"/>
                <w:szCs w:val="20"/>
              </w:rPr>
              <w:t> of the set. The elements from the set are returned in a random order.</w:t>
            </w:r>
          </w:p>
        </w:tc>
      </w:tr>
      <w:tr w:rsidR="00126162" w:rsidRPr="00126162" w14:paraId="4295AB2D"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AECAD5D" w14:textId="77777777" w:rsidR="00126162" w:rsidRPr="00751621" w:rsidRDefault="00A11792" w:rsidP="00126162">
            <w:pPr>
              <w:pStyle w:val="NoSpacing"/>
              <w:rPr>
                <w:color w:val="F4B083" w:themeColor="accent2" w:themeTint="99"/>
                <w:sz w:val="20"/>
                <w:szCs w:val="20"/>
              </w:rPr>
            </w:pPr>
            <w:hyperlink r:id="rId56" w:history="1">
              <w:r w:rsidR="00126162" w:rsidRPr="00751621">
                <w:rPr>
                  <w:rStyle w:val="Hyperlink"/>
                  <w:color w:val="F4B083" w:themeColor="accent2" w:themeTint="99"/>
                  <w:sz w:val="20"/>
                  <w:szCs w:val="20"/>
                </w:rPr>
                <w:t>remove(element)</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4C3B222" w14:textId="77777777" w:rsidR="00126162" w:rsidRPr="00126162" w:rsidRDefault="00126162" w:rsidP="00126162">
            <w:pPr>
              <w:pStyle w:val="NoSpacing"/>
              <w:rPr>
                <w:sz w:val="20"/>
                <w:szCs w:val="20"/>
              </w:rPr>
            </w:pPr>
            <w:r w:rsidRPr="00126162">
              <w:rPr>
                <w:sz w:val="20"/>
                <w:szCs w:val="20"/>
              </w:rPr>
              <w:t>This method is used to remove the given element from the set. This method returns True if the specified element is present in the Set otherwise it returns False.</w:t>
            </w:r>
          </w:p>
        </w:tc>
      </w:tr>
      <w:tr w:rsidR="00126162" w:rsidRPr="00126162" w14:paraId="2121391D"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2D4BB9D" w14:textId="77777777" w:rsidR="00126162" w:rsidRPr="00751621" w:rsidRDefault="00A11792" w:rsidP="00126162">
            <w:pPr>
              <w:pStyle w:val="NoSpacing"/>
              <w:rPr>
                <w:color w:val="F4B083" w:themeColor="accent2" w:themeTint="99"/>
                <w:sz w:val="20"/>
                <w:szCs w:val="20"/>
              </w:rPr>
            </w:pPr>
            <w:hyperlink r:id="rId57" w:history="1">
              <w:proofErr w:type="spellStart"/>
              <w:r w:rsidR="00126162" w:rsidRPr="00751621">
                <w:rPr>
                  <w:rStyle w:val="Hyperlink"/>
                  <w:color w:val="F4B083" w:themeColor="accent2" w:themeTint="99"/>
                  <w:sz w:val="20"/>
                  <w:szCs w:val="20"/>
                </w:rPr>
                <w:t>removeAll</w:t>
              </w:r>
              <w:proofErr w:type="spellEnd"/>
              <w:r w:rsidR="00126162" w:rsidRPr="00751621">
                <w:rPr>
                  <w:rStyle w:val="Hyperlink"/>
                  <w:color w:val="F4B083" w:themeColor="accent2" w:themeTint="99"/>
                  <w:sz w:val="20"/>
                  <w:szCs w:val="20"/>
                </w:rPr>
                <w:t>(collection)</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62E167B" w14:textId="77777777" w:rsidR="00126162" w:rsidRPr="00126162" w:rsidRDefault="00126162" w:rsidP="00126162">
            <w:pPr>
              <w:pStyle w:val="NoSpacing"/>
              <w:rPr>
                <w:sz w:val="20"/>
                <w:szCs w:val="20"/>
              </w:rPr>
            </w:pPr>
            <w:r w:rsidRPr="00126162">
              <w:rPr>
                <w:sz w:val="20"/>
                <w:szCs w:val="20"/>
              </w:rPr>
              <w:t>This method is used to remove all the elements from the collection which are present in the set. This method returns true if this set changed as a result of the call.</w:t>
            </w:r>
          </w:p>
        </w:tc>
      </w:tr>
      <w:tr w:rsidR="00126162" w:rsidRPr="00126162" w14:paraId="5373345B"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298E282" w14:textId="77777777" w:rsidR="00126162" w:rsidRPr="00751621" w:rsidRDefault="00A11792" w:rsidP="00126162">
            <w:pPr>
              <w:pStyle w:val="NoSpacing"/>
              <w:rPr>
                <w:color w:val="F4B083" w:themeColor="accent2" w:themeTint="99"/>
                <w:sz w:val="20"/>
                <w:szCs w:val="20"/>
              </w:rPr>
            </w:pPr>
            <w:hyperlink r:id="rId58" w:history="1">
              <w:proofErr w:type="spellStart"/>
              <w:r w:rsidR="00126162" w:rsidRPr="00751621">
                <w:rPr>
                  <w:rStyle w:val="Hyperlink"/>
                  <w:color w:val="F4B083" w:themeColor="accent2" w:themeTint="99"/>
                  <w:sz w:val="20"/>
                  <w:szCs w:val="20"/>
                </w:rPr>
                <w:t>retainAll</w:t>
              </w:r>
              <w:proofErr w:type="spellEnd"/>
              <w:r w:rsidR="00126162" w:rsidRPr="00751621">
                <w:rPr>
                  <w:rStyle w:val="Hyperlink"/>
                  <w:color w:val="F4B083" w:themeColor="accent2" w:themeTint="99"/>
                  <w:sz w:val="20"/>
                  <w:szCs w:val="20"/>
                </w:rPr>
                <w:t>(collection)</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E3647F5" w14:textId="77777777" w:rsidR="00126162" w:rsidRPr="00126162" w:rsidRDefault="00126162" w:rsidP="00126162">
            <w:pPr>
              <w:pStyle w:val="NoSpacing"/>
              <w:rPr>
                <w:sz w:val="20"/>
                <w:szCs w:val="20"/>
              </w:rPr>
            </w:pPr>
            <w:r w:rsidRPr="00126162">
              <w:rPr>
                <w:sz w:val="20"/>
                <w:szCs w:val="20"/>
              </w:rPr>
              <w:t>This method is used to retain all the elements from the set which are mentioned in the given collection. This method returns true if this set changed as a result of the call.</w:t>
            </w:r>
          </w:p>
        </w:tc>
      </w:tr>
      <w:tr w:rsidR="00126162" w:rsidRPr="00126162" w14:paraId="201DABF7"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5AC634D" w14:textId="77777777" w:rsidR="00126162" w:rsidRPr="00751621" w:rsidRDefault="00A11792" w:rsidP="00126162">
            <w:pPr>
              <w:pStyle w:val="NoSpacing"/>
              <w:rPr>
                <w:color w:val="F4B083" w:themeColor="accent2" w:themeTint="99"/>
                <w:sz w:val="20"/>
                <w:szCs w:val="20"/>
              </w:rPr>
            </w:pPr>
            <w:hyperlink r:id="rId59" w:history="1">
              <w:r w:rsidR="00126162" w:rsidRPr="00751621">
                <w:rPr>
                  <w:rStyle w:val="Hyperlink"/>
                  <w:color w:val="F4B083" w:themeColor="accent2" w:themeTint="99"/>
                  <w:sz w:val="20"/>
                  <w:szCs w:val="20"/>
                </w:rPr>
                <w:t>size()</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16A2517" w14:textId="77777777" w:rsidR="00126162" w:rsidRPr="00126162" w:rsidRDefault="00126162" w:rsidP="00126162">
            <w:pPr>
              <w:pStyle w:val="NoSpacing"/>
              <w:rPr>
                <w:sz w:val="20"/>
                <w:szCs w:val="20"/>
              </w:rPr>
            </w:pPr>
            <w:r w:rsidRPr="00126162">
              <w:rPr>
                <w:sz w:val="20"/>
                <w:szCs w:val="20"/>
              </w:rPr>
              <w:t>This method is used to get the size of the set. This returns an integer value which signifies the number of elements.</w:t>
            </w:r>
          </w:p>
        </w:tc>
      </w:tr>
      <w:tr w:rsidR="00126162" w:rsidRPr="00126162" w14:paraId="0436EEF2" w14:textId="77777777" w:rsidTr="00126162">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D5AD695" w14:textId="77777777" w:rsidR="00126162" w:rsidRPr="00751621" w:rsidRDefault="00A11792" w:rsidP="00126162">
            <w:pPr>
              <w:pStyle w:val="NoSpacing"/>
              <w:rPr>
                <w:color w:val="F4B083" w:themeColor="accent2" w:themeTint="99"/>
                <w:sz w:val="20"/>
                <w:szCs w:val="20"/>
              </w:rPr>
            </w:pPr>
            <w:hyperlink r:id="rId60" w:history="1">
              <w:proofErr w:type="spellStart"/>
              <w:r w:rsidR="00126162" w:rsidRPr="00751621">
                <w:rPr>
                  <w:rStyle w:val="Hyperlink"/>
                  <w:color w:val="F4B083" w:themeColor="accent2" w:themeTint="99"/>
                  <w:sz w:val="20"/>
                  <w:szCs w:val="20"/>
                </w:rPr>
                <w:t>toArray</w:t>
              </w:r>
              <w:proofErr w:type="spellEnd"/>
              <w:r w:rsidR="00126162" w:rsidRPr="00751621">
                <w:rPr>
                  <w:rStyle w:val="Hyperlink"/>
                  <w:color w:val="F4B083" w:themeColor="accent2" w:themeTint="99"/>
                  <w:sz w:val="20"/>
                  <w:szCs w:val="20"/>
                </w:rPr>
                <w:t>()</w:t>
              </w:r>
            </w:hyperlink>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0E6E048" w14:textId="77777777" w:rsidR="00126162" w:rsidRPr="00126162" w:rsidRDefault="00126162" w:rsidP="00126162">
            <w:pPr>
              <w:pStyle w:val="NoSpacing"/>
              <w:rPr>
                <w:sz w:val="20"/>
                <w:szCs w:val="20"/>
              </w:rPr>
            </w:pPr>
            <w:r w:rsidRPr="00126162">
              <w:rPr>
                <w:sz w:val="20"/>
                <w:szCs w:val="20"/>
              </w:rPr>
              <w:t>This method is used to form an array of the same elements as that of the Set.</w:t>
            </w:r>
          </w:p>
        </w:tc>
      </w:tr>
    </w:tbl>
    <w:p w14:paraId="72727DF0" w14:textId="52118EA1" w:rsidR="00126162" w:rsidRPr="0053384E" w:rsidRDefault="00126162" w:rsidP="00974A02"/>
    <w:p w14:paraId="2EADD8E4" w14:textId="77777777" w:rsidR="0053384E" w:rsidRPr="0053384E" w:rsidRDefault="0053384E" w:rsidP="0053384E">
      <w:pPr>
        <w:spacing w:after="150" w:line="240" w:lineRule="auto"/>
        <w:jc w:val="both"/>
        <w:textAlignment w:val="baseline"/>
        <w:rPr>
          <w:rFonts w:ascii="Arial" w:eastAsia="Times New Roman" w:hAnsi="Arial" w:cs="Arial"/>
          <w:i/>
          <w:iCs/>
          <w:spacing w:val="2"/>
          <w:sz w:val="26"/>
          <w:szCs w:val="26"/>
          <w:lang w:eastAsia="en-IN"/>
        </w:rPr>
      </w:pPr>
      <w:r w:rsidRPr="0053384E">
        <w:rPr>
          <w:rFonts w:ascii="Arial" w:eastAsia="Times New Roman" w:hAnsi="Arial" w:cs="Arial"/>
          <w:i/>
          <w:iCs/>
          <w:spacing w:val="2"/>
          <w:sz w:val="26"/>
          <w:szCs w:val="26"/>
          <w:lang w:eastAsia="en-IN"/>
        </w:rPr>
        <w:t>Classes that implement the Set interface in Java Collections can be easily perceived from the image below as follows and are listed as follows:</w:t>
      </w:r>
    </w:p>
    <w:p w14:paraId="5E666596" w14:textId="77777777" w:rsidR="0053384E" w:rsidRPr="0053384E" w:rsidRDefault="0053384E" w:rsidP="006865E1">
      <w:pPr>
        <w:numPr>
          <w:ilvl w:val="0"/>
          <w:numId w:val="54"/>
        </w:numPr>
        <w:spacing w:after="0" w:line="240" w:lineRule="auto"/>
        <w:ind w:left="1080"/>
        <w:jc w:val="both"/>
        <w:textAlignment w:val="baseline"/>
        <w:rPr>
          <w:rFonts w:ascii="Arial" w:eastAsia="Times New Roman" w:hAnsi="Arial" w:cs="Arial"/>
          <w:i/>
          <w:iCs/>
          <w:spacing w:val="2"/>
          <w:sz w:val="26"/>
          <w:szCs w:val="26"/>
          <w:lang w:eastAsia="en-IN"/>
        </w:rPr>
      </w:pPr>
      <w:r w:rsidRPr="0053384E">
        <w:rPr>
          <w:rFonts w:ascii="Arial" w:eastAsia="Times New Roman" w:hAnsi="Arial" w:cs="Arial"/>
          <w:i/>
          <w:iCs/>
          <w:spacing w:val="2"/>
          <w:sz w:val="26"/>
          <w:szCs w:val="26"/>
          <w:lang w:eastAsia="en-IN"/>
        </w:rPr>
        <w:t>HashSet</w:t>
      </w:r>
    </w:p>
    <w:p w14:paraId="195425A1" w14:textId="77777777" w:rsidR="0053384E" w:rsidRPr="0053384E" w:rsidRDefault="0053384E" w:rsidP="006865E1">
      <w:pPr>
        <w:numPr>
          <w:ilvl w:val="0"/>
          <w:numId w:val="54"/>
        </w:numPr>
        <w:spacing w:after="0" w:line="240" w:lineRule="auto"/>
        <w:ind w:left="1080"/>
        <w:jc w:val="both"/>
        <w:textAlignment w:val="baseline"/>
        <w:rPr>
          <w:rFonts w:ascii="Arial" w:eastAsia="Times New Roman" w:hAnsi="Arial" w:cs="Arial"/>
          <w:i/>
          <w:iCs/>
          <w:spacing w:val="2"/>
          <w:sz w:val="26"/>
          <w:szCs w:val="26"/>
          <w:lang w:eastAsia="en-IN"/>
        </w:rPr>
      </w:pPr>
      <w:proofErr w:type="spellStart"/>
      <w:r w:rsidRPr="0053384E">
        <w:rPr>
          <w:rFonts w:ascii="Arial" w:eastAsia="Times New Roman" w:hAnsi="Arial" w:cs="Arial"/>
          <w:i/>
          <w:iCs/>
          <w:spacing w:val="2"/>
          <w:sz w:val="26"/>
          <w:szCs w:val="26"/>
          <w:lang w:eastAsia="en-IN"/>
        </w:rPr>
        <w:t>EnumSet</w:t>
      </w:r>
      <w:proofErr w:type="spellEnd"/>
    </w:p>
    <w:p w14:paraId="4C3447D0" w14:textId="77777777" w:rsidR="0053384E" w:rsidRPr="0053384E" w:rsidRDefault="0053384E" w:rsidP="006865E1">
      <w:pPr>
        <w:numPr>
          <w:ilvl w:val="0"/>
          <w:numId w:val="54"/>
        </w:numPr>
        <w:spacing w:after="0" w:line="240" w:lineRule="auto"/>
        <w:ind w:left="1080"/>
        <w:jc w:val="both"/>
        <w:textAlignment w:val="baseline"/>
        <w:rPr>
          <w:rFonts w:ascii="Arial" w:eastAsia="Times New Roman" w:hAnsi="Arial" w:cs="Arial"/>
          <w:i/>
          <w:iCs/>
          <w:spacing w:val="2"/>
          <w:sz w:val="26"/>
          <w:szCs w:val="26"/>
          <w:lang w:eastAsia="en-IN"/>
        </w:rPr>
      </w:pPr>
      <w:r w:rsidRPr="0053384E">
        <w:rPr>
          <w:rFonts w:ascii="Arial" w:eastAsia="Times New Roman" w:hAnsi="Arial" w:cs="Arial"/>
          <w:i/>
          <w:iCs/>
          <w:spacing w:val="2"/>
          <w:sz w:val="26"/>
          <w:szCs w:val="26"/>
          <w:lang w:eastAsia="en-IN"/>
        </w:rPr>
        <w:t>LinkedHashSet</w:t>
      </w:r>
    </w:p>
    <w:p w14:paraId="0CB3C47E" w14:textId="77777777" w:rsidR="0053384E" w:rsidRPr="0053384E" w:rsidRDefault="0053384E" w:rsidP="006865E1">
      <w:pPr>
        <w:numPr>
          <w:ilvl w:val="0"/>
          <w:numId w:val="54"/>
        </w:numPr>
        <w:spacing w:after="0" w:line="240" w:lineRule="auto"/>
        <w:ind w:left="1080"/>
        <w:jc w:val="both"/>
        <w:textAlignment w:val="baseline"/>
        <w:rPr>
          <w:rFonts w:ascii="Arial" w:eastAsia="Times New Roman" w:hAnsi="Arial" w:cs="Arial"/>
          <w:i/>
          <w:iCs/>
          <w:spacing w:val="2"/>
          <w:sz w:val="26"/>
          <w:szCs w:val="26"/>
          <w:lang w:eastAsia="en-IN"/>
        </w:rPr>
      </w:pPr>
      <w:r w:rsidRPr="0053384E">
        <w:rPr>
          <w:rFonts w:ascii="Arial" w:eastAsia="Times New Roman" w:hAnsi="Arial" w:cs="Arial"/>
          <w:i/>
          <w:iCs/>
          <w:spacing w:val="2"/>
          <w:sz w:val="26"/>
          <w:szCs w:val="26"/>
          <w:lang w:eastAsia="en-IN"/>
        </w:rPr>
        <w:t>TreeSet</w:t>
      </w:r>
    </w:p>
    <w:p w14:paraId="0699A1DD" w14:textId="77777777" w:rsidR="0053384E" w:rsidRPr="00974A02" w:rsidRDefault="0053384E" w:rsidP="00974A02"/>
    <w:p w14:paraId="7F4DE4D3" w14:textId="77777777" w:rsidR="00974A02" w:rsidRPr="00974A02" w:rsidRDefault="00974A02" w:rsidP="00974A02"/>
    <w:p w14:paraId="2F19D170" w14:textId="77777777" w:rsidR="005760ED" w:rsidRDefault="004A22C2" w:rsidP="005760ED">
      <w:pPr>
        <w:rPr>
          <w:b/>
          <w:color w:val="FF6600"/>
          <w:sz w:val="32"/>
          <w:szCs w:val="32"/>
        </w:rPr>
      </w:pPr>
      <w:r w:rsidRPr="004A22C2">
        <w:rPr>
          <w:b/>
          <w:color w:val="FF6600"/>
          <w:sz w:val="32"/>
          <w:szCs w:val="32"/>
        </w:rPr>
        <w:t>HASHSET:</w:t>
      </w:r>
    </w:p>
    <w:p w14:paraId="29FDA8A0" w14:textId="08C0F5DF" w:rsidR="00884291" w:rsidRPr="000E510B" w:rsidRDefault="005760ED" w:rsidP="00A1646C">
      <w:pPr>
        <w:pStyle w:val="ListParagraph"/>
        <w:numPr>
          <w:ilvl w:val="0"/>
          <w:numId w:val="48"/>
        </w:numPr>
        <w:rPr>
          <w:b/>
          <w:color w:val="FF6600"/>
          <w:sz w:val="32"/>
          <w:szCs w:val="32"/>
        </w:rPr>
      </w:pPr>
      <w:r w:rsidRPr="005760ED">
        <w:rPr>
          <w:b/>
        </w:rPr>
        <w:t>HashSet</w:t>
      </w:r>
      <w:r w:rsidR="00974A02">
        <w:t xml:space="preserve"> uses </w:t>
      </w:r>
      <w:r w:rsidR="00974A02" w:rsidRPr="005760ED">
        <w:rPr>
          <w:b/>
        </w:rPr>
        <w:t>Has</w:t>
      </w:r>
      <w:r w:rsidR="008F339D" w:rsidRPr="005760ED">
        <w:rPr>
          <w:b/>
        </w:rPr>
        <w:t>hT</w:t>
      </w:r>
      <w:r w:rsidR="00974A02" w:rsidRPr="005760ED">
        <w:rPr>
          <w:b/>
        </w:rPr>
        <w:t>able</w:t>
      </w:r>
      <w:r w:rsidR="00974A02">
        <w:t xml:space="preserve"> </w:t>
      </w:r>
      <w:r w:rsidR="00974A02" w:rsidRPr="005760ED">
        <w:rPr>
          <w:b/>
        </w:rPr>
        <w:t>internally</w:t>
      </w:r>
      <w:r w:rsidR="003D702E">
        <w:rPr>
          <w:b/>
        </w:rPr>
        <w:t xml:space="preserve"> </w:t>
      </w:r>
      <w:r w:rsidR="003D702E">
        <w:t>thus creating 16-sized HashTable when we call HashSet</w:t>
      </w:r>
      <w:r w:rsidR="008F339D">
        <w:t xml:space="preserve">. </w:t>
      </w:r>
    </w:p>
    <w:p w14:paraId="6DA51F7C" w14:textId="77777777" w:rsidR="000E510B" w:rsidRPr="00884291" w:rsidRDefault="000E510B" w:rsidP="000E510B">
      <w:pPr>
        <w:pStyle w:val="ListParagraph"/>
        <w:ind w:left="360"/>
        <w:rPr>
          <w:b/>
          <w:color w:val="FF6600"/>
          <w:sz w:val="32"/>
          <w:szCs w:val="32"/>
        </w:rPr>
      </w:pPr>
    </w:p>
    <w:p w14:paraId="5DE83520" w14:textId="629A6EA4" w:rsidR="00884291" w:rsidRDefault="00884291" w:rsidP="00A1646C">
      <w:pPr>
        <w:pStyle w:val="ListParagraph"/>
        <w:numPr>
          <w:ilvl w:val="0"/>
          <w:numId w:val="47"/>
        </w:numPr>
      </w:pPr>
      <w:r>
        <w:t xml:space="preserve">It </w:t>
      </w:r>
      <w:r w:rsidRPr="00B53959">
        <w:rPr>
          <w:b/>
        </w:rPr>
        <w:t>doesn’t</w:t>
      </w:r>
      <w:r>
        <w:t xml:space="preserve"> maintain </w:t>
      </w:r>
      <w:r w:rsidRPr="00B53959">
        <w:rPr>
          <w:b/>
        </w:rPr>
        <w:t>Insertion Order</w:t>
      </w:r>
      <w:r>
        <w:t xml:space="preserve"> as value are set in any place</w:t>
      </w:r>
      <w:r w:rsidR="00B53959">
        <w:t xml:space="preserve"> of HashTable</w:t>
      </w:r>
      <w:r>
        <w:t xml:space="preserve"> using process of </w:t>
      </w:r>
      <w:r w:rsidRPr="00B53959">
        <w:rPr>
          <w:b/>
        </w:rPr>
        <w:t>Hashi</w:t>
      </w:r>
      <w:r w:rsidR="00B53959" w:rsidRPr="00B53959">
        <w:rPr>
          <w:b/>
        </w:rPr>
        <w:t>n</w:t>
      </w:r>
      <w:r w:rsidRPr="00B53959">
        <w:rPr>
          <w:b/>
        </w:rPr>
        <w:t>g</w:t>
      </w:r>
      <w:r>
        <w:t xml:space="preserve">. But </w:t>
      </w:r>
      <w:r w:rsidRPr="00B53959">
        <w:rPr>
          <w:b/>
        </w:rPr>
        <w:t>Reading</w:t>
      </w:r>
      <w:r>
        <w:t xml:space="preserve"> of </w:t>
      </w:r>
      <w:r w:rsidRPr="00B53959">
        <w:rPr>
          <w:b/>
        </w:rPr>
        <w:t>data</w:t>
      </w:r>
      <w:r>
        <w:t xml:space="preserve"> starts from </w:t>
      </w:r>
      <w:r w:rsidRPr="00B53959">
        <w:rPr>
          <w:b/>
        </w:rPr>
        <w:t>1</w:t>
      </w:r>
      <w:r w:rsidRPr="00B53959">
        <w:rPr>
          <w:b/>
          <w:vertAlign w:val="superscript"/>
        </w:rPr>
        <w:t>st</w:t>
      </w:r>
      <w:r w:rsidRPr="00B53959">
        <w:rPr>
          <w:b/>
        </w:rPr>
        <w:t xml:space="preserve"> Index</w:t>
      </w:r>
      <w:r w:rsidR="00B53959" w:rsidRPr="00B53959">
        <w:rPr>
          <w:b/>
        </w:rPr>
        <w:t xml:space="preserve"> </w:t>
      </w:r>
      <w:r w:rsidR="00B53959">
        <w:t>only</w:t>
      </w:r>
      <w:r>
        <w:t>.</w:t>
      </w:r>
    </w:p>
    <w:p w14:paraId="59937373" w14:textId="58F176B9" w:rsidR="000E510B" w:rsidRDefault="001A50CD" w:rsidP="00A1646C">
      <w:pPr>
        <w:pStyle w:val="ListParagraph"/>
        <w:numPr>
          <w:ilvl w:val="0"/>
          <w:numId w:val="47"/>
        </w:numPr>
      </w:pPr>
      <w:r>
        <w:rPr>
          <w:b/>
        </w:rPr>
        <w:t xml:space="preserve">Important: </w:t>
      </w:r>
      <w:r w:rsidR="000E510B">
        <w:t xml:space="preserve">As doesn’t maintain </w:t>
      </w:r>
      <w:r w:rsidR="000E510B" w:rsidRPr="00DB7117">
        <w:rPr>
          <w:b/>
        </w:rPr>
        <w:t>Insertion</w:t>
      </w:r>
      <w:r w:rsidR="000E510B">
        <w:t xml:space="preserve"> Order, so all indexes are not placed In contagious manner like array. So, using </w:t>
      </w:r>
      <w:r w:rsidR="000E510B" w:rsidRPr="00DB7117">
        <w:rPr>
          <w:b/>
        </w:rPr>
        <w:t xml:space="preserve">get() </w:t>
      </w:r>
      <w:r w:rsidR="000E510B">
        <w:t xml:space="preserve">method to fetch random elements is </w:t>
      </w:r>
      <w:r w:rsidR="000E510B" w:rsidRPr="00DB7117">
        <w:t>not allowed</w:t>
      </w:r>
      <w:r w:rsidR="000E510B">
        <w:t xml:space="preserve">. Instead we use Iterator() method to </w:t>
      </w:r>
      <w:r w:rsidR="000E510B" w:rsidRPr="00DB7117">
        <w:rPr>
          <w:b/>
        </w:rPr>
        <w:t>iterate</w:t>
      </w:r>
      <w:r w:rsidR="000E510B">
        <w:t xml:space="preserve"> from end to the other and printing them one by one.</w:t>
      </w:r>
    </w:p>
    <w:p w14:paraId="45F49427" w14:textId="450B4F26" w:rsidR="008F339D" w:rsidRDefault="008F339D" w:rsidP="00A1646C">
      <w:pPr>
        <w:pStyle w:val="ListParagraph"/>
        <w:numPr>
          <w:ilvl w:val="0"/>
          <w:numId w:val="47"/>
        </w:numPr>
      </w:pPr>
      <w:r>
        <w:t xml:space="preserve">It uses hashing to inject the data into the DB table. </w:t>
      </w:r>
    </w:p>
    <w:p w14:paraId="218FFC67" w14:textId="65741A81" w:rsidR="008F339D" w:rsidRDefault="008F339D" w:rsidP="00A1646C">
      <w:pPr>
        <w:pStyle w:val="ListParagraph"/>
        <w:numPr>
          <w:ilvl w:val="0"/>
          <w:numId w:val="47"/>
        </w:numPr>
      </w:pPr>
      <w:r>
        <w:t xml:space="preserve">It </w:t>
      </w:r>
      <w:r w:rsidRPr="003D702E">
        <w:rPr>
          <w:b/>
        </w:rPr>
        <w:t>doesn’t store</w:t>
      </w:r>
      <w:r>
        <w:t xml:space="preserve"> the </w:t>
      </w:r>
      <w:r w:rsidRPr="003D702E">
        <w:rPr>
          <w:b/>
        </w:rPr>
        <w:t>Values</w:t>
      </w:r>
      <w:r>
        <w:t xml:space="preserve"> inside a </w:t>
      </w:r>
      <w:r w:rsidR="003D702E" w:rsidRPr="00430860">
        <w:rPr>
          <w:b/>
        </w:rPr>
        <w:t xml:space="preserve">Set </w:t>
      </w:r>
      <w:r w:rsidRPr="00430860">
        <w:rPr>
          <w:b/>
        </w:rPr>
        <w:t>Table</w:t>
      </w:r>
      <w:r>
        <w:t xml:space="preserve"> in </w:t>
      </w:r>
      <w:r w:rsidRPr="00430860">
        <w:rPr>
          <w:b/>
        </w:rPr>
        <w:t>Key</w:t>
      </w:r>
      <w:r w:rsidR="00430860" w:rsidRPr="00430860">
        <w:rPr>
          <w:b/>
        </w:rPr>
        <w:t>-</w:t>
      </w:r>
      <w:r w:rsidRPr="00430860">
        <w:rPr>
          <w:b/>
        </w:rPr>
        <w:t>Value</w:t>
      </w:r>
      <w:r>
        <w:t xml:space="preserve"> Pair</w:t>
      </w:r>
      <w:r w:rsidR="00A80C2C">
        <w:t xml:space="preserve"> but only the single data</w:t>
      </w:r>
      <w:r>
        <w:t xml:space="preserve">. </w:t>
      </w:r>
    </w:p>
    <w:p w14:paraId="674DB773" w14:textId="21F84A6B" w:rsidR="00974A02" w:rsidRDefault="008F339D" w:rsidP="00A1646C">
      <w:pPr>
        <w:pStyle w:val="ListParagraph"/>
        <w:numPr>
          <w:ilvl w:val="0"/>
          <w:numId w:val="47"/>
        </w:numPr>
      </w:pPr>
      <w:r>
        <w:t xml:space="preserve">It will contain only </w:t>
      </w:r>
      <w:r w:rsidRPr="00DD4D9A">
        <w:rPr>
          <w:b/>
        </w:rPr>
        <w:t>unique</w:t>
      </w:r>
      <w:r>
        <w:t xml:space="preserve"> elements</w:t>
      </w:r>
      <w:r w:rsidR="00DD4D9A">
        <w:t xml:space="preserve"> and </w:t>
      </w:r>
      <w:r w:rsidR="00DD4D9A" w:rsidRPr="00DD4D9A">
        <w:rPr>
          <w:b/>
        </w:rPr>
        <w:t>no duplicates</w:t>
      </w:r>
      <w:r>
        <w:t xml:space="preserve">. </w:t>
      </w:r>
      <w:r w:rsidRPr="00DD4D9A">
        <w:rPr>
          <w:b/>
        </w:rPr>
        <w:t>Doesn’t maintain insertion order</w:t>
      </w:r>
    </w:p>
    <w:p w14:paraId="3B3069DA" w14:textId="5FD2C3C5" w:rsidR="00577A93" w:rsidRDefault="00577A93" w:rsidP="00A1646C">
      <w:pPr>
        <w:pStyle w:val="ListParagraph"/>
        <w:numPr>
          <w:ilvl w:val="0"/>
          <w:numId w:val="47"/>
        </w:numPr>
      </w:pPr>
      <w:r>
        <w:t xml:space="preserve">This is not </w:t>
      </w:r>
      <w:r w:rsidRPr="00DD4D9A">
        <w:rPr>
          <w:b/>
        </w:rPr>
        <w:t>synchronised</w:t>
      </w:r>
      <w:r>
        <w:t>, so not ThreadSafe.</w:t>
      </w:r>
    </w:p>
    <w:p w14:paraId="33AD46E4" w14:textId="79F06FBC" w:rsidR="00577A93" w:rsidRDefault="00577A93" w:rsidP="00A1646C">
      <w:pPr>
        <w:pStyle w:val="ListParagraph"/>
        <w:numPr>
          <w:ilvl w:val="0"/>
          <w:numId w:val="47"/>
        </w:numPr>
      </w:pPr>
      <w:r>
        <w:t xml:space="preserve">This </w:t>
      </w:r>
      <w:r w:rsidRPr="00DD4D9A">
        <w:rPr>
          <w:b/>
        </w:rPr>
        <w:t>class</w:t>
      </w:r>
      <w:r>
        <w:t xml:space="preserve"> </w:t>
      </w:r>
      <w:r w:rsidRPr="00DD4D9A">
        <w:rPr>
          <w:b/>
        </w:rPr>
        <w:t>permits</w:t>
      </w:r>
      <w:r>
        <w:t xml:space="preserve"> </w:t>
      </w:r>
      <w:r w:rsidRPr="00DD4D9A">
        <w:rPr>
          <w:b/>
        </w:rPr>
        <w:t>null</w:t>
      </w:r>
      <w:r>
        <w:t xml:space="preserve"> element, and </w:t>
      </w:r>
      <w:r w:rsidRPr="00DD4D9A">
        <w:rPr>
          <w:b/>
        </w:rPr>
        <w:t>storing</w:t>
      </w:r>
      <w:r>
        <w:t xml:space="preserve"> of “</w:t>
      </w:r>
      <w:r>
        <w:rPr>
          <w:b/>
        </w:rPr>
        <w:t xml:space="preserve">null” </w:t>
      </w:r>
      <w:r>
        <w:t>values can be done.</w:t>
      </w:r>
    </w:p>
    <w:p w14:paraId="17FB66B3" w14:textId="41674057" w:rsidR="00521AFC" w:rsidRDefault="00521AFC" w:rsidP="00A1646C">
      <w:pPr>
        <w:pStyle w:val="ListParagraph"/>
        <w:numPr>
          <w:ilvl w:val="0"/>
          <w:numId w:val="47"/>
        </w:numPr>
      </w:pPr>
      <w:r>
        <w:t xml:space="preserve">Initial size of </w:t>
      </w:r>
      <w:r w:rsidRPr="003D702E">
        <w:rPr>
          <w:b/>
        </w:rPr>
        <w:t>HashSet</w:t>
      </w:r>
      <w:r w:rsidR="003D702E">
        <w:t>(internally HashTable created)</w:t>
      </w:r>
      <w:r>
        <w:t xml:space="preserve"> is </w:t>
      </w:r>
      <w:r w:rsidRPr="003D702E">
        <w:rPr>
          <w:b/>
        </w:rPr>
        <w:t>16</w:t>
      </w:r>
      <w:r>
        <w:t>.</w:t>
      </w:r>
      <w:r w:rsidR="005760ED">
        <w:t xml:space="preserve">Now Increase of size will happen when </w:t>
      </w:r>
      <w:r w:rsidR="005760ED" w:rsidRPr="003D702E">
        <w:rPr>
          <w:b/>
        </w:rPr>
        <w:t>size</w:t>
      </w:r>
      <w:r w:rsidR="005760ED">
        <w:t xml:space="preserve"> is filled by (</w:t>
      </w:r>
      <w:r w:rsidR="005760ED" w:rsidRPr="003D702E">
        <w:rPr>
          <w:b/>
        </w:rPr>
        <w:t>LoadFactor</w:t>
      </w:r>
      <w:r w:rsidR="005760ED">
        <w:t>)75% of 16(</w:t>
      </w:r>
      <w:r w:rsidR="005760ED" w:rsidRPr="003D702E">
        <w:rPr>
          <w:b/>
        </w:rPr>
        <w:t>Initial</w:t>
      </w:r>
      <w:r w:rsidR="005760ED">
        <w:t>) =</w:t>
      </w:r>
      <w:r w:rsidR="005760ED" w:rsidRPr="003D702E">
        <w:rPr>
          <w:b/>
        </w:rPr>
        <w:t>12</w:t>
      </w:r>
      <w:r w:rsidR="005760ED">
        <w:t xml:space="preserve">. When </w:t>
      </w:r>
      <w:r w:rsidR="005760ED" w:rsidRPr="003D702E">
        <w:rPr>
          <w:b/>
        </w:rPr>
        <w:t>HashSet</w:t>
      </w:r>
      <w:r w:rsidR="005760ED">
        <w:t xml:space="preserve"> is filled upto 12(</w:t>
      </w:r>
      <w:r w:rsidR="005760ED" w:rsidRPr="003D702E">
        <w:rPr>
          <w:b/>
        </w:rPr>
        <w:t>buckets/cells</w:t>
      </w:r>
      <w:r w:rsidR="005760ED">
        <w:t xml:space="preserve">), then a </w:t>
      </w:r>
      <w:r w:rsidR="005760ED" w:rsidRPr="003D702E">
        <w:rPr>
          <w:b/>
        </w:rPr>
        <w:t>New</w:t>
      </w:r>
      <w:r w:rsidR="005760ED">
        <w:t xml:space="preserve"> </w:t>
      </w:r>
      <w:r w:rsidR="005760ED" w:rsidRPr="003D702E">
        <w:rPr>
          <w:b/>
        </w:rPr>
        <w:t>HashTable</w:t>
      </w:r>
      <w:r w:rsidR="005760ED">
        <w:t xml:space="preserve"> is </w:t>
      </w:r>
      <w:r w:rsidR="005760ED" w:rsidRPr="003D702E">
        <w:rPr>
          <w:b/>
        </w:rPr>
        <w:t>created</w:t>
      </w:r>
      <w:r w:rsidR="005760ED">
        <w:t xml:space="preserve"> with </w:t>
      </w:r>
      <w:r w:rsidR="005760ED" w:rsidRPr="003D702E">
        <w:rPr>
          <w:b/>
        </w:rPr>
        <w:t>double</w:t>
      </w:r>
      <w:r w:rsidR="005760ED">
        <w:t xml:space="preserve"> the </w:t>
      </w:r>
      <w:r w:rsidR="005760ED" w:rsidRPr="003D702E">
        <w:rPr>
          <w:b/>
        </w:rPr>
        <w:t>size</w:t>
      </w:r>
      <w:r w:rsidR="005760ED">
        <w:t xml:space="preserve"> of Initial(16) = 32. And the </w:t>
      </w:r>
      <w:r w:rsidR="005760ED" w:rsidRPr="003D702E">
        <w:rPr>
          <w:b/>
        </w:rPr>
        <w:t>old values</w:t>
      </w:r>
      <w:r w:rsidR="005760ED">
        <w:t xml:space="preserve"> of </w:t>
      </w:r>
      <w:r w:rsidR="005760ED" w:rsidRPr="003D702E">
        <w:rPr>
          <w:b/>
        </w:rPr>
        <w:t>HashSet</w:t>
      </w:r>
      <w:r w:rsidR="005760ED">
        <w:t xml:space="preserve"> is copied to the new one.</w:t>
      </w:r>
    </w:p>
    <w:p w14:paraId="6F6F86C2" w14:textId="3F94D736" w:rsidR="00521AFC" w:rsidRDefault="003D702E" w:rsidP="003D702E">
      <w:pPr>
        <w:pStyle w:val="ListParagraph"/>
        <w:ind w:left="360"/>
      </w:pPr>
      <w:r>
        <w:t>In</w:t>
      </w:r>
      <w:r w:rsidR="00430860">
        <w:t xml:space="preserve"> HashSet also we use the key and convert it into hashCode-&gt; divide the hashCode with (Size of Array) to give an Index -&gt; then store the data into that index.</w:t>
      </w:r>
    </w:p>
    <w:p w14:paraId="246B91B7" w14:textId="2106D4E0" w:rsidR="00EE364C" w:rsidRDefault="00EE364C" w:rsidP="00EE364C">
      <w:pPr>
        <w:rPr>
          <w:b/>
        </w:rPr>
      </w:pPr>
      <w:r>
        <w:rPr>
          <w:b/>
        </w:rPr>
        <w:t>Set -&gt; HashSet-&gt; LinkedHashSet.</w:t>
      </w:r>
    </w:p>
    <w:p w14:paraId="7DC87EB2" w14:textId="5AE40520" w:rsidR="00F9113E" w:rsidRPr="00F9113E" w:rsidRDefault="00F9113E" w:rsidP="00F9113E">
      <w:r w:rsidRPr="00513F60">
        <w:rPr>
          <w:b/>
          <w:sz w:val="28"/>
          <w:szCs w:val="28"/>
        </w:rPr>
        <w:t>Internal working of a HashSet</w:t>
      </w:r>
      <w:r w:rsidRPr="00F9113E">
        <w:t xml:space="preserve">: All the classes of Set interface internally backed up by </w:t>
      </w:r>
      <w:r w:rsidR="008B7066">
        <w:t>Hash</w:t>
      </w:r>
      <w:r w:rsidRPr="00F9113E">
        <w:t xml:space="preserve">Map. </w:t>
      </w:r>
      <w:r w:rsidR="006C0976">
        <w:t xml:space="preserve">A Map Object is created when we call “HashSet” Constructor. </w:t>
      </w:r>
      <w:r w:rsidRPr="00F9113E">
        <w:t>HashSet uses HashMap for storing its object internally. You must be wondering that to enter a value in HashMap we need a key-value pair, but in HashSet, we are passing only one value</w:t>
      </w:r>
      <w:r w:rsidR="008B7066">
        <w:t>, which is considered as a key, and a constant value “Present” is taken in place of value</w:t>
      </w:r>
      <w:r w:rsidRPr="00F9113E">
        <w:t>. </w:t>
      </w:r>
    </w:p>
    <w:p w14:paraId="0FB058A9" w14:textId="5BED1DE3" w:rsidR="00F9113E" w:rsidRPr="006B15D0" w:rsidRDefault="00F9113E" w:rsidP="006B15D0">
      <w:r w:rsidRPr="00513F60">
        <w:rPr>
          <w:b/>
        </w:rPr>
        <w:t>Storage in HashMap:</w:t>
      </w:r>
      <w:r w:rsidRPr="00F9113E">
        <w:t> Actually the value we insert in HashSet acts as a key to the map Object and for its value, java uses a constant variable. So in key-value pair, all the values will be the same.</w:t>
      </w:r>
    </w:p>
    <w:p w14:paraId="7B45FCC5" w14:textId="77777777" w:rsidR="00F9113E" w:rsidRPr="006B15D0" w:rsidRDefault="00F9113E" w:rsidP="006B15D0">
      <w:pPr>
        <w:pStyle w:val="NoSpacing"/>
      </w:pPr>
    </w:p>
    <w:p w14:paraId="46FF064E" w14:textId="77777777" w:rsidR="00F9113E" w:rsidRPr="006C0976" w:rsidRDefault="00F9113E" w:rsidP="006B15D0">
      <w:pPr>
        <w:pStyle w:val="NoSpacing"/>
        <w:rPr>
          <w:b/>
          <w:color w:val="92D050"/>
        </w:rPr>
      </w:pPr>
      <w:r w:rsidRPr="006C0976">
        <w:rPr>
          <w:b/>
          <w:color w:val="92D050"/>
        </w:rPr>
        <w:t>// Constructor - 1</w:t>
      </w:r>
    </w:p>
    <w:p w14:paraId="40A1B82D" w14:textId="6E14E9A9" w:rsidR="00F9113E" w:rsidRPr="006C0976" w:rsidRDefault="00F9113E" w:rsidP="006B15D0">
      <w:pPr>
        <w:pStyle w:val="NoSpacing"/>
        <w:rPr>
          <w:b/>
          <w:color w:val="92D050"/>
        </w:rPr>
      </w:pPr>
      <w:r w:rsidRPr="006C0976">
        <w:rPr>
          <w:b/>
          <w:color w:val="92D050"/>
        </w:rPr>
        <w:t xml:space="preserve">// All the constructors </w:t>
      </w:r>
      <w:r w:rsidR="00E61281">
        <w:rPr>
          <w:b/>
          <w:color w:val="92D050"/>
        </w:rPr>
        <w:t xml:space="preserve">f HashSet </w:t>
      </w:r>
      <w:proofErr w:type="spellStart"/>
      <w:r w:rsidR="00E61281">
        <w:rPr>
          <w:b/>
          <w:color w:val="92D050"/>
        </w:rPr>
        <w:t>o</w:t>
      </w:r>
      <w:r w:rsidRPr="006C0976">
        <w:rPr>
          <w:b/>
          <w:color w:val="92D050"/>
        </w:rPr>
        <w:t>are</w:t>
      </w:r>
      <w:proofErr w:type="spellEnd"/>
      <w:r w:rsidRPr="006C0976">
        <w:rPr>
          <w:b/>
          <w:color w:val="92D050"/>
        </w:rPr>
        <w:t xml:space="preserve"> internally creating HashMap Object.</w:t>
      </w:r>
    </w:p>
    <w:p w14:paraId="1BF5C996" w14:textId="77777777" w:rsidR="00513F60" w:rsidRDefault="00513F60" w:rsidP="006B15D0">
      <w:pPr>
        <w:pStyle w:val="Heading4"/>
      </w:pPr>
      <w:r w:rsidRPr="006B15D0">
        <w:t>private transient HashMap map;</w:t>
      </w:r>
    </w:p>
    <w:p w14:paraId="17236806" w14:textId="6627B273" w:rsidR="00F9113E" w:rsidRPr="00F9113E" w:rsidRDefault="00F9113E" w:rsidP="006B15D0">
      <w:pPr>
        <w:pStyle w:val="Heading4"/>
      </w:pPr>
      <w:r w:rsidRPr="00F9113E">
        <w:t>public HashSet()</w:t>
      </w:r>
    </w:p>
    <w:p w14:paraId="5A4FFC7A" w14:textId="770C13DC" w:rsidR="00F9113E" w:rsidRPr="006C0976" w:rsidRDefault="00F9113E" w:rsidP="006B15D0">
      <w:pPr>
        <w:pStyle w:val="Heading4"/>
        <w:rPr>
          <w:color w:val="92D050"/>
        </w:rPr>
      </w:pPr>
      <w:r w:rsidRPr="00F9113E">
        <w:t>{</w:t>
      </w:r>
      <w:r w:rsidR="006C0976">
        <w:t xml:space="preserve">  </w:t>
      </w:r>
      <w:r w:rsidRPr="006C0976">
        <w:rPr>
          <w:color w:val="92D050"/>
        </w:rPr>
        <w:t>// Creating internally backing HashMap object</w:t>
      </w:r>
    </w:p>
    <w:p w14:paraId="4995C670" w14:textId="77777777" w:rsidR="00F9113E" w:rsidRPr="00F9113E" w:rsidRDefault="00F9113E" w:rsidP="006B15D0">
      <w:pPr>
        <w:pStyle w:val="Heading4"/>
      </w:pPr>
      <w:r w:rsidRPr="00F9113E">
        <w:t xml:space="preserve">    map = new HashMap();</w:t>
      </w:r>
    </w:p>
    <w:p w14:paraId="11EA82AB" w14:textId="355DB7B2" w:rsidR="00F9113E" w:rsidRDefault="00F9113E" w:rsidP="006B15D0">
      <w:pPr>
        <w:pStyle w:val="Heading4"/>
      </w:pPr>
      <w:r w:rsidRPr="00F9113E">
        <w:t>}</w:t>
      </w:r>
    </w:p>
    <w:tbl>
      <w:tblPr>
        <w:tblW w:w="19245" w:type="dxa"/>
        <w:tblCellSpacing w:w="0" w:type="dxa"/>
        <w:tblInd w:w="-709" w:type="dxa"/>
        <w:tblBorders>
          <w:bottom w:val="single" w:sz="6" w:space="0" w:color="9EADC0"/>
        </w:tblBorders>
        <w:tblCellMar>
          <w:left w:w="0" w:type="dxa"/>
          <w:right w:w="0" w:type="dxa"/>
        </w:tblCellMar>
        <w:tblLook w:val="04A0" w:firstRow="1" w:lastRow="0" w:firstColumn="1" w:lastColumn="0" w:noHBand="0" w:noVBand="1"/>
        <w:tblDescription w:val="Constructor Summary table, listing constructors, and an explanation"/>
      </w:tblPr>
      <w:tblGrid>
        <w:gridCol w:w="19245"/>
      </w:tblGrid>
      <w:tr w:rsidR="00CD54CE" w14:paraId="5790BF6C" w14:textId="77777777" w:rsidTr="00CD54CE">
        <w:trPr>
          <w:tblCellSpacing w:w="0" w:type="dxa"/>
        </w:trPr>
        <w:tc>
          <w:tcPr>
            <w:tcW w:w="19245" w:type="dxa"/>
            <w:tcBorders>
              <w:top w:val="nil"/>
              <w:left w:val="nil"/>
              <w:bottom w:val="nil"/>
              <w:right w:val="nil"/>
            </w:tcBorders>
            <w:shd w:val="clear" w:color="auto" w:fill="DEE3E9"/>
            <w:tcMar>
              <w:top w:w="45" w:type="dxa"/>
              <w:left w:w="105" w:type="dxa"/>
              <w:bottom w:w="45" w:type="dxa"/>
              <w:right w:w="45" w:type="dxa"/>
            </w:tcMar>
            <w:vAlign w:val="center"/>
            <w:hideMark/>
          </w:tcPr>
          <w:p w14:paraId="1358FA8D" w14:textId="77777777" w:rsidR="00CD54CE" w:rsidRDefault="00CD54CE">
            <w:pPr>
              <w:rPr>
                <w:rFonts w:ascii="Arial" w:hAnsi="Arial" w:cs="Arial"/>
                <w:b/>
                <w:bCs/>
                <w:color w:val="FFFFFF"/>
                <w:sz w:val="18"/>
                <w:szCs w:val="18"/>
              </w:rPr>
            </w:pPr>
            <w:r>
              <w:rPr>
                <w:rFonts w:ascii="Arial" w:hAnsi="Arial" w:cs="Arial"/>
                <w:b/>
                <w:bCs/>
                <w:color w:val="FFFFFF"/>
                <w:sz w:val="18"/>
                <w:szCs w:val="18"/>
              </w:rPr>
              <w:t>Constructors</w:t>
            </w:r>
            <w:r>
              <w:rPr>
                <w:rStyle w:val="tabend"/>
                <w:rFonts w:ascii="Arial" w:hAnsi="Arial" w:cs="Arial"/>
                <w:b/>
                <w:bCs/>
                <w:color w:val="FFFFFF"/>
                <w:sz w:val="18"/>
                <w:szCs w:val="18"/>
              </w:rPr>
              <w:t> </w:t>
            </w:r>
          </w:p>
        </w:tc>
      </w:tr>
      <w:tr w:rsidR="00CD54CE" w14:paraId="66CB1655" w14:textId="77777777" w:rsidTr="00CD54CE">
        <w:trPr>
          <w:tblCellSpacing w:w="0" w:type="dxa"/>
        </w:trPr>
        <w:tc>
          <w:tcPr>
            <w:tcW w:w="19245" w:type="dxa"/>
            <w:tcBorders>
              <w:top w:val="single" w:sz="6" w:space="0" w:color="9EADC0"/>
              <w:left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14:paraId="670C8805" w14:textId="77777777" w:rsidR="00CD54CE" w:rsidRDefault="00CD54CE">
            <w:pPr>
              <w:rPr>
                <w:rFonts w:ascii="Arial" w:hAnsi="Arial" w:cs="Arial"/>
                <w:b/>
                <w:bCs/>
                <w:color w:val="353833"/>
                <w:sz w:val="18"/>
                <w:szCs w:val="18"/>
              </w:rPr>
            </w:pPr>
            <w:r>
              <w:rPr>
                <w:rFonts w:ascii="Arial" w:hAnsi="Arial" w:cs="Arial"/>
                <w:b/>
                <w:bCs/>
                <w:color w:val="353833"/>
                <w:sz w:val="18"/>
                <w:szCs w:val="18"/>
              </w:rPr>
              <w:t>Constructor and Description</w:t>
            </w:r>
          </w:p>
        </w:tc>
      </w:tr>
      <w:tr w:rsidR="00CD54CE" w14:paraId="3D2DFBD8" w14:textId="77777777" w:rsidTr="00CD54CE">
        <w:trPr>
          <w:tblCellSpacing w:w="0" w:type="dxa"/>
        </w:trPr>
        <w:tc>
          <w:tcPr>
            <w:tcW w:w="19245" w:type="dxa"/>
            <w:tcBorders>
              <w:left w:val="single" w:sz="6" w:space="0" w:color="9EADC0"/>
              <w:right w:val="single" w:sz="6" w:space="0" w:color="9EADC0"/>
            </w:tcBorders>
            <w:shd w:val="clear" w:color="auto" w:fill="EEEEEF"/>
            <w:tcMar>
              <w:top w:w="45" w:type="dxa"/>
              <w:left w:w="105" w:type="dxa"/>
              <w:bottom w:w="45" w:type="dxa"/>
              <w:right w:w="45" w:type="dxa"/>
            </w:tcMar>
            <w:hideMark/>
          </w:tcPr>
          <w:p w14:paraId="1824B803" w14:textId="77777777" w:rsidR="00CD54CE" w:rsidRDefault="00A11792">
            <w:pPr>
              <w:rPr>
                <w:rFonts w:ascii="Arial" w:hAnsi="Arial" w:cs="Arial"/>
                <w:color w:val="353833"/>
                <w:sz w:val="18"/>
                <w:szCs w:val="18"/>
              </w:rPr>
            </w:pPr>
            <w:hyperlink r:id="rId61" w:anchor="HashSet()" w:history="1">
              <w:r w:rsidR="00CD54CE">
                <w:rPr>
                  <w:rStyle w:val="Hyperlink"/>
                  <w:rFonts w:ascii="Courier New" w:hAnsi="Courier New" w:cs="Courier New"/>
                  <w:b/>
                  <w:bCs/>
                  <w:color w:val="4C6B87"/>
                </w:rPr>
                <w:t>HashSet</w:t>
              </w:r>
            </w:hyperlink>
            <w:r w:rsidR="00CD54CE">
              <w:rPr>
                <w:rStyle w:val="HTMLCode"/>
                <w:rFonts w:eastAsiaTheme="minorHAnsi"/>
                <w:color w:val="353833"/>
              </w:rPr>
              <w:t>()</w:t>
            </w:r>
          </w:p>
          <w:p w14:paraId="53B40B9A" w14:textId="77777777" w:rsidR="00CD54CE" w:rsidRDefault="00CD54CE" w:rsidP="00CD54CE">
            <w:pPr>
              <w:rPr>
                <w:rFonts w:ascii="Arial" w:hAnsi="Arial" w:cs="Arial"/>
                <w:color w:val="353833"/>
                <w:sz w:val="18"/>
                <w:szCs w:val="18"/>
              </w:rPr>
            </w:pPr>
            <w:r>
              <w:rPr>
                <w:rFonts w:ascii="Arial" w:hAnsi="Arial" w:cs="Arial"/>
                <w:color w:val="353833"/>
                <w:sz w:val="18"/>
                <w:szCs w:val="18"/>
              </w:rPr>
              <w:t>Constructs a new, empty set; the backing </w:t>
            </w:r>
            <w:r>
              <w:rPr>
                <w:rStyle w:val="HTMLTypewriter"/>
                <w:rFonts w:eastAsiaTheme="minorHAnsi"/>
                <w:color w:val="353833"/>
              </w:rPr>
              <w:t>HashMap</w:t>
            </w:r>
            <w:r>
              <w:rPr>
                <w:rFonts w:ascii="Arial" w:hAnsi="Arial" w:cs="Arial"/>
                <w:color w:val="353833"/>
                <w:sz w:val="18"/>
                <w:szCs w:val="18"/>
              </w:rPr>
              <w:t> instance has default initial capacity (16) and load factor (0.75).</w:t>
            </w:r>
          </w:p>
        </w:tc>
      </w:tr>
      <w:tr w:rsidR="00CD54CE" w14:paraId="15A5DC49" w14:textId="77777777" w:rsidTr="00CD54CE">
        <w:trPr>
          <w:tblCellSpacing w:w="0" w:type="dxa"/>
        </w:trPr>
        <w:tc>
          <w:tcPr>
            <w:tcW w:w="19245" w:type="dxa"/>
            <w:tcBorders>
              <w:left w:val="single" w:sz="6" w:space="0" w:color="9EADC0"/>
              <w:right w:val="single" w:sz="6" w:space="0" w:color="9EADC0"/>
            </w:tcBorders>
            <w:shd w:val="clear" w:color="auto" w:fill="FFFFFF"/>
            <w:tcMar>
              <w:top w:w="45" w:type="dxa"/>
              <w:left w:w="105" w:type="dxa"/>
              <w:bottom w:w="45" w:type="dxa"/>
              <w:right w:w="45" w:type="dxa"/>
            </w:tcMar>
            <w:hideMark/>
          </w:tcPr>
          <w:p w14:paraId="282372B3" w14:textId="77777777" w:rsidR="00CD54CE" w:rsidRDefault="00A11792">
            <w:pPr>
              <w:rPr>
                <w:rFonts w:ascii="Arial" w:hAnsi="Arial" w:cs="Arial"/>
                <w:color w:val="353833"/>
                <w:sz w:val="18"/>
                <w:szCs w:val="18"/>
              </w:rPr>
            </w:pPr>
            <w:hyperlink r:id="rId62" w:anchor="HashSet(java.util.Collection)" w:history="1">
              <w:r w:rsidR="00CD54CE">
                <w:rPr>
                  <w:rStyle w:val="Hyperlink"/>
                  <w:rFonts w:ascii="Courier New" w:hAnsi="Courier New" w:cs="Courier New"/>
                  <w:b/>
                  <w:bCs/>
                  <w:color w:val="4C6B87"/>
                </w:rPr>
                <w:t>HashSet</w:t>
              </w:r>
            </w:hyperlink>
            <w:r w:rsidR="00CD54CE">
              <w:rPr>
                <w:rStyle w:val="HTMLCode"/>
                <w:rFonts w:eastAsiaTheme="minorHAnsi"/>
                <w:color w:val="353833"/>
              </w:rPr>
              <w:t>(</w:t>
            </w:r>
            <w:hyperlink r:id="rId63" w:tooltip="interface in java.util" w:history="1">
              <w:r w:rsidR="00CD54CE">
                <w:rPr>
                  <w:rStyle w:val="Hyperlink"/>
                  <w:rFonts w:ascii="Courier New" w:hAnsi="Courier New" w:cs="Courier New"/>
                  <w:b/>
                  <w:bCs/>
                  <w:color w:val="4C6B87"/>
                </w:rPr>
                <w:t>Collection</w:t>
              </w:r>
            </w:hyperlink>
            <w:r w:rsidR="00CD54CE">
              <w:rPr>
                <w:rStyle w:val="HTMLCode"/>
                <w:rFonts w:eastAsiaTheme="minorHAnsi"/>
                <w:color w:val="353833"/>
              </w:rPr>
              <w:t>&lt;? extends </w:t>
            </w:r>
            <w:hyperlink r:id="rId64" w:tooltip="type parameter in HashSet" w:history="1">
              <w:r w:rsidR="00CD54CE">
                <w:rPr>
                  <w:rStyle w:val="Hyperlink"/>
                  <w:rFonts w:ascii="Courier New" w:hAnsi="Courier New" w:cs="Courier New"/>
                  <w:b/>
                  <w:bCs/>
                  <w:color w:val="4C6B87"/>
                </w:rPr>
                <w:t>E</w:t>
              </w:r>
            </w:hyperlink>
            <w:r w:rsidR="00CD54CE">
              <w:rPr>
                <w:rStyle w:val="HTMLCode"/>
                <w:rFonts w:eastAsiaTheme="minorHAnsi"/>
                <w:color w:val="353833"/>
              </w:rPr>
              <w:t>&gt; c)</w:t>
            </w:r>
          </w:p>
          <w:p w14:paraId="72F3FFB6" w14:textId="77777777" w:rsidR="00CD54CE" w:rsidRDefault="00CD54CE" w:rsidP="00CD54CE">
            <w:pPr>
              <w:rPr>
                <w:rFonts w:ascii="Arial" w:hAnsi="Arial" w:cs="Arial"/>
                <w:color w:val="353833"/>
                <w:sz w:val="18"/>
                <w:szCs w:val="18"/>
              </w:rPr>
            </w:pPr>
            <w:r>
              <w:rPr>
                <w:rFonts w:ascii="Arial" w:hAnsi="Arial" w:cs="Arial"/>
                <w:color w:val="353833"/>
                <w:sz w:val="18"/>
                <w:szCs w:val="18"/>
              </w:rPr>
              <w:t>Constructs a new set containing the elements in the specified collection.</w:t>
            </w:r>
          </w:p>
        </w:tc>
      </w:tr>
      <w:tr w:rsidR="00CD54CE" w14:paraId="37B0C0D0" w14:textId="77777777" w:rsidTr="00CD54CE">
        <w:trPr>
          <w:tblCellSpacing w:w="0" w:type="dxa"/>
        </w:trPr>
        <w:tc>
          <w:tcPr>
            <w:tcW w:w="19245" w:type="dxa"/>
            <w:tcBorders>
              <w:left w:val="single" w:sz="6" w:space="0" w:color="9EADC0"/>
              <w:right w:val="single" w:sz="6" w:space="0" w:color="9EADC0"/>
            </w:tcBorders>
            <w:shd w:val="clear" w:color="auto" w:fill="EEEEEF"/>
            <w:tcMar>
              <w:top w:w="45" w:type="dxa"/>
              <w:left w:w="105" w:type="dxa"/>
              <w:bottom w:w="45" w:type="dxa"/>
              <w:right w:w="45" w:type="dxa"/>
            </w:tcMar>
            <w:hideMark/>
          </w:tcPr>
          <w:p w14:paraId="1700970B" w14:textId="77777777" w:rsidR="00CD54CE" w:rsidRDefault="00A11792">
            <w:pPr>
              <w:rPr>
                <w:rFonts w:ascii="Arial" w:hAnsi="Arial" w:cs="Arial"/>
                <w:color w:val="353833"/>
                <w:sz w:val="18"/>
                <w:szCs w:val="18"/>
              </w:rPr>
            </w:pPr>
            <w:hyperlink r:id="rId65" w:anchor="HashSet(int)" w:history="1">
              <w:r w:rsidR="00CD54CE">
                <w:rPr>
                  <w:rStyle w:val="Hyperlink"/>
                  <w:rFonts w:ascii="Courier New" w:hAnsi="Courier New" w:cs="Courier New"/>
                  <w:b/>
                  <w:bCs/>
                  <w:color w:val="4C6B87"/>
                </w:rPr>
                <w:t>HashSet</w:t>
              </w:r>
            </w:hyperlink>
            <w:r w:rsidR="00CD54CE">
              <w:rPr>
                <w:rStyle w:val="HTMLCode"/>
                <w:rFonts w:eastAsiaTheme="minorHAnsi"/>
                <w:color w:val="353833"/>
              </w:rPr>
              <w:t>(int </w:t>
            </w:r>
            <w:proofErr w:type="spellStart"/>
            <w:r w:rsidR="00CD54CE">
              <w:rPr>
                <w:rStyle w:val="HTMLCode"/>
                <w:rFonts w:eastAsiaTheme="minorHAnsi"/>
                <w:color w:val="353833"/>
              </w:rPr>
              <w:t>initialCapacity</w:t>
            </w:r>
            <w:proofErr w:type="spellEnd"/>
            <w:r w:rsidR="00CD54CE">
              <w:rPr>
                <w:rStyle w:val="HTMLCode"/>
                <w:rFonts w:eastAsiaTheme="minorHAnsi"/>
                <w:color w:val="353833"/>
              </w:rPr>
              <w:t>)</w:t>
            </w:r>
          </w:p>
          <w:p w14:paraId="0CAF2F28" w14:textId="77777777" w:rsidR="00CD54CE" w:rsidRDefault="00CD54CE" w:rsidP="00CD54CE">
            <w:pPr>
              <w:rPr>
                <w:rFonts w:ascii="Arial" w:hAnsi="Arial" w:cs="Arial"/>
                <w:color w:val="353833"/>
                <w:sz w:val="18"/>
                <w:szCs w:val="18"/>
              </w:rPr>
            </w:pPr>
            <w:r>
              <w:rPr>
                <w:rFonts w:ascii="Arial" w:hAnsi="Arial" w:cs="Arial"/>
                <w:color w:val="353833"/>
                <w:sz w:val="18"/>
                <w:szCs w:val="18"/>
              </w:rPr>
              <w:t>Constructs a new, empty set; the backing </w:t>
            </w:r>
            <w:r>
              <w:rPr>
                <w:rStyle w:val="HTMLTypewriter"/>
                <w:rFonts w:eastAsiaTheme="minorHAnsi"/>
                <w:color w:val="353833"/>
              </w:rPr>
              <w:t>HashMap</w:t>
            </w:r>
            <w:r>
              <w:rPr>
                <w:rFonts w:ascii="Arial" w:hAnsi="Arial" w:cs="Arial"/>
                <w:color w:val="353833"/>
                <w:sz w:val="18"/>
                <w:szCs w:val="18"/>
              </w:rPr>
              <w:t> instance has the specified initial capacity and default load factor (0.75).</w:t>
            </w:r>
          </w:p>
        </w:tc>
      </w:tr>
      <w:tr w:rsidR="00CD54CE" w14:paraId="467F1949" w14:textId="77777777" w:rsidTr="00CD54CE">
        <w:trPr>
          <w:trHeight w:val="16"/>
          <w:tblCellSpacing w:w="0" w:type="dxa"/>
        </w:trPr>
        <w:tc>
          <w:tcPr>
            <w:tcW w:w="19245" w:type="dxa"/>
            <w:tcBorders>
              <w:left w:val="single" w:sz="6" w:space="0" w:color="9EADC0"/>
              <w:right w:val="single" w:sz="6" w:space="0" w:color="9EADC0"/>
            </w:tcBorders>
            <w:shd w:val="clear" w:color="auto" w:fill="FFFFFF"/>
            <w:tcMar>
              <w:top w:w="45" w:type="dxa"/>
              <w:left w:w="105" w:type="dxa"/>
              <w:bottom w:w="45" w:type="dxa"/>
              <w:right w:w="45" w:type="dxa"/>
            </w:tcMar>
            <w:hideMark/>
          </w:tcPr>
          <w:p w14:paraId="12E1B6A5" w14:textId="77777777" w:rsidR="00CD54CE" w:rsidRDefault="00A11792">
            <w:pPr>
              <w:rPr>
                <w:rFonts w:ascii="Arial" w:hAnsi="Arial" w:cs="Arial"/>
                <w:color w:val="353833"/>
                <w:sz w:val="18"/>
                <w:szCs w:val="18"/>
              </w:rPr>
            </w:pPr>
            <w:hyperlink r:id="rId66" w:anchor="HashSet(int,%20float)" w:history="1">
              <w:r w:rsidR="00CD54CE">
                <w:rPr>
                  <w:rStyle w:val="Hyperlink"/>
                  <w:rFonts w:ascii="Courier New" w:hAnsi="Courier New" w:cs="Courier New"/>
                  <w:b/>
                  <w:bCs/>
                  <w:color w:val="4C6B87"/>
                </w:rPr>
                <w:t>HashSet</w:t>
              </w:r>
            </w:hyperlink>
            <w:r w:rsidR="00CD54CE">
              <w:rPr>
                <w:rStyle w:val="HTMLCode"/>
                <w:rFonts w:eastAsiaTheme="minorHAnsi"/>
                <w:color w:val="353833"/>
              </w:rPr>
              <w:t>(int </w:t>
            </w:r>
            <w:proofErr w:type="spellStart"/>
            <w:r w:rsidR="00CD54CE">
              <w:rPr>
                <w:rStyle w:val="HTMLCode"/>
                <w:rFonts w:eastAsiaTheme="minorHAnsi"/>
                <w:color w:val="353833"/>
              </w:rPr>
              <w:t>initialCapacity</w:t>
            </w:r>
            <w:proofErr w:type="spellEnd"/>
            <w:r w:rsidR="00CD54CE">
              <w:rPr>
                <w:rStyle w:val="HTMLCode"/>
                <w:rFonts w:eastAsiaTheme="minorHAnsi"/>
                <w:color w:val="353833"/>
              </w:rPr>
              <w:t>, float </w:t>
            </w:r>
            <w:proofErr w:type="spellStart"/>
            <w:r w:rsidR="00CD54CE">
              <w:rPr>
                <w:rStyle w:val="HTMLCode"/>
                <w:rFonts w:eastAsiaTheme="minorHAnsi"/>
                <w:color w:val="353833"/>
              </w:rPr>
              <w:t>loadFactor</w:t>
            </w:r>
            <w:proofErr w:type="spellEnd"/>
            <w:r w:rsidR="00CD54CE">
              <w:rPr>
                <w:rStyle w:val="HTMLCode"/>
                <w:rFonts w:eastAsiaTheme="minorHAnsi"/>
                <w:color w:val="353833"/>
              </w:rPr>
              <w:t>)</w:t>
            </w:r>
          </w:p>
          <w:p w14:paraId="78288B90" w14:textId="77777777" w:rsidR="00CD54CE" w:rsidRDefault="00CD54CE" w:rsidP="00CD54CE">
            <w:pPr>
              <w:rPr>
                <w:rFonts w:ascii="Arial" w:hAnsi="Arial" w:cs="Arial"/>
                <w:color w:val="353833"/>
                <w:sz w:val="18"/>
                <w:szCs w:val="18"/>
              </w:rPr>
            </w:pPr>
            <w:r>
              <w:rPr>
                <w:rFonts w:ascii="Arial" w:hAnsi="Arial" w:cs="Arial"/>
                <w:color w:val="353833"/>
                <w:sz w:val="18"/>
                <w:szCs w:val="18"/>
              </w:rPr>
              <w:t>Constructs a new, empty set; the backing </w:t>
            </w:r>
            <w:r>
              <w:rPr>
                <w:rStyle w:val="HTMLTypewriter"/>
                <w:rFonts w:eastAsiaTheme="minorHAnsi"/>
                <w:color w:val="353833"/>
              </w:rPr>
              <w:t>HashMap</w:t>
            </w:r>
            <w:r>
              <w:rPr>
                <w:rFonts w:ascii="Arial" w:hAnsi="Arial" w:cs="Arial"/>
                <w:color w:val="353833"/>
                <w:sz w:val="18"/>
                <w:szCs w:val="18"/>
              </w:rPr>
              <w:t> instance has the specified initial capacity and the specified load factor.</w:t>
            </w:r>
          </w:p>
        </w:tc>
      </w:tr>
    </w:tbl>
    <w:p w14:paraId="675CE9F9" w14:textId="77777777" w:rsidR="00CD54CE" w:rsidRPr="00CD54CE" w:rsidRDefault="00CD54CE" w:rsidP="00CD54CE"/>
    <w:p w14:paraId="4C3AA369" w14:textId="77777777" w:rsidR="006B15D0" w:rsidRPr="00F9113E" w:rsidRDefault="006B15D0" w:rsidP="00F9113E">
      <w:pPr>
        <w:pStyle w:val="NoSpacing"/>
      </w:pPr>
    </w:p>
    <w:p w14:paraId="54758472" w14:textId="77777777" w:rsidR="00F9113E" w:rsidRPr="006B15D0" w:rsidRDefault="00F9113E" w:rsidP="00F9113E">
      <w:pPr>
        <w:rPr>
          <w:b/>
        </w:rPr>
      </w:pPr>
      <w:r w:rsidRPr="006B15D0">
        <w:rPr>
          <w:b/>
        </w:rPr>
        <w:t>If we look at the add() method of HashSet class: </w:t>
      </w:r>
      <w:r w:rsidRPr="006B15D0">
        <w:rPr>
          <w:b/>
        </w:rPr>
        <w:br/>
        <w:t> </w:t>
      </w:r>
    </w:p>
    <w:p w14:paraId="74C74AAE" w14:textId="62114554" w:rsidR="00F9113E" w:rsidRPr="00F9113E" w:rsidRDefault="00F9113E" w:rsidP="006B15D0">
      <w:pPr>
        <w:pStyle w:val="Heading4"/>
      </w:pPr>
      <w:r w:rsidRPr="00F9113E">
        <w:t xml:space="preserve">public </w:t>
      </w:r>
      <w:proofErr w:type="spellStart"/>
      <w:r w:rsidRPr="00F9113E">
        <w:t>boolean</w:t>
      </w:r>
      <w:proofErr w:type="spellEnd"/>
      <w:r w:rsidRPr="00F9113E">
        <w:t xml:space="preserve"> add(E e){</w:t>
      </w:r>
    </w:p>
    <w:p w14:paraId="1C88E7A1" w14:textId="77777777" w:rsidR="00F9113E" w:rsidRPr="00F9113E" w:rsidRDefault="00F9113E" w:rsidP="006B15D0">
      <w:pPr>
        <w:pStyle w:val="Heading4"/>
      </w:pPr>
      <w:r w:rsidRPr="00F9113E">
        <w:t xml:space="preserve">   return </w:t>
      </w:r>
      <w:proofErr w:type="spellStart"/>
      <w:r w:rsidRPr="00F9113E">
        <w:t>map.put</w:t>
      </w:r>
      <w:proofErr w:type="spellEnd"/>
      <w:r w:rsidRPr="00F9113E">
        <w:t>(e, PRESENT) == null;</w:t>
      </w:r>
    </w:p>
    <w:p w14:paraId="4B2ACD0D" w14:textId="77777777" w:rsidR="00F9113E" w:rsidRPr="00F9113E" w:rsidRDefault="00F9113E" w:rsidP="006B15D0">
      <w:pPr>
        <w:pStyle w:val="Heading4"/>
      </w:pPr>
      <w:r w:rsidRPr="00F9113E">
        <w:t>}</w:t>
      </w:r>
    </w:p>
    <w:p w14:paraId="44094317" w14:textId="77777777" w:rsidR="00F9113E" w:rsidRPr="00F9113E" w:rsidRDefault="00F9113E" w:rsidP="00F9113E">
      <w:r w:rsidRPr="00F9113E">
        <w:t>We can notice that, add() method of HashSet class internally calls the put() method of backing the HashMap object by passing the element you have specified as a key and constant “PRESENT” as its value. remove() method also works in the same manner. It internally calls remove method of Map interface. </w:t>
      </w:r>
      <w:r w:rsidRPr="00F9113E">
        <w:br/>
        <w:t> </w:t>
      </w:r>
    </w:p>
    <w:p w14:paraId="18D3D48C" w14:textId="1FD07F44" w:rsidR="00F9113E" w:rsidRPr="00F9113E" w:rsidRDefault="00F9113E" w:rsidP="006B15D0">
      <w:pPr>
        <w:pStyle w:val="Heading4"/>
      </w:pPr>
      <w:r w:rsidRPr="00F9113E">
        <w:t xml:space="preserve">public </w:t>
      </w:r>
      <w:proofErr w:type="spellStart"/>
      <w:r w:rsidRPr="00F9113E">
        <w:t>boolean</w:t>
      </w:r>
      <w:proofErr w:type="spellEnd"/>
      <w:r w:rsidRPr="00F9113E">
        <w:t xml:space="preserve"> remove(Object o){</w:t>
      </w:r>
    </w:p>
    <w:p w14:paraId="118DC0B9" w14:textId="77777777" w:rsidR="00F9113E" w:rsidRPr="00F9113E" w:rsidRDefault="00F9113E" w:rsidP="006B15D0">
      <w:pPr>
        <w:pStyle w:val="Heading4"/>
      </w:pPr>
      <w:r w:rsidRPr="00F9113E">
        <w:t xml:space="preserve">  return </w:t>
      </w:r>
      <w:proofErr w:type="spellStart"/>
      <w:r w:rsidRPr="00F9113E">
        <w:t>map.remove</w:t>
      </w:r>
      <w:proofErr w:type="spellEnd"/>
      <w:r w:rsidRPr="00F9113E">
        <w:t>(o) == PRESENT;</w:t>
      </w:r>
    </w:p>
    <w:p w14:paraId="06274616" w14:textId="1CAF1EEF" w:rsidR="00F9113E" w:rsidRDefault="00F9113E" w:rsidP="006B15D0">
      <w:pPr>
        <w:pStyle w:val="Heading4"/>
      </w:pPr>
      <w:r w:rsidRPr="00F9113E">
        <w:t>}</w:t>
      </w:r>
    </w:p>
    <w:p w14:paraId="05427864" w14:textId="77777777" w:rsidR="006B15D0" w:rsidRPr="006B15D0" w:rsidRDefault="006B15D0" w:rsidP="006B15D0"/>
    <w:p w14:paraId="2BB87B68" w14:textId="77777777" w:rsidR="00F9113E" w:rsidRPr="00F9113E" w:rsidRDefault="00F9113E" w:rsidP="00F9113E">
      <w:r w:rsidRPr="00F9113E">
        <w:t>HashSet not only stores unique Objects but also unique Collection of Objects like </w:t>
      </w:r>
      <w:hyperlink r:id="rId67" w:history="1">
        <w:r w:rsidRPr="00F9113E">
          <w:rPr>
            <w:rStyle w:val="Hyperlink"/>
          </w:rPr>
          <w:t>ArrayList&lt;E&gt;</w:t>
        </w:r>
      </w:hyperlink>
      <w:r w:rsidRPr="00F9113E">
        <w:t>, </w:t>
      </w:r>
      <w:hyperlink r:id="rId68" w:history="1">
        <w:r w:rsidRPr="00F9113E">
          <w:rPr>
            <w:rStyle w:val="Hyperlink"/>
          </w:rPr>
          <w:t>LinkedList&lt;E&gt;</w:t>
        </w:r>
      </w:hyperlink>
      <w:r w:rsidRPr="00F9113E">
        <w:t>, </w:t>
      </w:r>
      <w:hyperlink r:id="rId69" w:anchor=":~:text=The%20Vector%20class%20implements%20a%20growable%20array%20of%20objects.&amp;text=They%20are%20very%20similar%20to,AbstractList%20and%20implements%20List%20interfaces." w:history="1">
        <w:r w:rsidRPr="00F9113E">
          <w:rPr>
            <w:rStyle w:val="Hyperlink"/>
          </w:rPr>
          <w:t>Vector&lt;E&gt;</w:t>
        </w:r>
      </w:hyperlink>
      <w:r w:rsidRPr="00F9113E">
        <w:t>,..etc.</w:t>
      </w:r>
    </w:p>
    <w:p w14:paraId="762507C1" w14:textId="4AFF9BE9" w:rsidR="00F9113E" w:rsidRPr="00F9113E" w:rsidRDefault="00F9113E" w:rsidP="00F9113E">
      <w:r w:rsidRPr="00F9113E">
        <w:t>Let us understand this with the help of the below example:</w:t>
      </w:r>
    </w:p>
    <w:tbl>
      <w:tblPr>
        <w:tblW w:w="9181" w:type="dxa"/>
        <w:tblCellMar>
          <w:left w:w="0" w:type="dxa"/>
          <w:right w:w="0" w:type="dxa"/>
        </w:tblCellMar>
        <w:tblLook w:val="04A0" w:firstRow="1" w:lastRow="0" w:firstColumn="1" w:lastColumn="0" w:noHBand="0" w:noVBand="1"/>
      </w:tblPr>
      <w:tblGrid>
        <w:gridCol w:w="9181"/>
      </w:tblGrid>
      <w:tr w:rsidR="00F9113E" w14:paraId="21022453" w14:textId="77777777" w:rsidTr="00F9113E">
        <w:tc>
          <w:tcPr>
            <w:tcW w:w="6937" w:type="dxa"/>
            <w:tcBorders>
              <w:top w:val="nil"/>
              <w:left w:val="nil"/>
              <w:bottom w:val="nil"/>
              <w:right w:val="nil"/>
            </w:tcBorders>
            <w:tcMar>
              <w:top w:w="210" w:type="dxa"/>
              <w:left w:w="150" w:type="dxa"/>
              <w:bottom w:w="210" w:type="dxa"/>
              <w:right w:w="150" w:type="dxa"/>
            </w:tcMar>
            <w:vAlign w:val="bottom"/>
            <w:hideMark/>
          </w:tcPr>
          <w:p w14:paraId="05A764AA" w14:textId="77777777" w:rsidR="00F9113E" w:rsidRDefault="00F9113E">
            <w:pPr>
              <w:shd w:val="clear" w:color="auto" w:fill="272822"/>
              <w:spacing w:line="288" w:lineRule="atLeast"/>
              <w:textAlignment w:val="baseline"/>
              <w:rPr>
                <w:rFonts w:ascii="Consolas" w:hAnsi="Consolas" w:cs="Times New Roman"/>
                <w:sz w:val="25"/>
                <w:szCs w:val="25"/>
              </w:rPr>
            </w:pPr>
            <w:r>
              <w:rPr>
                <w:rStyle w:val="HTMLCode"/>
                <w:rFonts w:ascii="Consolas" w:eastAsiaTheme="minorHAnsi" w:hAnsi="Consolas"/>
                <w:color w:val="75715E"/>
                <w:sz w:val="22"/>
                <w:szCs w:val="22"/>
                <w:bdr w:val="none" w:sz="0" w:space="0" w:color="auto" w:frame="1"/>
              </w:rPr>
              <w:t>// Java program to illustrate the concept</w:t>
            </w:r>
          </w:p>
          <w:p w14:paraId="01CD7074"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color w:val="75715E"/>
                <w:sz w:val="22"/>
                <w:szCs w:val="22"/>
                <w:bdr w:val="none" w:sz="0" w:space="0" w:color="auto" w:frame="1"/>
              </w:rPr>
              <w:t>// of Collection objects storage in a HashSet</w:t>
            </w:r>
          </w:p>
          <w:p w14:paraId="415FC970"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b/>
                <w:bCs/>
                <w:color w:val="F92672"/>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F8F8F2"/>
                <w:sz w:val="22"/>
                <w:szCs w:val="22"/>
                <w:bdr w:val="none" w:sz="0" w:space="0" w:color="auto" w:frame="1"/>
              </w:rPr>
              <w:t>java.io.*;</w:t>
            </w:r>
          </w:p>
          <w:p w14:paraId="5DD58B5B" w14:textId="3C5E1066"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b/>
                <w:bCs/>
                <w:color w:val="F92672"/>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F8F8F2"/>
                <w:sz w:val="22"/>
                <w:szCs w:val="22"/>
                <w:bdr w:val="none" w:sz="0" w:space="0" w:color="auto" w:frame="1"/>
              </w:rPr>
              <w:t>java.util.*;</w:t>
            </w:r>
          </w:p>
          <w:p w14:paraId="6B431AF1" w14:textId="13D63F9B"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b/>
                <w:bCs/>
                <w:color w:val="F92672"/>
                <w:sz w:val="22"/>
                <w:szCs w:val="22"/>
                <w:bdr w:val="none" w:sz="0" w:space="0" w:color="auto" w:frame="1"/>
              </w:rPr>
              <w:t>class</w:t>
            </w:r>
            <w:r>
              <w:rPr>
                <w:rFonts w:ascii="Consolas" w:hAnsi="Consolas"/>
                <w:sz w:val="25"/>
                <w:szCs w:val="25"/>
              </w:rPr>
              <w:t xml:space="preserve"> </w:t>
            </w:r>
            <w:proofErr w:type="spellStart"/>
            <w:r>
              <w:rPr>
                <w:rStyle w:val="HTMLCode"/>
                <w:rFonts w:ascii="Consolas" w:eastAsiaTheme="minorHAnsi" w:hAnsi="Consolas"/>
                <w:color w:val="F8F8F2"/>
                <w:sz w:val="22"/>
                <w:szCs w:val="22"/>
                <w:bdr w:val="none" w:sz="0" w:space="0" w:color="auto" w:frame="1"/>
              </w:rPr>
              <w:t>CollectionObjectStorage</w:t>
            </w:r>
            <w:proofErr w:type="spellEnd"/>
            <w:r>
              <w:rPr>
                <w:rStyle w:val="HTMLCode"/>
                <w:rFonts w:ascii="Consolas" w:eastAsiaTheme="minorHAnsi" w:hAnsi="Consolas"/>
                <w:color w:val="F8F8F2"/>
                <w:sz w:val="22"/>
                <w:szCs w:val="22"/>
                <w:bdr w:val="none" w:sz="0" w:space="0" w:color="auto" w:frame="1"/>
              </w:rPr>
              <w:t xml:space="preserve"> {</w:t>
            </w:r>
          </w:p>
          <w:p w14:paraId="69D842D5" w14:textId="7D8247A6"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F92672"/>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F92672"/>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F92672"/>
                <w:sz w:val="22"/>
                <w:szCs w:val="22"/>
                <w:bdr w:val="none" w:sz="0" w:space="0" w:color="auto" w:frame="1"/>
              </w:rPr>
              <w:t>void</w:t>
            </w:r>
            <w:r>
              <w:rPr>
                <w:rFonts w:ascii="Consolas" w:hAnsi="Consolas"/>
                <w:sz w:val="25"/>
                <w:szCs w:val="25"/>
              </w:rPr>
              <w:t xml:space="preserve"> </w:t>
            </w:r>
            <w:r>
              <w:rPr>
                <w:rStyle w:val="HTMLCode"/>
                <w:rFonts w:ascii="Consolas" w:eastAsiaTheme="minorHAnsi" w:hAnsi="Consolas"/>
                <w:color w:val="F8F8F2"/>
                <w:sz w:val="22"/>
                <w:szCs w:val="22"/>
                <w:bdr w:val="none" w:sz="0" w:space="0" w:color="auto" w:frame="1"/>
              </w:rPr>
              <w:t>main(String[] args){</w:t>
            </w:r>
          </w:p>
          <w:p w14:paraId="2888D4B9"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75715E"/>
                <w:sz w:val="22"/>
                <w:szCs w:val="22"/>
                <w:bdr w:val="none" w:sz="0" w:space="0" w:color="auto" w:frame="1"/>
              </w:rPr>
              <w:t>// Instantiate an object of HashSet</w:t>
            </w:r>
          </w:p>
          <w:p w14:paraId="0217BE78" w14:textId="0060CFEE"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 xml:space="preserve">HashSet&lt;ArrayList&gt; set = </w:t>
            </w:r>
            <w:r>
              <w:rPr>
                <w:rStyle w:val="HTMLCode"/>
                <w:rFonts w:ascii="Consolas" w:eastAsiaTheme="minorHAnsi" w:hAnsi="Consolas"/>
                <w:b/>
                <w:bCs/>
                <w:color w:val="F92672"/>
                <w:sz w:val="22"/>
                <w:szCs w:val="22"/>
                <w:bdr w:val="none" w:sz="0" w:space="0" w:color="auto" w:frame="1"/>
              </w:rPr>
              <w:t>new</w:t>
            </w:r>
            <w:r>
              <w:rPr>
                <w:rFonts w:ascii="Consolas" w:hAnsi="Consolas"/>
                <w:sz w:val="25"/>
                <w:szCs w:val="25"/>
              </w:rPr>
              <w:t xml:space="preserve"> </w:t>
            </w:r>
            <w:r>
              <w:rPr>
                <w:rStyle w:val="HTMLCode"/>
                <w:rFonts w:ascii="Consolas" w:eastAsiaTheme="minorHAnsi" w:hAnsi="Consolas"/>
                <w:color w:val="F8F8F2"/>
                <w:sz w:val="22"/>
                <w:szCs w:val="22"/>
                <w:bdr w:val="none" w:sz="0" w:space="0" w:color="auto" w:frame="1"/>
              </w:rPr>
              <w:t>HashSet&lt;&gt;();</w:t>
            </w:r>
          </w:p>
          <w:p w14:paraId="63F2A1E3"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75715E"/>
                <w:sz w:val="22"/>
                <w:szCs w:val="22"/>
                <w:bdr w:val="none" w:sz="0" w:space="0" w:color="auto" w:frame="1"/>
              </w:rPr>
              <w:t>// create ArrayList list1</w:t>
            </w:r>
          </w:p>
          <w:p w14:paraId="2B173500" w14:textId="157F2F16"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lastRenderedPageBreak/>
              <w:t>        </w:t>
            </w:r>
            <w:r>
              <w:rPr>
                <w:rStyle w:val="HTMLCode"/>
                <w:rFonts w:ascii="Consolas" w:eastAsiaTheme="minorHAnsi" w:hAnsi="Consolas"/>
                <w:color w:val="F8F8F2"/>
                <w:sz w:val="22"/>
                <w:szCs w:val="22"/>
                <w:bdr w:val="none" w:sz="0" w:space="0" w:color="auto" w:frame="1"/>
              </w:rPr>
              <w:t xml:space="preserve">ArrayList&lt;Integer&gt; list1 = </w:t>
            </w:r>
            <w:r>
              <w:rPr>
                <w:rStyle w:val="HTMLCode"/>
                <w:rFonts w:ascii="Consolas" w:eastAsiaTheme="minorHAnsi" w:hAnsi="Consolas"/>
                <w:b/>
                <w:bCs/>
                <w:color w:val="F92672"/>
                <w:sz w:val="22"/>
                <w:szCs w:val="22"/>
                <w:bdr w:val="none" w:sz="0" w:space="0" w:color="auto" w:frame="1"/>
              </w:rPr>
              <w:t>new</w:t>
            </w:r>
            <w:r>
              <w:rPr>
                <w:rFonts w:ascii="Consolas" w:hAnsi="Consolas"/>
                <w:sz w:val="25"/>
                <w:szCs w:val="25"/>
              </w:rPr>
              <w:t xml:space="preserve"> </w:t>
            </w:r>
            <w:r>
              <w:rPr>
                <w:rStyle w:val="HTMLCode"/>
                <w:rFonts w:ascii="Consolas" w:eastAsiaTheme="minorHAnsi" w:hAnsi="Consolas"/>
                <w:color w:val="F8F8F2"/>
                <w:sz w:val="22"/>
                <w:szCs w:val="22"/>
                <w:bdr w:val="none" w:sz="0" w:space="0" w:color="auto" w:frame="1"/>
              </w:rPr>
              <w:t>ArrayList&lt;&gt;();</w:t>
            </w:r>
          </w:p>
          <w:p w14:paraId="34591957"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75715E"/>
                <w:sz w:val="22"/>
                <w:szCs w:val="22"/>
                <w:bdr w:val="none" w:sz="0" w:space="0" w:color="auto" w:frame="1"/>
              </w:rPr>
              <w:t>// create ArrayList list2</w:t>
            </w:r>
          </w:p>
          <w:p w14:paraId="548414DE" w14:textId="13315E7F"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 xml:space="preserve">ArrayList&lt;Integer&gt; list2 = </w:t>
            </w:r>
            <w:r>
              <w:rPr>
                <w:rStyle w:val="HTMLCode"/>
                <w:rFonts w:ascii="Consolas" w:eastAsiaTheme="minorHAnsi" w:hAnsi="Consolas"/>
                <w:b/>
                <w:bCs/>
                <w:color w:val="F92672"/>
                <w:sz w:val="22"/>
                <w:szCs w:val="22"/>
                <w:bdr w:val="none" w:sz="0" w:space="0" w:color="auto" w:frame="1"/>
              </w:rPr>
              <w:t>new</w:t>
            </w:r>
            <w:r>
              <w:rPr>
                <w:rFonts w:ascii="Consolas" w:hAnsi="Consolas"/>
                <w:sz w:val="25"/>
                <w:szCs w:val="25"/>
              </w:rPr>
              <w:t xml:space="preserve"> </w:t>
            </w:r>
            <w:r>
              <w:rPr>
                <w:rStyle w:val="HTMLCode"/>
                <w:rFonts w:ascii="Consolas" w:eastAsiaTheme="minorHAnsi" w:hAnsi="Consolas"/>
                <w:color w:val="F8F8F2"/>
                <w:sz w:val="22"/>
                <w:szCs w:val="22"/>
                <w:bdr w:val="none" w:sz="0" w:space="0" w:color="auto" w:frame="1"/>
              </w:rPr>
              <w:t>ArrayList&lt;&gt;();</w:t>
            </w:r>
          </w:p>
          <w:p w14:paraId="6A2175BE"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75715E"/>
                <w:sz w:val="22"/>
                <w:szCs w:val="22"/>
                <w:bdr w:val="none" w:sz="0" w:space="0" w:color="auto" w:frame="1"/>
              </w:rPr>
              <w:t>// Add elements using add method</w:t>
            </w:r>
          </w:p>
          <w:p w14:paraId="20AEE5D9"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list1.add(</w:t>
            </w:r>
            <w:r>
              <w:rPr>
                <w:rStyle w:val="HTMLCode"/>
                <w:rFonts w:ascii="Consolas" w:eastAsiaTheme="minorHAnsi" w:hAnsi="Consolas"/>
                <w:color w:val="AE81FF"/>
                <w:sz w:val="22"/>
                <w:szCs w:val="22"/>
                <w:bdr w:val="none" w:sz="0" w:space="0" w:color="auto" w:frame="1"/>
              </w:rPr>
              <w:t>1</w:t>
            </w:r>
            <w:r>
              <w:rPr>
                <w:rStyle w:val="HTMLCode"/>
                <w:rFonts w:ascii="Consolas" w:eastAsiaTheme="minorHAnsi" w:hAnsi="Consolas"/>
                <w:color w:val="F8F8F2"/>
                <w:sz w:val="22"/>
                <w:szCs w:val="22"/>
                <w:bdr w:val="none" w:sz="0" w:space="0" w:color="auto" w:frame="1"/>
              </w:rPr>
              <w:t>);</w:t>
            </w:r>
          </w:p>
          <w:p w14:paraId="70B477EB"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list1.add(</w:t>
            </w:r>
            <w:r>
              <w:rPr>
                <w:rStyle w:val="HTMLCode"/>
                <w:rFonts w:ascii="Consolas" w:eastAsiaTheme="minorHAnsi" w:hAnsi="Consolas"/>
                <w:color w:val="AE81FF"/>
                <w:sz w:val="22"/>
                <w:szCs w:val="22"/>
                <w:bdr w:val="none" w:sz="0" w:space="0" w:color="auto" w:frame="1"/>
              </w:rPr>
              <w:t>2</w:t>
            </w:r>
            <w:r>
              <w:rPr>
                <w:rStyle w:val="HTMLCode"/>
                <w:rFonts w:ascii="Consolas" w:eastAsiaTheme="minorHAnsi" w:hAnsi="Consolas"/>
                <w:color w:val="F8F8F2"/>
                <w:sz w:val="22"/>
                <w:szCs w:val="22"/>
                <w:bdr w:val="none" w:sz="0" w:space="0" w:color="auto" w:frame="1"/>
              </w:rPr>
              <w:t>);</w:t>
            </w:r>
          </w:p>
          <w:p w14:paraId="56695427"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list2.add(</w:t>
            </w:r>
            <w:r>
              <w:rPr>
                <w:rStyle w:val="HTMLCode"/>
                <w:rFonts w:ascii="Consolas" w:eastAsiaTheme="minorHAnsi" w:hAnsi="Consolas"/>
                <w:color w:val="AE81FF"/>
                <w:sz w:val="22"/>
                <w:szCs w:val="22"/>
                <w:bdr w:val="none" w:sz="0" w:space="0" w:color="auto" w:frame="1"/>
              </w:rPr>
              <w:t>1</w:t>
            </w:r>
            <w:r>
              <w:rPr>
                <w:rStyle w:val="HTMLCode"/>
                <w:rFonts w:ascii="Consolas" w:eastAsiaTheme="minorHAnsi" w:hAnsi="Consolas"/>
                <w:color w:val="F8F8F2"/>
                <w:sz w:val="22"/>
                <w:szCs w:val="22"/>
                <w:bdr w:val="none" w:sz="0" w:space="0" w:color="auto" w:frame="1"/>
              </w:rPr>
              <w:t>);</w:t>
            </w:r>
          </w:p>
          <w:p w14:paraId="21CE37A8"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list2.add(</w:t>
            </w:r>
            <w:r>
              <w:rPr>
                <w:rStyle w:val="HTMLCode"/>
                <w:rFonts w:ascii="Consolas" w:eastAsiaTheme="minorHAnsi" w:hAnsi="Consolas"/>
                <w:color w:val="AE81FF"/>
                <w:sz w:val="22"/>
                <w:szCs w:val="22"/>
                <w:bdr w:val="none" w:sz="0" w:space="0" w:color="auto" w:frame="1"/>
              </w:rPr>
              <w:t>2</w:t>
            </w:r>
            <w:r>
              <w:rPr>
                <w:rStyle w:val="HTMLCode"/>
                <w:rFonts w:ascii="Consolas" w:eastAsiaTheme="minorHAnsi" w:hAnsi="Consolas"/>
                <w:color w:val="F8F8F2"/>
                <w:sz w:val="22"/>
                <w:szCs w:val="22"/>
                <w:bdr w:val="none" w:sz="0" w:space="0" w:color="auto" w:frame="1"/>
              </w:rPr>
              <w:t>);</w:t>
            </w:r>
          </w:p>
          <w:p w14:paraId="7F39F98D"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F8F8F2"/>
                <w:sz w:val="22"/>
                <w:szCs w:val="22"/>
                <w:bdr w:val="none" w:sz="0" w:space="0" w:color="auto" w:frame="1"/>
              </w:rPr>
              <w:t>set.add</w:t>
            </w:r>
            <w:proofErr w:type="spellEnd"/>
            <w:r>
              <w:rPr>
                <w:rStyle w:val="HTMLCode"/>
                <w:rFonts w:ascii="Consolas" w:eastAsiaTheme="minorHAnsi" w:hAnsi="Consolas"/>
                <w:color w:val="F8F8F2"/>
                <w:sz w:val="22"/>
                <w:szCs w:val="22"/>
                <w:bdr w:val="none" w:sz="0" w:space="0" w:color="auto" w:frame="1"/>
              </w:rPr>
              <w:t>(list1);</w:t>
            </w:r>
          </w:p>
          <w:p w14:paraId="6E278809"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F8F8F2"/>
                <w:sz w:val="22"/>
                <w:szCs w:val="22"/>
                <w:bdr w:val="none" w:sz="0" w:space="0" w:color="auto" w:frame="1"/>
              </w:rPr>
              <w:t>set.add</w:t>
            </w:r>
            <w:proofErr w:type="spellEnd"/>
            <w:r>
              <w:rPr>
                <w:rStyle w:val="HTMLCode"/>
                <w:rFonts w:ascii="Consolas" w:eastAsiaTheme="minorHAnsi" w:hAnsi="Consolas"/>
                <w:color w:val="F8F8F2"/>
                <w:sz w:val="22"/>
                <w:szCs w:val="22"/>
                <w:bdr w:val="none" w:sz="0" w:space="0" w:color="auto" w:frame="1"/>
              </w:rPr>
              <w:t>(list2);</w:t>
            </w:r>
          </w:p>
          <w:p w14:paraId="7D9ABE2C"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47E9665"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75715E"/>
                <w:sz w:val="22"/>
                <w:szCs w:val="22"/>
                <w:bdr w:val="none" w:sz="0" w:space="0" w:color="auto" w:frame="1"/>
              </w:rPr>
              <w:t>// print the set size to understand the</w:t>
            </w:r>
          </w:p>
          <w:p w14:paraId="775C76A2"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75715E"/>
                <w:sz w:val="22"/>
                <w:szCs w:val="22"/>
                <w:bdr w:val="none" w:sz="0" w:space="0" w:color="auto" w:frame="1"/>
              </w:rPr>
              <w:t>// internal storage of ArrayList in Set</w:t>
            </w:r>
          </w:p>
          <w:p w14:paraId="31400BCE"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System.out.println(</w:t>
            </w:r>
            <w:proofErr w:type="spellStart"/>
            <w:r>
              <w:rPr>
                <w:rStyle w:val="HTMLCode"/>
                <w:rFonts w:ascii="Consolas" w:eastAsiaTheme="minorHAnsi" w:hAnsi="Consolas"/>
                <w:color w:val="F8F8F2"/>
                <w:sz w:val="22"/>
                <w:szCs w:val="22"/>
                <w:bdr w:val="none" w:sz="0" w:space="0" w:color="auto" w:frame="1"/>
              </w:rPr>
              <w:t>set.size</w:t>
            </w:r>
            <w:proofErr w:type="spellEnd"/>
            <w:r>
              <w:rPr>
                <w:rStyle w:val="HTMLCode"/>
                <w:rFonts w:ascii="Consolas" w:eastAsiaTheme="minorHAnsi" w:hAnsi="Consolas"/>
                <w:color w:val="F8F8F2"/>
                <w:sz w:val="22"/>
                <w:szCs w:val="22"/>
                <w:bdr w:val="none" w:sz="0" w:space="0" w:color="auto" w:frame="1"/>
              </w:rPr>
              <w:t>());</w:t>
            </w:r>
          </w:p>
          <w:p w14:paraId="0111A77F"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F8F8F2"/>
                <w:sz w:val="22"/>
                <w:szCs w:val="22"/>
                <w:bdr w:val="none" w:sz="0" w:space="0" w:color="auto" w:frame="1"/>
              </w:rPr>
              <w:t>}</w:t>
            </w:r>
          </w:p>
          <w:p w14:paraId="1D535575" w14:textId="77777777" w:rsidR="00F9113E" w:rsidRDefault="00F9113E">
            <w:pPr>
              <w:shd w:val="clear" w:color="auto" w:fill="272822"/>
              <w:spacing w:line="288" w:lineRule="atLeast"/>
              <w:textAlignment w:val="baseline"/>
              <w:rPr>
                <w:rFonts w:ascii="Consolas" w:hAnsi="Consolas"/>
                <w:sz w:val="25"/>
                <w:szCs w:val="25"/>
              </w:rPr>
            </w:pPr>
            <w:r>
              <w:rPr>
                <w:rStyle w:val="HTMLCode"/>
                <w:rFonts w:ascii="Consolas" w:eastAsiaTheme="minorHAnsi" w:hAnsi="Consolas"/>
                <w:color w:val="F8F8F2"/>
                <w:sz w:val="22"/>
                <w:szCs w:val="22"/>
                <w:bdr w:val="none" w:sz="0" w:space="0" w:color="auto" w:frame="1"/>
              </w:rPr>
              <w:t>}</w:t>
            </w:r>
          </w:p>
        </w:tc>
      </w:tr>
    </w:tbl>
    <w:p w14:paraId="6A3859AE" w14:textId="77777777" w:rsidR="00F9113E" w:rsidRDefault="00F9113E" w:rsidP="00F9113E">
      <w:pPr>
        <w:shd w:val="clear" w:color="auto" w:fill="131417"/>
        <w:spacing w:line="240" w:lineRule="auto"/>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Output:</w:t>
      </w:r>
    </w:p>
    <w:p w14:paraId="0ED56263" w14:textId="77777777" w:rsidR="00F9113E" w:rsidRDefault="00F9113E" w:rsidP="00F9113E">
      <w:pPr>
        <w:pStyle w:val="HTMLPreformatted"/>
        <w:shd w:val="clear" w:color="auto" w:fill="131417"/>
        <w:spacing w:after="150"/>
        <w:textAlignment w:val="baseline"/>
        <w:rPr>
          <w:rFonts w:ascii="Consolas" w:hAnsi="Consolas"/>
          <w:color w:val="FFFFFF"/>
          <w:spacing w:val="2"/>
          <w:sz w:val="24"/>
          <w:szCs w:val="24"/>
        </w:rPr>
      </w:pPr>
      <w:r>
        <w:rPr>
          <w:rFonts w:ascii="Consolas" w:hAnsi="Consolas"/>
          <w:color w:val="FFFFFF"/>
          <w:spacing w:val="2"/>
          <w:sz w:val="24"/>
          <w:szCs w:val="24"/>
        </w:rPr>
        <w:t>1</w:t>
      </w:r>
    </w:p>
    <w:p w14:paraId="2B2C16A1" w14:textId="77777777" w:rsidR="00F9113E" w:rsidRPr="00F9113E" w:rsidRDefault="00F9113E" w:rsidP="00F9113E">
      <w:pPr>
        <w:pStyle w:val="Heading4"/>
      </w:pPr>
      <w:r w:rsidRPr="00F9113E">
        <w:t>Before storing an Object, HashSet checks whether there is an existing entry using </w:t>
      </w:r>
      <w:hyperlink r:id="rId70" w:history="1">
        <w:r w:rsidRPr="00F9113E">
          <w:rPr>
            <w:rStyle w:val="Hyperlink"/>
          </w:rPr>
          <w:t>hashCode() and equals() methods.</w:t>
        </w:r>
      </w:hyperlink>
      <w:r w:rsidRPr="00F9113E">
        <w:t> In the above example, two lists are considered equal if they have the same elements in the same order. When you invoke the </w:t>
      </w:r>
      <w:hyperlink r:id="rId71" w:anchor="hashCode()" w:tgtFrame="_blank" w:history="1">
        <w:r w:rsidRPr="00F9113E">
          <w:rPr>
            <w:rStyle w:val="Hyperlink"/>
          </w:rPr>
          <w:t>hashCode() </w:t>
        </w:r>
      </w:hyperlink>
      <w:r w:rsidRPr="00F9113E">
        <w:t> method on the two lists, they both would give the same hash since they are equal. </w:t>
      </w:r>
    </w:p>
    <w:p w14:paraId="556CEDD6" w14:textId="77777777" w:rsidR="00F9113E" w:rsidRPr="00F9113E" w:rsidRDefault="00F9113E" w:rsidP="00F9113E">
      <w:pPr>
        <w:pStyle w:val="Heading4"/>
      </w:pPr>
      <w:r w:rsidRPr="00F9113E">
        <w:t>HashSet does not store duplicate items,  if you give two Objects that are equal then it stores only the first one, here it is list1.</w:t>
      </w:r>
    </w:p>
    <w:p w14:paraId="4EED124B" w14:textId="77777777" w:rsidR="00F9113E" w:rsidRPr="00F9113E" w:rsidRDefault="00F9113E" w:rsidP="00F9113E">
      <w:pPr>
        <w:pStyle w:val="Heading4"/>
      </w:pPr>
      <w:r w:rsidRPr="00F9113E">
        <w:t>Time Complexity of HashSet Operations: The underlying data structure for HashSet is hashtable. So amortize (average or usual case) time complexity for add, remove and look-up (contains method) operation of HashSet takes O(1) time.</w:t>
      </w:r>
    </w:p>
    <w:p w14:paraId="1E215897" w14:textId="30ED4E9C" w:rsidR="00F9113E" w:rsidRDefault="00F9113E" w:rsidP="00F9113E">
      <w:pPr>
        <w:pStyle w:val="Heading4"/>
      </w:pPr>
    </w:p>
    <w:p w14:paraId="1AED7803" w14:textId="59CBC05E" w:rsidR="00E03F29" w:rsidRDefault="00E03F29" w:rsidP="00E03F29">
      <w:r>
        <w:t>Some Methods of HashSet:</w:t>
      </w:r>
    </w:p>
    <w:p w14:paraId="789FC6FD" w14:textId="16FB7642" w:rsidR="00E03F29" w:rsidRDefault="00E03F29" w:rsidP="00E03F29">
      <w:r>
        <w:t xml:space="preserve">Add(Object value) -&gt; Adds values to the </w:t>
      </w:r>
      <w:r w:rsidR="0086344E">
        <w:t xml:space="preserve">specified </w:t>
      </w:r>
      <w:proofErr w:type="spellStart"/>
      <w:r w:rsidR="0086344E">
        <w:t>Set,if</w:t>
      </w:r>
      <w:proofErr w:type="spellEnd"/>
      <w:r w:rsidR="0086344E">
        <w:t xml:space="preserve"> not present. If present, returns false.</w:t>
      </w:r>
    </w:p>
    <w:p w14:paraId="47F490BA" w14:textId="1FD8AD2E" w:rsidR="0086344E" w:rsidRDefault="0086344E" w:rsidP="00E03F29">
      <w:r>
        <w:t>Contains(Object value) -&gt; Checks if value present inside set, then returns true.</w:t>
      </w:r>
    </w:p>
    <w:p w14:paraId="5678898A" w14:textId="5906B74E" w:rsidR="0086344E" w:rsidRDefault="0086344E" w:rsidP="00E03F29">
      <w:r>
        <w:t xml:space="preserve">Remove(Object value) -&gt; </w:t>
      </w:r>
      <w:r w:rsidRPr="0086344E">
        <w:t>Used to remove the element if it is present in set.</w:t>
      </w:r>
    </w:p>
    <w:p w14:paraId="71B30A44" w14:textId="402582DC" w:rsidR="0086344E" w:rsidRDefault="0086344E" w:rsidP="00E03F29">
      <w:r>
        <w:t xml:space="preserve">Iterator() -&gt; </w:t>
      </w:r>
      <w:r w:rsidRPr="0086344E">
        <w:t>Used to return an iterator over the element in the set.</w:t>
      </w:r>
    </w:p>
    <w:p w14:paraId="7A1A08D6" w14:textId="1EFFC016" w:rsidR="0086344E" w:rsidRDefault="0086344E" w:rsidP="00E03F29">
      <w:r>
        <w:lastRenderedPageBreak/>
        <w:t>isEmpty() -&gt; checks if set is empty or not.</w:t>
      </w:r>
    </w:p>
    <w:p w14:paraId="5478CF6D" w14:textId="62EE921E" w:rsidR="0086344E" w:rsidRDefault="0086344E" w:rsidP="00E03F29">
      <w:r>
        <w:t>Size() -&gt; returns the size of set.</w:t>
      </w:r>
    </w:p>
    <w:p w14:paraId="756862E2" w14:textId="32D109FA" w:rsidR="0086344E" w:rsidRDefault="0086344E" w:rsidP="00E03F29">
      <w:r>
        <w:t xml:space="preserve">Equals() -&gt; </w:t>
      </w:r>
      <w:r w:rsidRPr="0086344E">
        <w:t>Used to verify the equality of an Object with a HashSet and compare them. The list returns true only if both HashSet contains same elements, irrespective of order</w:t>
      </w:r>
    </w:p>
    <w:p w14:paraId="18788BD9" w14:textId="3DC5B6C8" w:rsidR="00A33E78" w:rsidRPr="0086344E" w:rsidRDefault="00A33E78" w:rsidP="00DD78CA">
      <w:proofErr w:type="spellStart"/>
      <w:r w:rsidRPr="00A33E78">
        <w:t>addAll</w:t>
      </w:r>
      <w:proofErr w:type="spellEnd"/>
      <w:r w:rsidRPr="00A33E78">
        <w:t xml:space="preserve">() -&gt; This method is used to append all the elements </w:t>
      </w:r>
      <w:r>
        <w:t xml:space="preserve">of another newly created HashSet </w:t>
      </w:r>
      <w:r w:rsidRPr="00A33E78">
        <w:t>from the existing set.</w:t>
      </w:r>
      <w:r w:rsidR="00751621">
        <w:t xml:space="preserve"> </w:t>
      </w:r>
      <w:r w:rsidRPr="00A33E78">
        <w:t>The elements</w:t>
      </w:r>
      <w:r>
        <w:t xml:space="preserve"> are added randomly without following any specific order</w:t>
      </w:r>
    </w:p>
    <w:p w14:paraId="680B5CFE" w14:textId="30D9B001" w:rsidR="0086344E" w:rsidRDefault="0086344E" w:rsidP="00E03F29">
      <w:r>
        <w:t>Clear() -&gt;remove all the elem</w:t>
      </w:r>
      <w:r w:rsidR="00751621">
        <w:t>e</w:t>
      </w:r>
      <w:r>
        <w:t>nts from the set.</w:t>
      </w:r>
    </w:p>
    <w:p w14:paraId="2A41EA49" w14:textId="77777777" w:rsidR="00DD78CA" w:rsidRPr="00E03F29" w:rsidRDefault="00DD78CA" w:rsidP="00E03F29"/>
    <w:p w14:paraId="7F9B9396" w14:textId="363F0633" w:rsidR="00EE364C" w:rsidRDefault="00EE364C" w:rsidP="00EE364C">
      <w:pPr>
        <w:rPr>
          <w:b/>
          <w:color w:val="00B050"/>
          <w:sz w:val="32"/>
          <w:szCs w:val="32"/>
        </w:rPr>
      </w:pPr>
      <w:r w:rsidRPr="00EE364C">
        <w:rPr>
          <w:b/>
          <w:color w:val="00B050"/>
          <w:sz w:val="32"/>
          <w:szCs w:val="32"/>
        </w:rPr>
        <w:t>LinkedHashSet:</w:t>
      </w:r>
    </w:p>
    <w:p w14:paraId="2ADDA6F9" w14:textId="4E853274" w:rsidR="001976E6" w:rsidRPr="001976E6" w:rsidRDefault="001976E6" w:rsidP="001976E6">
      <w:r w:rsidRPr="001976E6">
        <w:t>The </w:t>
      </w:r>
      <w:r w:rsidRPr="001976E6">
        <w:rPr>
          <w:b/>
        </w:rPr>
        <w:t>LinkedHashSet</w:t>
      </w:r>
      <w:r w:rsidRPr="001976E6">
        <w:t xml:space="preserve"> is an </w:t>
      </w:r>
      <w:r w:rsidRPr="001976E6">
        <w:rPr>
          <w:b/>
        </w:rPr>
        <w:t>ordered version</w:t>
      </w:r>
      <w:r w:rsidRPr="001976E6">
        <w:t xml:space="preserve"> of </w:t>
      </w:r>
      <w:r w:rsidRPr="001976E6">
        <w:rPr>
          <w:b/>
        </w:rPr>
        <w:t>HashSet</w:t>
      </w:r>
      <w:r w:rsidRPr="001976E6">
        <w:t xml:space="preserve"> that </w:t>
      </w:r>
      <w:r w:rsidRPr="001976E6">
        <w:rPr>
          <w:b/>
        </w:rPr>
        <w:t>maintains</w:t>
      </w:r>
      <w:r w:rsidRPr="001976E6">
        <w:t xml:space="preserve"> a </w:t>
      </w:r>
      <w:r w:rsidRPr="001976E6">
        <w:rPr>
          <w:b/>
        </w:rPr>
        <w:t>doubly-linked List</w:t>
      </w:r>
      <w:r w:rsidRPr="001976E6">
        <w:t xml:space="preserve"> across all </w:t>
      </w:r>
      <w:r w:rsidRPr="001976E6">
        <w:rPr>
          <w:b/>
        </w:rPr>
        <w:t>elements</w:t>
      </w:r>
      <w:r w:rsidRPr="001976E6">
        <w:t xml:space="preserve">. When the </w:t>
      </w:r>
      <w:r w:rsidRPr="001976E6">
        <w:rPr>
          <w:b/>
        </w:rPr>
        <w:t>iteration order</w:t>
      </w:r>
      <w:r w:rsidRPr="001976E6">
        <w:t xml:space="preserve"> is needed to be </w:t>
      </w:r>
      <w:r w:rsidRPr="001976E6">
        <w:rPr>
          <w:b/>
        </w:rPr>
        <w:t>maintained</w:t>
      </w:r>
      <w:r w:rsidRPr="001976E6">
        <w:t xml:space="preserve"> this </w:t>
      </w:r>
      <w:r w:rsidRPr="001976E6">
        <w:rPr>
          <w:b/>
        </w:rPr>
        <w:t>class</w:t>
      </w:r>
      <w:r w:rsidRPr="001976E6">
        <w:t xml:space="preserve"> is used. When iterating through a </w:t>
      </w:r>
      <w:hyperlink r:id="rId72" w:history="1">
        <w:r w:rsidRPr="001976E6">
          <w:rPr>
            <w:rStyle w:val="Hyperlink"/>
            <w:b/>
          </w:rPr>
          <w:t>HashSet</w:t>
        </w:r>
      </w:hyperlink>
      <w:r w:rsidRPr="001976E6">
        <w:t xml:space="preserve"> the </w:t>
      </w:r>
      <w:r w:rsidRPr="001976E6">
        <w:rPr>
          <w:b/>
        </w:rPr>
        <w:t>order</w:t>
      </w:r>
      <w:r w:rsidRPr="001976E6">
        <w:t xml:space="preserve"> is </w:t>
      </w:r>
      <w:r w:rsidRPr="001976E6">
        <w:rPr>
          <w:b/>
        </w:rPr>
        <w:t>unpredictable</w:t>
      </w:r>
      <w:r w:rsidRPr="001976E6">
        <w:t xml:space="preserve">, while a </w:t>
      </w:r>
      <w:r w:rsidRPr="001976E6">
        <w:rPr>
          <w:b/>
        </w:rPr>
        <w:t>LinkedHashSet</w:t>
      </w:r>
      <w:r w:rsidRPr="001976E6">
        <w:t xml:space="preserve"> lets us </w:t>
      </w:r>
      <w:r w:rsidRPr="001976E6">
        <w:rPr>
          <w:b/>
        </w:rPr>
        <w:t>iterate</w:t>
      </w:r>
      <w:r w:rsidRPr="001976E6">
        <w:t xml:space="preserve"> through the </w:t>
      </w:r>
      <w:r w:rsidRPr="001976E6">
        <w:rPr>
          <w:b/>
        </w:rPr>
        <w:t>elements</w:t>
      </w:r>
      <w:r w:rsidRPr="001976E6">
        <w:t xml:space="preserve"> in the </w:t>
      </w:r>
      <w:r w:rsidRPr="001976E6">
        <w:rPr>
          <w:b/>
        </w:rPr>
        <w:t>order</w:t>
      </w:r>
      <w:r w:rsidRPr="001976E6">
        <w:t xml:space="preserve"> in which they were </w:t>
      </w:r>
      <w:r w:rsidRPr="001976E6">
        <w:rPr>
          <w:b/>
        </w:rPr>
        <w:t>inserted</w:t>
      </w:r>
      <w:r w:rsidRPr="001976E6">
        <w:t>. When cycling through LinkedHashSet using an iterator, the elements will be returned in the order in which they were inserted.</w:t>
      </w:r>
    </w:p>
    <w:p w14:paraId="7D339FD3" w14:textId="2173B25F" w:rsidR="00EE364C" w:rsidRDefault="00BA019A" w:rsidP="00A1646C">
      <w:pPr>
        <w:pStyle w:val="ListParagraph"/>
        <w:numPr>
          <w:ilvl w:val="0"/>
          <w:numId w:val="49"/>
        </w:numPr>
      </w:pPr>
      <w:r w:rsidRPr="00BA019A">
        <w:rPr>
          <w:rFonts w:ascii="Titillium Web" w:hAnsi="Titillium Web"/>
          <w:color w:val="000000"/>
          <w:sz w:val="20"/>
          <w:szCs w:val="20"/>
          <w:shd w:val="clear" w:color="auto" w:fill="FFFFFF"/>
        </w:rPr>
        <w:t>LinkedHashSet uses LinkedHashMap object to store it’s elements. </w:t>
      </w:r>
      <w:r w:rsidR="00EE364C">
        <w:t>It’s a class implementing Set Interface.</w:t>
      </w:r>
      <w:r w:rsidR="00751621">
        <w:t xml:space="preserve"> </w:t>
      </w:r>
    </w:p>
    <w:p w14:paraId="260E40C5" w14:textId="7F3A6BDE" w:rsidR="00C268DE" w:rsidRDefault="00C268DE" w:rsidP="00A1646C">
      <w:pPr>
        <w:pStyle w:val="ListParagraph"/>
        <w:numPr>
          <w:ilvl w:val="0"/>
          <w:numId w:val="49"/>
        </w:numPr>
      </w:pPr>
      <w:proofErr w:type="spellStart"/>
      <w:r>
        <w:t>Its</w:t>
      </w:r>
      <w:proofErr w:type="spellEnd"/>
      <w:r>
        <w:t xml:space="preserve"> not synchronised.</w:t>
      </w:r>
    </w:p>
    <w:p w14:paraId="18DDC3E0" w14:textId="3931A495" w:rsidR="00EE364C" w:rsidRDefault="00EE364C" w:rsidP="00A1646C">
      <w:pPr>
        <w:pStyle w:val="ListParagraph"/>
        <w:numPr>
          <w:ilvl w:val="0"/>
          <w:numId w:val="49"/>
        </w:numPr>
      </w:pPr>
      <w:r>
        <w:t xml:space="preserve">It maintains an Insertion Order. </w:t>
      </w:r>
    </w:p>
    <w:p w14:paraId="4964984E" w14:textId="048A9B06" w:rsidR="002A2DF4" w:rsidRDefault="002A2DF4" w:rsidP="00A1646C">
      <w:pPr>
        <w:pStyle w:val="ListParagraph"/>
        <w:numPr>
          <w:ilvl w:val="0"/>
          <w:numId w:val="49"/>
        </w:numPr>
      </w:pPr>
      <w:r>
        <w:t xml:space="preserve">It uses </w:t>
      </w:r>
      <w:r w:rsidRPr="002A2DF4">
        <w:rPr>
          <w:b/>
        </w:rPr>
        <w:t xml:space="preserve">Double Link-List internally </w:t>
      </w:r>
      <w:r>
        <w:t xml:space="preserve">to </w:t>
      </w:r>
      <w:r w:rsidRPr="002A2DF4">
        <w:rPr>
          <w:b/>
        </w:rPr>
        <w:t>add</w:t>
      </w:r>
      <w:r>
        <w:t xml:space="preserve"> elements just like </w:t>
      </w:r>
      <w:r>
        <w:rPr>
          <w:b/>
        </w:rPr>
        <w:t>LinkedHashMap</w:t>
      </w:r>
      <w:r>
        <w:t xml:space="preserve">, which are </w:t>
      </w:r>
      <w:r w:rsidRPr="002A2DF4">
        <w:rPr>
          <w:b/>
        </w:rPr>
        <w:t>connected</w:t>
      </w:r>
      <w:r>
        <w:t xml:space="preserve"> to each other. And when we print the </w:t>
      </w:r>
      <w:r w:rsidRPr="002A2DF4">
        <w:rPr>
          <w:b/>
        </w:rPr>
        <w:t>LinkedHashSet</w:t>
      </w:r>
      <w:r>
        <w:t xml:space="preserve">, it starts with the </w:t>
      </w:r>
      <w:r w:rsidRPr="002A2DF4">
        <w:rPr>
          <w:b/>
        </w:rPr>
        <w:t>First node</w:t>
      </w:r>
      <w:r>
        <w:t xml:space="preserve"> of </w:t>
      </w:r>
      <w:r w:rsidRPr="002A2DF4">
        <w:rPr>
          <w:b/>
        </w:rPr>
        <w:t>Double-LinkedList</w:t>
      </w:r>
      <w:r>
        <w:t xml:space="preserve"> that was inserted, and </w:t>
      </w:r>
      <w:r w:rsidRPr="002A2DF4">
        <w:rPr>
          <w:b/>
        </w:rPr>
        <w:t>traverse</w:t>
      </w:r>
      <w:r>
        <w:t xml:space="preserve"> upto the end.</w:t>
      </w:r>
    </w:p>
    <w:p w14:paraId="0859C14A" w14:textId="4D4BB041" w:rsidR="00EF206F" w:rsidRDefault="00EF206F" w:rsidP="00A1646C">
      <w:pPr>
        <w:pStyle w:val="ListParagraph"/>
        <w:numPr>
          <w:ilvl w:val="0"/>
          <w:numId w:val="49"/>
        </w:numPr>
      </w:pPr>
      <w:r>
        <w:t>Can contains only Unique Elements. Doesn’t allow  and ignore Duplicate Values if Inserted.</w:t>
      </w:r>
    </w:p>
    <w:p w14:paraId="6BB58F18" w14:textId="152520E8" w:rsidR="00DD4D9A" w:rsidRDefault="00DD4D9A" w:rsidP="00A1646C">
      <w:pPr>
        <w:pStyle w:val="ListParagraph"/>
        <w:numPr>
          <w:ilvl w:val="0"/>
          <w:numId w:val="49"/>
        </w:numPr>
      </w:pPr>
      <w:r>
        <w:t>It can contain</w:t>
      </w:r>
      <w:r w:rsidR="00C268DE">
        <w:t xml:space="preserve"> </w:t>
      </w:r>
      <w:r>
        <w:t>null Values.</w:t>
      </w:r>
    </w:p>
    <w:p w14:paraId="61711E6F" w14:textId="77777777" w:rsidR="009D6BFD" w:rsidRPr="009D6BFD" w:rsidRDefault="009D6BFD" w:rsidP="009D6BFD">
      <w:pPr>
        <w:pStyle w:val="Heading3"/>
        <w:shd w:val="clear" w:color="auto" w:fill="FFFFFF"/>
        <w:spacing w:line="312" w:lineRule="atLeast"/>
        <w:jc w:val="both"/>
        <w:rPr>
          <w:rFonts w:ascii="Segoe UI" w:eastAsia="Times New Roman" w:hAnsi="Segoe UI" w:cs="Segoe UI"/>
          <w:color w:val="333333"/>
          <w:sz w:val="28"/>
          <w:szCs w:val="28"/>
          <w:lang w:eastAsia="en-IN"/>
        </w:rPr>
      </w:pPr>
      <w:r w:rsidRPr="009D6BFD">
        <w:rPr>
          <w:rFonts w:ascii="Helvetica" w:hAnsi="Helvetica" w:cs="Helvetica"/>
          <w:b/>
          <w:bCs/>
          <w:color w:val="610B4B"/>
          <w:sz w:val="28"/>
          <w:szCs w:val="28"/>
        </w:rPr>
        <w:t>LinkedHashSet class declaration</w:t>
      </w:r>
    </w:p>
    <w:p w14:paraId="3D346CAB" w14:textId="57B3CE90" w:rsidR="009D6BFD" w:rsidRPr="00DD78CA" w:rsidRDefault="009D6BFD" w:rsidP="00DD78CA">
      <w:pPr>
        <w:pStyle w:val="Heading3"/>
        <w:shd w:val="clear" w:color="auto" w:fill="FFFFFF"/>
        <w:spacing w:line="312" w:lineRule="atLeast"/>
        <w:jc w:val="both"/>
        <w:rPr>
          <w:rFonts w:ascii="Segoe UI" w:hAnsi="Segoe UI" w:cs="Segoe UI"/>
          <w:color w:val="000000"/>
          <w:sz w:val="22"/>
          <w:szCs w:val="22"/>
        </w:rPr>
      </w:pPr>
      <w:r w:rsidRPr="009D6BFD">
        <w:rPr>
          <w:rStyle w:val="keyword"/>
          <w:rFonts w:ascii="Segoe UI" w:hAnsi="Segoe UI" w:cs="Segoe UI"/>
          <w:b/>
          <w:bCs/>
          <w:color w:val="006699"/>
          <w:sz w:val="22"/>
          <w:szCs w:val="22"/>
          <w:bdr w:val="none" w:sz="0" w:space="0" w:color="auto" w:frame="1"/>
        </w:rPr>
        <w:t>public</w:t>
      </w:r>
      <w:r w:rsidRPr="009D6BFD">
        <w:rPr>
          <w:rFonts w:ascii="Segoe UI" w:hAnsi="Segoe UI" w:cs="Segoe UI"/>
          <w:color w:val="000000"/>
          <w:sz w:val="22"/>
          <w:szCs w:val="22"/>
          <w:bdr w:val="none" w:sz="0" w:space="0" w:color="auto" w:frame="1"/>
        </w:rPr>
        <w:t> </w:t>
      </w:r>
      <w:r w:rsidRPr="009D6BFD">
        <w:rPr>
          <w:rStyle w:val="keyword"/>
          <w:rFonts w:ascii="Segoe UI" w:hAnsi="Segoe UI" w:cs="Segoe UI"/>
          <w:b/>
          <w:bCs/>
          <w:color w:val="006699"/>
          <w:sz w:val="22"/>
          <w:szCs w:val="22"/>
          <w:bdr w:val="none" w:sz="0" w:space="0" w:color="auto" w:frame="1"/>
        </w:rPr>
        <w:t>class</w:t>
      </w:r>
      <w:r w:rsidRPr="009D6BFD">
        <w:rPr>
          <w:rFonts w:ascii="Segoe UI" w:hAnsi="Segoe UI" w:cs="Segoe UI"/>
          <w:color w:val="000000"/>
          <w:sz w:val="22"/>
          <w:szCs w:val="22"/>
          <w:bdr w:val="none" w:sz="0" w:space="0" w:color="auto" w:frame="1"/>
        </w:rPr>
        <w:t> LinkedHashSet&lt;E&gt; </w:t>
      </w:r>
      <w:r w:rsidRPr="009D6BFD">
        <w:rPr>
          <w:rStyle w:val="keyword"/>
          <w:rFonts w:ascii="Segoe UI" w:hAnsi="Segoe UI" w:cs="Segoe UI"/>
          <w:b/>
          <w:bCs/>
          <w:color w:val="006699"/>
          <w:sz w:val="22"/>
          <w:szCs w:val="22"/>
          <w:bdr w:val="none" w:sz="0" w:space="0" w:color="auto" w:frame="1"/>
        </w:rPr>
        <w:t>extends</w:t>
      </w:r>
      <w:r w:rsidRPr="009D6BFD">
        <w:rPr>
          <w:rFonts w:ascii="Segoe UI" w:hAnsi="Segoe UI" w:cs="Segoe UI"/>
          <w:color w:val="000000"/>
          <w:sz w:val="22"/>
          <w:szCs w:val="22"/>
          <w:bdr w:val="none" w:sz="0" w:space="0" w:color="auto" w:frame="1"/>
        </w:rPr>
        <w:t> HashSet&lt;E&gt; </w:t>
      </w:r>
      <w:r w:rsidRPr="009D6BFD">
        <w:rPr>
          <w:rStyle w:val="keyword"/>
          <w:rFonts w:ascii="Segoe UI" w:hAnsi="Segoe UI" w:cs="Segoe UI"/>
          <w:b/>
          <w:bCs/>
          <w:color w:val="006699"/>
          <w:sz w:val="22"/>
          <w:szCs w:val="22"/>
          <w:bdr w:val="none" w:sz="0" w:space="0" w:color="auto" w:frame="1"/>
        </w:rPr>
        <w:t>implements</w:t>
      </w:r>
      <w:r w:rsidRPr="009D6BFD">
        <w:rPr>
          <w:rFonts w:ascii="Segoe UI" w:hAnsi="Segoe UI" w:cs="Segoe UI"/>
          <w:color w:val="000000"/>
          <w:sz w:val="22"/>
          <w:szCs w:val="22"/>
          <w:bdr w:val="none" w:sz="0" w:space="0" w:color="auto" w:frame="1"/>
        </w:rPr>
        <w:t> Set&lt;E&gt;, Cloneable, Serializable  </w:t>
      </w:r>
      <w:r w:rsidR="00DD78CA">
        <w:rPr>
          <w:rFonts w:ascii="Segoe UI" w:hAnsi="Segoe UI" w:cs="Segoe UI"/>
          <w:color w:val="000000"/>
          <w:sz w:val="22"/>
          <w:szCs w:val="22"/>
          <w:bdr w:val="none" w:sz="0" w:space="0" w:color="auto" w:frame="1"/>
        </w:rPr>
        <w:t>.</w:t>
      </w:r>
    </w:p>
    <w:p w14:paraId="01E7287C" w14:textId="3856A677" w:rsidR="009D6BFD" w:rsidRDefault="009D6BFD" w:rsidP="0032342F">
      <w:pPr>
        <w:rPr>
          <w:b/>
        </w:rPr>
      </w:pPr>
      <w:r>
        <w:rPr>
          <w:b/>
        </w:rPr>
        <w:t>::Methods are all same as that of HashSet.</w:t>
      </w:r>
    </w:p>
    <w:p w14:paraId="6F3CEEFB" w14:textId="2FD925E9" w:rsidR="00DD78CA" w:rsidRPr="009D6BFD" w:rsidRDefault="00DD78CA" w:rsidP="0032342F">
      <w:pPr>
        <w:rPr>
          <w:b/>
        </w:rPr>
      </w:pPr>
      <w:r>
        <w:rPr>
          <w:noProof/>
        </w:rPr>
        <w:lastRenderedPageBreak/>
        <w:drawing>
          <wp:inline distT="0" distB="0" distL="0" distR="0" wp14:anchorId="28530627" wp14:editId="43A10169">
            <wp:extent cx="5035489" cy="4455268"/>
            <wp:effectExtent l="0" t="0" r="0" b="2540"/>
            <wp:docPr id="10" name="Picture 10" descr="How LinkedHashSet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LinkedHashSet Works Internally In Jav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5315" cy="4490505"/>
                    </a:xfrm>
                    <a:prstGeom prst="rect">
                      <a:avLst/>
                    </a:prstGeom>
                    <a:noFill/>
                    <a:ln>
                      <a:noFill/>
                    </a:ln>
                  </pic:spPr>
                </pic:pic>
              </a:graphicData>
            </a:graphic>
          </wp:inline>
        </w:drawing>
      </w:r>
    </w:p>
    <w:p w14:paraId="0CC4CE01" w14:textId="1F3C5C34" w:rsidR="0032342F" w:rsidRDefault="0032342F" w:rsidP="0032342F">
      <w:pPr>
        <w:rPr>
          <w:b/>
          <w:color w:val="66CCFF"/>
          <w:sz w:val="32"/>
          <w:szCs w:val="32"/>
        </w:rPr>
      </w:pPr>
      <w:r w:rsidRPr="0032342F">
        <w:rPr>
          <w:b/>
          <w:color w:val="66CCFF"/>
          <w:sz w:val="32"/>
          <w:szCs w:val="32"/>
        </w:rPr>
        <w:t>TREE_SET:</w:t>
      </w:r>
    </w:p>
    <w:p w14:paraId="794411B6" w14:textId="295EA082" w:rsidR="00171A2C" w:rsidRDefault="00251E33" w:rsidP="00251E33">
      <w:r>
        <w:rPr>
          <w:b/>
        </w:rPr>
        <w:t xml:space="preserve">DEFINATION: </w:t>
      </w:r>
      <w:r w:rsidR="00171A2C">
        <w:t>Tree Set</w:t>
      </w:r>
      <w:r>
        <w:t xml:space="preserve"> class</w:t>
      </w:r>
      <w:r w:rsidR="00171A2C">
        <w:t xml:space="preserve"> i</w:t>
      </w:r>
      <w:r>
        <w:t>mplements SortedSet Interface and SortedSet Interface extends Set Interface</w:t>
      </w:r>
      <w:r w:rsidRPr="00251E33">
        <w:t>. TreeSet uses a tree data structure for storage</w:t>
      </w:r>
      <w:r>
        <w:t xml:space="preserve"> in a sorted Manner</w:t>
      </w:r>
      <w:r w:rsidRPr="00251E33">
        <w:t>. Objects are stored in sorted, ascending order. But we can iterate in descending order using the method TreeSet.descendingIterator().</w:t>
      </w:r>
    </w:p>
    <w:p w14:paraId="69A9EF89" w14:textId="6A35E79B" w:rsidR="0032342F" w:rsidRDefault="0032342F" w:rsidP="00A1646C">
      <w:pPr>
        <w:pStyle w:val="ListParagraph"/>
        <w:numPr>
          <w:ilvl w:val="0"/>
          <w:numId w:val="50"/>
        </w:numPr>
      </w:pPr>
      <w:r w:rsidRPr="0032342F">
        <w:t>TreeSet sorts our data</w:t>
      </w:r>
      <w:r w:rsidR="003B7771">
        <w:t xml:space="preserve"> in ascending Order</w:t>
      </w:r>
      <w:r w:rsidRPr="0032342F">
        <w:t xml:space="preserve"> and stores the data into it.</w:t>
      </w:r>
    </w:p>
    <w:p w14:paraId="3103055E" w14:textId="34EF0DC3" w:rsidR="003337E4" w:rsidRDefault="003337E4" w:rsidP="00A1646C">
      <w:pPr>
        <w:pStyle w:val="ListParagraph"/>
        <w:numPr>
          <w:ilvl w:val="0"/>
          <w:numId w:val="50"/>
        </w:numPr>
      </w:pPr>
      <w:r>
        <w:t xml:space="preserve">TreeSet cannot contain </w:t>
      </w:r>
      <w:r w:rsidRPr="003337E4">
        <w:rPr>
          <w:b/>
        </w:rPr>
        <w:t>Heterogeneous</w:t>
      </w:r>
      <w:r>
        <w:t xml:space="preserve"> elements, like String, Integer, etc., </w:t>
      </w:r>
      <w:r w:rsidR="00415021">
        <w:t>altogether</w:t>
      </w:r>
      <w:r>
        <w:t>.</w:t>
      </w:r>
    </w:p>
    <w:p w14:paraId="3983E4CB" w14:textId="1C3A1C52" w:rsidR="0032342F" w:rsidRPr="003B7771" w:rsidRDefault="0032342F" w:rsidP="00A1646C">
      <w:pPr>
        <w:pStyle w:val="ListParagraph"/>
        <w:numPr>
          <w:ilvl w:val="0"/>
          <w:numId w:val="50"/>
        </w:numPr>
        <w:rPr>
          <w:rFonts w:ascii="Segoe UI" w:hAnsi="Segoe UI" w:cs="Segoe UI"/>
          <w:sz w:val="18"/>
          <w:szCs w:val="18"/>
        </w:rPr>
      </w:pPr>
      <w:r w:rsidRPr="003B7771">
        <w:rPr>
          <w:rFonts w:ascii="Segoe UI" w:hAnsi="Segoe UI" w:cs="Segoe UI"/>
          <w:sz w:val="18"/>
          <w:szCs w:val="18"/>
        </w:rPr>
        <w:t>This implementation provides guaranteed log(n) time cost for the basic operations (</w:t>
      </w:r>
      <w:r w:rsidRPr="003B7771">
        <w:rPr>
          <w:rStyle w:val="HTMLCode"/>
          <w:rFonts w:eastAsiaTheme="majorEastAsia"/>
        </w:rPr>
        <w:t>add</w:t>
      </w:r>
      <w:r w:rsidRPr="003B7771">
        <w:rPr>
          <w:rFonts w:ascii="Segoe UI" w:hAnsi="Segoe UI" w:cs="Segoe UI"/>
          <w:sz w:val="18"/>
          <w:szCs w:val="18"/>
        </w:rPr>
        <w:t xml:space="preserve">, </w:t>
      </w:r>
      <w:r w:rsidRPr="003B7771">
        <w:rPr>
          <w:rStyle w:val="HTMLCode"/>
          <w:rFonts w:eastAsiaTheme="majorEastAsia"/>
        </w:rPr>
        <w:t>remove</w:t>
      </w:r>
      <w:r w:rsidRPr="003B7771">
        <w:rPr>
          <w:rFonts w:ascii="Segoe UI" w:hAnsi="Segoe UI" w:cs="Segoe UI"/>
          <w:sz w:val="18"/>
          <w:szCs w:val="18"/>
        </w:rPr>
        <w:t xml:space="preserve"> and </w:t>
      </w:r>
      <w:r w:rsidRPr="003B7771">
        <w:rPr>
          <w:rStyle w:val="HTMLCode"/>
          <w:rFonts w:eastAsiaTheme="majorEastAsia"/>
        </w:rPr>
        <w:t>contains</w:t>
      </w:r>
      <w:r w:rsidRPr="003B7771">
        <w:rPr>
          <w:rFonts w:ascii="Segoe UI" w:hAnsi="Segoe UI" w:cs="Segoe UI"/>
          <w:sz w:val="18"/>
          <w:szCs w:val="18"/>
        </w:rPr>
        <w:t>).</w:t>
      </w:r>
    </w:p>
    <w:p w14:paraId="7C5D2644" w14:textId="219AFE1C" w:rsidR="0032342F" w:rsidRPr="003B7771" w:rsidRDefault="00BC75AC" w:rsidP="00A1646C">
      <w:pPr>
        <w:pStyle w:val="ListParagraph"/>
        <w:numPr>
          <w:ilvl w:val="0"/>
          <w:numId w:val="50"/>
        </w:numPr>
        <w:rPr>
          <w:rFonts w:ascii="Segoe UI" w:hAnsi="Segoe UI" w:cs="Segoe UI"/>
          <w:sz w:val="18"/>
          <w:szCs w:val="18"/>
        </w:rPr>
      </w:pPr>
      <w:r w:rsidRPr="003B7771">
        <w:rPr>
          <w:rStyle w:val="Strong"/>
          <w:rFonts w:ascii="Segoe UI" w:hAnsi="Segoe UI" w:cs="Segoe UI"/>
          <w:sz w:val="18"/>
          <w:szCs w:val="18"/>
        </w:rPr>
        <w:t>T</w:t>
      </w:r>
      <w:r w:rsidR="0032342F" w:rsidRPr="003B7771">
        <w:rPr>
          <w:rStyle w:val="Strong"/>
          <w:rFonts w:ascii="Segoe UI" w:hAnsi="Segoe UI" w:cs="Segoe UI"/>
          <w:sz w:val="18"/>
          <w:szCs w:val="18"/>
        </w:rPr>
        <w:t>his implementation is not synchronized.</w:t>
      </w:r>
      <w:r w:rsidR="0032342F" w:rsidRPr="003B7771">
        <w:rPr>
          <w:rFonts w:ascii="Segoe UI" w:hAnsi="Segoe UI" w:cs="Segoe UI"/>
          <w:sz w:val="18"/>
          <w:szCs w:val="18"/>
        </w:rPr>
        <w:t xml:space="preserve"> If multiple threads access a tree set concurrently, and at least one of the threads modifies the set, it </w:t>
      </w:r>
      <w:r w:rsidR="0032342F" w:rsidRPr="003B7771">
        <w:rPr>
          <w:rFonts w:ascii="Segoe UI" w:hAnsi="Segoe UI" w:cs="Segoe UI"/>
          <w:i/>
          <w:iCs/>
          <w:sz w:val="18"/>
          <w:szCs w:val="18"/>
        </w:rPr>
        <w:t>must</w:t>
      </w:r>
      <w:r w:rsidR="0032342F" w:rsidRPr="003B7771">
        <w:rPr>
          <w:rFonts w:ascii="Segoe UI" w:hAnsi="Segoe UI" w:cs="Segoe UI"/>
          <w:sz w:val="18"/>
          <w:szCs w:val="18"/>
        </w:rPr>
        <w:t xml:space="preserve"> be synchronized externally.</w:t>
      </w:r>
    </w:p>
    <w:p w14:paraId="60A59259" w14:textId="6E5DEE5D" w:rsidR="00BC75AC" w:rsidRPr="003B7771" w:rsidRDefault="00BC75AC" w:rsidP="00A1646C">
      <w:pPr>
        <w:pStyle w:val="ListParagraph"/>
        <w:numPr>
          <w:ilvl w:val="0"/>
          <w:numId w:val="50"/>
        </w:numPr>
        <w:rPr>
          <w:rFonts w:ascii="Segoe UI" w:hAnsi="Segoe UI" w:cs="Segoe UI"/>
          <w:sz w:val="18"/>
          <w:szCs w:val="18"/>
        </w:rPr>
      </w:pPr>
      <w:r w:rsidRPr="003B7771">
        <w:rPr>
          <w:rFonts w:ascii="Segoe UI" w:hAnsi="Segoe UI" w:cs="Segoe UI"/>
          <w:sz w:val="18"/>
          <w:szCs w:val="18"/>
        </w:rPr>
        <w:t xml:space="preserve">The iterators returned by this class's </w:t>
      </w:r>
      <w:r w:rsidRPr="003B7771">
        <w:rPr>
          <w:rStyle w:val="HTMLCode"/>
          <w:rFonts w:eastAsiaTheme="majorEastAsia"/>
        </w:rPr>
        <w:t>iterator</w:t>
      </w:r>
      <w:r w:rsidRPr="003B7771">
        <w:rPr>
          <w:rFonts w:ascii="Segoe UI" w:hAnsi="Segoe UI" w:cs="Segoe UI"/>
          <w:sz w:val="18"/>
          <w:szCs w:val="18"/>
        </w:rPr>
        <w:t xml:space="preserve"> method are </w:t>
      </w:r>
      <w:r w:rsidRPr="003B7771">
        <w:rPr>
          <w:rFonts w:ascii="Segoe UI" w:hAnsi="Segoe UI" w:cs="Segoe UI"/>
          <w:i/>
          <w:iCs/>
          <w:sz w:val="18"/>
          <w:szCs w:val="18"/>
        </w:rPr>
        <w:t>fail-fast</w:t>
      </w:r>
      <w:r w:rsidRPr="003B7771">
        <w:rPr>
          <w:rFonts w:ascii="Segoe UI" w:hAnsi="Segoe UI" w:cs="Segoe UI"/>
          <w:sz w:val="18"/>
          <w:szCs w:val="18"/>
        </w:rPr>
        <w:t xml:space="preserve">: if the set is modified at any time after the iterator is created, in any way except through the iterator's own </w:t>
      </w:r>
      <w:r w:rsidRPr="003B7771">
        <w:rPr>
          <w:rStyle w:val="HTMLCode"/>
          <w:rFonts w:eastAsiaTheme="majorEastAsia"/>
        </w:rPr>
        <w:t>remove</w:t>
      </w:r>
      <w:r w:rsidRPr="003B7771">
        <w:rPr>
          <w:rFonts w:ascii="Segoe UI" w:hAnsi="Segoe UI" w:cs="Segoe UI"/>
          <w:sz w:val="18"/>
          <w:szCs w:val="18"/>
        </w:rPr>
        <w:t xml:space="preserve"> method, the iterator will throw a </w:t>
      </w:r>
      <w:hyperlink r:id="rId74" w:history="1">
        <w:r w:rsidRPr="003B7771">
          <w:rPr>
            <w:rStyle w:val="Hyperlink"/>
            <w:rFonts w:ascii="Courier New" w:hAnsi="Courier New" w:cs="Courier New"/>
            <w:sz w:val="20"/>
            <w:szCs w:val="20"/>
          </w:rPr>
          <w:t>ConcurrentModificationException</w:t>
        </w:r>
      </w:hyperlink>
      <w:r w:rsidRPr="003B7771">
        <w:rPr>
          <w:rFonts w:ascii="Segoe UI" w:hAnsi="Segoe UI" w:cs="Segoe UI"/>
          <w:sz w:val="18"/>
          <w:szCs w:val="18"/>
        </w:rPr>
        <w:t>. Thus, in the face of concurrent modification, the iterator fails quickly</w:t>
      </w:r>
      <w:r w:rsidR="00DD4D9A" w:rsidRPr="003B7771">
        <w:rPr>
          <w:rFonts w:ascii="Segoe UI" w:hAnsi="Segoe UI" w:cs="Segoe UI"/>
          <w:sz w:val="18"/>
          <w:szCs w:val="18"/>
        </w:rPr>
        <w:t>.</w:t>
      </w:r>
    </w:p>
    <w:p w14:paraId="248E5249" w14:textId="2984134B" w:rsidR="00DD4D9A" w:rsidRDefault="00DD4D9A" w:rsidP="00A1646C">
      <w:pPr>
        <w:pStyle w:val="ListParagraph"/>
        <w:numPr>
          <w:ilvl w:val="0"/>
          <w:numId w:val="50"/>
        </w:numPr>
        <w:rPr>
          <w:rFonts w:ascii="Segoe UI" w:hAnsi="Segoe UI" w:cs="Segoe UI"/>
          <w:sz w:val="18"/>
          <w:szCs w:val="18"/>
        </w:rPr>
      </w:pPr>
      <w:r w:rsidRPr="003B7771">
        <w:rPr>
          <w:rFonts w:ascii="Segoe UI" w:hAnsi="Segoe UI" w:cs="Segoe UI"/>
          <w:sz w:val="18"/>
          <w:szCs w:val="18"/>
        </w:rPr>
        <w:t>If we try to insert a null value to “TreeSet” then it gives me a NullPointerException.</w:t>
      </w:r>
    </w:p>
    <w:p w14:paraId="302CB280" w14:textId="77777777" w:rsidR="00CC2CF0" w:rsidRPr="00CC2CF0" w:rsidRDefault="00CC2CF0" w:rsidP="00CC2CF0">
      <w:pPr>
        <w:numPr>
          <w:ilvl w:val="0"/>
          <w:numId w:val="50"/>
        </w:numPr>
        <w:shd w:val="clear" w:color="auto" w:fill="FFFFFF"/>
        <w:spacing w:before="60" w:after="100" w:afterAutospacing="1" w:line="375" w:lineRule="atLeast"/>
        <w:jc w:val="both"/>
        <w:rPr>
          <w:rFonts w:ascii="Segoe UI" w:eastAsia="Times New Roman" w:hAnsi="Segoe UI" w:cs="Segoe UI"/>
          <w:color w:val="000000"/>
          <w:sz w:val="20"/>
          <w:szCs w:val="20"/>
          <w:lang w:eastAsia="en-IN"/>
        </w:rPr>
      </w:pPr>
      <w:r w:rsidRPr="00CC2CF0">
        <w:rPr>
          <w:rFonts w:ascii="Segoe UI" w:eastAsia="Times New Roman" w:hAnsi="Segoe UI" w:cs="Segoe UI"/>
          <w:color w:val="000000"/>
          <w:sz w:val="20"/>
          <w:szCs w:val="20"/>
          <w:lang w:eastAsia="en-IN"/>
        </w:rPr>
        <w:t>It implements the SortedSet and NavigableSet interface to keep the elements sorted and structured.</w:t>
      </w:r>
    </w:p>
    <w:p w14:paraId="3DC8AD8B" w14:textId="39C457FF" w:rsidR="00CC2CF0" w:rsidRDefault="00CC2CF0" w:rsidP="00CC2CF0">
      <w:pPr>
        <w:numPr>
          <w:ilvl w:val="0"/>
          <w:numId w:val="50"/>
        </w:numPr>
        <w:shd w:val="clear" w:color="auto" w:fill="FFFFFF"/>
        <w:spacing w:before="60" w:after="100" w:afterAutospacing="1" w:line="375" w:lineRule="atLeast"/>
        <w:jc w:val="both"/>
        <w:rPr>
          <w:rFonts w:ascii="Segoe UI" w:eastAsia="Times New Roman" w:hAnsi="Segoe UI" w:cs="Segoe UI"/>
          <w:color w:val="000000"/>
          <w:sz w:val="20"/>
          <w:szCs w:val="20"/>
          <w:lang w:eastAsia="en-IN"/>
        </w:rPr>
      </w:pPr>
      <w:r w:rsidRPr="00CC2CF0">
        <w:rPr>
          <w:rFonts w:ascii="Segoe UI" w:eastAsia="Times New Roman" w:hAnsi="Segoe UI" w:cs="Segoe UI"/>
          <w:color w:val="000000"/>
          <w:sz w:val="20"/>
          <w:szCs w:val="20"/>
          <w:lang w:eastAsia="en-IN"/>
        </w:rPr>
        <w:t>It also implements the Cloneable and Serializable interfaces.</w:t>
      </w:r>
    </w:p>
    <w:p w14:paraId="3C70A854" w14:textId="31A1D39E" w:rsidR="00CE6B0C" w:rsidRPr="00CE6B0C" w:rsidRDefault="00CE6B0C" w:rsidP="00CC2CF0">
      <w:pPr>
        <w:numPr>
          <w:ilvl w:val="0"/>
          <w:numId w:val="50"/>
        </w:numPr>
        <w:shd w:val="clear" w:color="auto" w:fill="FFFFFF"/>
        <w:spacing w:before="60" w:after="100" w:afterAutospacing="1" w:line="375" w:lineRule="atLeast"/>
        <w:jc w:val="both"/>
        <w:rPr>
          <w:rFonts w:ascii="Segoe UI" w:eastAsia="Times New Roman" w:hAnsi="Segoe UI" w:cs="Segoe UI"/>
          <w:color w:val="000000"/>
          <w:sz w:val="20"/>
          <w:szCs w:val="20"/>
          <w:lang w:eastAsia="en-IN"/>
        </w:rPr>
      </w:pPr>
      <w:r>
        <w:rPr>
          <w:rFonts w:ascii="Segoe UI" w:hAnsi="Segoe UI" w:cs="Segoe UI"/>
          <w:sz w:val="18"/>
          <w:szCs w:val="18"/>
        </w:rPr>
        <w:t>Contains Unique elements only. Doesn’t allow Duplicate Values.</w:t>
      </w:r>
    </w:p>
    <w:p w14:paraId="41E44434" w14:textId="77777777" w:rsidR="00CE6B0C" w:rsidRPr="00CE6B0C" w:rsidRDefault="00CE6B0C" w:rsidP="00CE6B0C">
      <w:pPr>
        <w:pStyle w:val="ListParagraph"/>
        <w:numPr>
          <w:ilvl w:val="0"/>
          <w:numId w:val="50"/>
        </w:numPr>
        <w:rPr>
          <w:rFonts w:ascii="Segoe UI" w:hAnsi="Segoe UI" w:cs="Segoe UI"/>
          <w:sz w:val="20"/>
          <w:szCs w:val="20"/>
        </w:rPr>
      </w:pPr>
      <w:r w:rsidRPr="00CE6B0C">
        <w:rPr>
          <w:rFonts w:ascii="Segoe UI" w:hAnsi="Segoe UI" w:cs="Segoe UI"/>
          <w:color w:val="333333"/>
          <w:sz w:val="20"/>
          <w:szCs w:val="20"/>
          <w:shd w:val="clear" w:color="auto" w:fill="FFFFFF"/>
        </w:rPr>
        <w:lastRenderedPageBreak/>
        <w:t>The HashSet uses a </w:t>
      </w:r>
      <w:hyperlink r:id="rId75" w:history="1">
        <w:r w:rsidRPr="00CE6B0C">
          <w:rPr>
            <w:rStyle w:val="Hyperlink"/>
            <w:rFonts w:ascii="Segoe UI" w:hAnsi="Segoe UI" w:cs="Segoe UI"/>
            <w:color w:val="008000"/>
            <w:sz w:val="20"/>
            <w:szCs w:val="20"/>
            <w:shd w:val="clear" w:color="auto" w:fill="FFFFFF"/>
          </w:rPr>
          <w:t>Hashtable</w:t>
        </w:r>
      </w:hyperlink>
      <w:r w:rsidRPr="00CE6B0C">
        <w:rPr>
          <w:rFonts w:ascii="Segoe UI" w:hAnsi="Segoe UI" w:cs="Segoe UI"/>
          <w:color w:val="333333"/>
          <w:sz w:val="20"/>
          <w:szCs w:val="20"/>
          <w:shd w:val="clear" w:color="auto" w:fill="FFFFFF"/>
        </w:rPr>
        <w:t>, and the TreeSet uses a self-balancing tree.</w:t>
      </w:r>
    </w:p>
    <w:p w14:paraId="40AB5D08" w14:textId="77777777" w:rsidR="00CE6B0C" w:rsidRPr="00CE6B0C" w:rsidRDefault="00CE6B0C" w:rsidP="00CE6B0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E6B0C">
        <w:rPr>
          <w:rFonts w:ascii="Segoe UI" w:eastAsia="Times New Roman" w:hAnsi="Segoe UI" w:cs="Segoe UI"/>
          <w:color w:val="333333"/>
          <w:sz w:val="24"/>
          <w:szCs w:val="24"/>
          <w:lang w:eastAsia="en-IN"/>
        </w:rPr>
        <w:t>The TreeSet stores the objects in the ascending order, which is a natural ordering of a tree. We can also specify a comparator to sort the elements based on it during the creation of the TreeSet. It implements the </w:t>
      </w:r>
      <w:r w:rsidRPr="00CE6B0C">
        <w:rPr>
          <w:rFonts w:ascii="Segoe UI" w:eastAsia="Times New Roman" w:hAnsi="Segoe UI" w:cs="Segoe UI"/>
          <w:b/>
          <w:bCs/>
          <w:color w:val="333333"/>
          <w:sz w:val="24"/>
          <w:szCs w:val="24"/>
          <w:lang w:eastAsia="en-IN"/>
        </w:rPr>
        <w:t>SortedSet</w:t>
      </w:r>
      <w:r w:rsidRPr="00CE6B0C">
        <w:rPr>
          <w:rFonts w:ascii="Segoe UI" w:eastAsia="Times New Roman" w:hAnsi="Segoe UI" w:cs="Segoe UI"/>
          <w:color w:val="333333"/>
          <w:sz w:val="24"/>
          <w:szCs w:val="24"/>
          <w:lang w:eastAsia="en-IN"/>
        </w:rPr>
        <w:t> and </w:t>
      </w:r>
      <w:r w:rsidRPr="00CE6B0C">
        <w:rPr>
          <w:rFonts w:ascii="Segoe UI" w:eastAsia="Times New Roman" w:hAnsi="Segoe UI" w:cs="Segoe UI"/>
          <w:b/>
          <w:bCs/>
          <w:color w:val="333333"/>
          <w:sz w:val="24"/>
          <w:szCs w:val="24"/>
          <w:lang w:eastAsia="en-IN"/>
        </w:rPr>
        <w:t>NavigableSet</w:t>
      </w:r>
      <w:r w:rsidRPr="00CE6B0C">
        <w:rPr>
          <w:rFonts w:ascii="Segoe UI" w:eastAsia="Times New Roman" w:hAnsi="Segoe UI" w:cs="Segoe UI"/>
          <w:color w:val="333333"/>
          <w:sz w:val="24"/>
          <w:szCs w:val="24"/>
          <w:lang w:eastAsia="en-IN"/>
        </w:rPr>
        <w:t> interface to maintain and navigate the order of the elements.</w:t>
      </w:r>
    </w:p>
    <w:p w14:paraId="65CB0B5E" w14:textId="37646892" w:rsidR="00CE6B0C" w:rsidRPr="00CE6B0C" w:rsidRDefault="00CE6B0C" w:rsidP="00CA7BF5">
      <w:pPr>
        <w:shd w:val="clear" w:color="auto" w:fill="FFFFFF"/>
        <w:spacing w:before="100" w:beforeAutospacing="1" w:after="100" w:afterAutospacing="1" w:line="240" w:lineRule="auto"/>
        <w:jc w:val="both"/>
        <w:rPr>
          <w:rFonts w:ascii="Segoe UI" w:eastAsia="Times New Roman" w:hAnsi="Segoe UI" w:cs="Segoe UI"/>
          <w:color w:val="000000"/>
          <w:sz w:val="24"/>
          <w:szCs w:val="24"/>
          <w:lang w:eastAsia="en-IN"/>
        </w:rPr>
      </w:pPr>
      <w:r w:rsidRPr="00CE6B0C">
        <w:rPr>
          <w:rFonts w:ascii="Segoe UI" w:eastAsia="Times New Roman" w:hAnsi="Segoe UI" w:cs="Segoe UI"/>
          <w:color w:val="333333"/>
          <w:sz w:val="24"/>
          <w:szCs w:val="24"/>
          <w:lang w:eastAsia="en-IN"/>
        </w:rPr>
        <w:t>It is a useful class for finding the comparison between the elements, such as greater than, less than, etc., between the available elements of the tree.</w:t>
      </w:r>
    </w:p>
    <w:p w14:paraId="7F447F4C" w14:textId="77777777" w:rsidR="00CA7BF5" w:rsidRDefault="00CA7BF5" w:rsidP="00CA7B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Internal Working of the TreeSet</w:t>
      </w:r>
    </w:p>
    <w:p w14:paraId="01D47E0D" w14:textId="77777777" w:rsidR="00CA7BF5" w:rsidRDefault="00CA7BF5" w:rsidP="00CA7BF5">
      <w:pPr>
        <w:pStyle w:val="NormalWeb"/>
        <w:shd w:val="clear" w:color="auto" w:fill="FFFFFF"/>
        <w:jc w:val="both"/>
        <w:rPr>
          <w:rFonts w:ascii="Segoe UI" w:hAnsi="Segoe UI" w:cs="Segoe UI"/>
          <w:color w:val="333333"/>
        </w:rPr>
      </w:pPr>
      <w:r>
        <w:rPr>
          <w:rFonts w:ascii="Segoe UI" w:hAnsi="Segoe UI" w:cs="Segoe UI"/>
          <w:color w:val="333333"/>
        </w:rPr>
        <w:t>The data structure for the TreeSet is TreeMap; it contains a </w:t>
      </w:r>
      <w:r>
        <w:rPr>
          <w:rStyle w:val="Strong"/>
          <w:rFonts w:ascii="Segoe UI" w:hAnsi="Segoe UI" w:cs="Segoe UI"/>
          <w:color w:val="333333"/>
        </w:rPr>
        <w:t>SortedSet</w:t>
      </w:r>
      <w:r>
        <w:rPr>
          <w:rFonts w:ascii="Segoe UI" w:hAnsi="Segoe UI" w:cs="Segoe UI"/>
          <w:color w:val="333333"/>
        </w:rPr>
        <w:t> &amp; </w:t>
      </w:r>
      <w:r>
        <w:rPr>
          <w:rStyle w:val="Strong"/>
          <w:rFonts w:ascii="Segoe UI" w:hAnsi="Segoe UI" w:cs="Segoe UI"/>
          <w:color w:val="333333"/>
        </w:rPr>
        <w:t>NavigableSet</w:t>
      </w:r>
      <w:r>
        <w:rPr>
          <w:rFonts w:ascii="Segoe UI" w:hAnsi="Segoe UI" w:cs="Segoe UI"/>
          <w:color w:val="333333"/>
        </w:rPr>
        <w:t> interface to keep the elements sorted in ascending order and navigated through the tree.</w:t>
      </w:r>
    </w:p>
    <w:p w14:paraId="4FF45A84" w14:textId="77777777" w:rsidR="00CA7BF5" w:rsidRDefault="00CA7BF5" w:rsidP="00CA7BF5">
      <w:pPr>
        <w:pStyle w:val="NormalWeb"/>
        <w:shd w:val="clear" w:color="auto" w:fill="FFFFFF"/>
        <w:jc w:val="both"/>
        <w:rPr>
          <w:rFonts w:ascii="Segoe UI" w:hAnsi="Segoe UI" w:cs="Segoe UI"/>
          <w:color w:val="333333"/>
        </w:rPr>
      </w:pPr>
      <w:r>
        <w:rPr>
          <w:rFonts w:ascii="Segoe UI" w:hAnsi="Segoe UI" w:cs="Segoe UI"/>
          <w:color w:val="333333"/>
        </w:rPr>
        <w:t>As soon as we create a TreeSet, the </w:t>
      </w:r>
      <w:hyperlink r:id="rId76" w:history="1">
        <w:r>
          <w:rPr>
            <w:rStyle w:val="Hyperlink"/>
            <w:rFonts w:ascii="Segoe UI" w:hAnsi="Segoe UI" w:cs="Segoe UI"/>
            <w:color w:val="008000"/>
          </w:rPr>
          <w:t>JVM</w:t>
        </w:r>
      </w:hyperlink>
      <w:r>
        <w:rPr>
          <w:rFonts w:ascii="Segoe UI" w:hAnsi="Segoe UI" w:cs="Segoe UI"/>
          <w:color w:val="333333"/>
        </w:rPr>
        <w:t> creates a TreeMap to store the elements in it and performs all the operations on it. It's working is similar to HashSet.</w:t>
      </w:r>
    </w:p>
    <w:p w14:paraId="6C4150B8" w14:textId="77777777" w:rsidR="00CA7BF5" w:rsidRDefault="00CA7BF5" w:rsidP="00CA7BF5">
      <w:pPr>
        <w:pStyle w:val="NormalWeb"/>
        <w:shd w:val="clear" w:color="auto" w:fill="FFFFFF"/>
        <w:jc w:val="both"/>
        <w:rPr>
          <w:rFonts w:ascii="Segoe UI" w:hAnsi="Segoe UI" w:cs="Segoe UI"/>
          <w:color w:val="333333"/>
        </w:rPr>
      </w:pPr>
      <w:r>
        <w:rPr>
          <w:rFonts w:ascii="Segoe UI" w:hAnsi="Segoe UI" w:cs="Segoe UI"/>
          <w:color w:val="333333"/>
        </w:rPr>
        <w:t>When we implement a TreeSet the following code will be executed by the </w:t>
      </w:r>
      <w:hyperlink r:id="rId77" w:history="1">
        <w:r>
          <w:rPr>
            <w:rStyle w:val="Hyperlink"/>
            <w:rFonts w:ascii="Segoe UI" w:hAnsi="Segoe UI" w:cs="Segoe UI"/>
            <w:color w:val="008000"/>
          </w:rPr>
          <w:t>Java</w:t>
        </w:r>
      </w:hyperlink>
      <w:r>
        <w:rPr>
          <w:rFonts w:ascii="Segoe UI" w:hAnsi="Segoe UI" w:cs="Segoe UI"/>
          <w:color w:val="333333"/>
        </w:rPr>
        <w:t> Compiler:</w:t>
      </w:r>
    </w:p>
    <w:p w14:paraId="20C2A0BA" w14:textId="77777777" w:rsidR="00CA7BF5" w:rsidRDefault="00CA7BF5" w:rsidP="00253FA6">
      <w:pPr>
        <w:pStyle w:val="alt"/>
        <w:numPr>
          <w:ilvl w:val="0"/>
          <w:numId w:val="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TreeSet() {  </w:t>
      </w:r>
    </w:p>
    <w:p w14:paraId="659CB90A" w14:textId="77777777" w:rsidR="00CA7BF5" w:rsidRDefault="00CA7BF5" w:rsidP="00253FA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TreeMap&lt;&gt;());  </w:t>
      </w:r>
    </w:p>
    <w:p w14:paraId="48739AAF" w14:textId="77777777" w:rsidR="00CA7BF5" w:rsidRDefault="00CA7BF5" w:rsidP="00253FA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02148D" w14:textId="77777777" w:rsidR="00CA7BF5" w:rsidRDefault="00CA7BF5" w:rsidP="00CA7BF5">
      <w:pPr>
        <w:pStyle w:val="NormalWeb"/>
        <w:shd w:val="clear" w:color="auto" w:fill="FFFFFF"/>
        <w:jc w:val="both"/>
        <w:rPr>
          <w:rFonts w:ascii="Segoe UI" w:hAnsi="Segoe UI" w:cs="Segoe UI"/>
          <w:color w:val="333333"/>
        </w:rPr>
      </w:pPr>
      <w:r>
        <w:rPr>
          <w:rFonts w:ascii="Segoe UI" w:hAnsi="Segoe UI" w:cs="Segoe UI"/>
          <w:color w:val="333333"/>
        </w:rPr>
        <w:t>It instantiate a TreeMap and executes the following code to implement the interfaces:</w:t>
      </w:r>
    </w:p>
    <w:p w14:paraId="68DB2B0E" w14:textId="77777777" w:rsidR="00CA7BF5" w:rsidRDefault="00CA7BF5" w:rsidP="00253FA6">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transient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NavigableMap</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E,Object</w:t>
      </w:r>
      <w:proofErr w:type="spellEnd"/>
      <w:r>
        <w:rPr>
          <w:rFonts w:ascii="Segoe UI" w:hAnsi="Segoe UI" w:cs="Segoe UI"/>
          <w:color w:val="000000"/>
          <w:bdr w:val="none" w:sz="0" w:space="0" w:color="auto" w:frame="1"/>
        </w:rPr>
        <w:t>&gt; m;  </w:t>
      </w:r>
    </w:p>
    <w:p w14:paraId="3B0F9D04" w14:textId="77777777" w:rsidR="00CA7BF5" w:rsidRDefault="00CA7BF5" w:rsidP="00253FA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TreeSet(</w:t>
      </w:r>
      <w:proofErr w:type="spellStart"/>
      <w:r>
        <w:rPr>
          <w:rFonts w:ascii="Segoe UI" w:hAnsi="Segoe UI" w:cs="Segoe UI"/>
          <w:color w:val="000000"/>
          <w:bdr w:val="none" w:sz="0" w:space="0" w:color="auto" w:frame="1"/>
        </w:rPr>
        <w:t>NavigableMap</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E,Object</w:t>
      </w:r>
      <w:proofErr w:type="spellEnd"/>
      <w:r>
        <w:rPr>
          <w:rFonts w:ascii="Segoe UI" w:hAnsi="Segoe UI" w:cs="Segoe UI"/>
          <w:color w:val="000000"/>
          <w:bdr w:val="none" w:sz="0" w:space="0" w:color="auto" w:frame="1"/>
        </w:rPr>
        <w:t>&gt; m) {  </w:t>
      </w:r>
    </w:p>
    <w:p w14:paraId="61076FA1" w14:textId="77777777" w:rsidR="00CA7BF5" w:rsidRDefault="00CA7BF5" w:rsidP="00253FA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 = m;  </w:t>
      </w:r>
    </w:p>
    <w:p w14:paraId="755250C5" w14:textId="77777777" w:rsidR="00CA7BF5" w:rsidRDefault="00CA7BF5" w:rsidP="00253FA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F19B3C" w14:textId="77777777" w:rsidR="00CA7BF5" w:rsidRDefault="00CA7BF5" w:rsidP="00CA7BF5">
      <w:pPr>
        <w:pStyle w:val="NormalWeb"/>
        <w:shd w:val="clear" w:color="auto" w:fill="FFFFFF"/>
        <w:jc w:val="both"/>
        <w:rPr>
          <w:rFonts w:ascii="Segoe UI" w:hAnsi="Segoe UI" w:cs="Segoe UI"/>
          <w:color w:val="333333"/>
        </w:rPr>
      </w:pPr>
      <w:r>
        <w:rPr>
          <w:rFonts w:ascii="Segoe UI" w:hAnsi="Segoe UI" w:cs="Segoe UI"/>
          <w:color w:val="333333"/>
        </w:rPr>
        <w:t>It automatically assigns elements to the corresponding position using the </w:t>
      </w:r>
      <w:proofErr w:type="spellStart"/>
      <w:r>
        <w:rPr>
          <w:rStyle w:val="Strong"/>
          <w:rFonts w:ascii="Segoe UI" w:hAnsi="Segoe UI" w:cs="Segoe UI"/>
          <w:color w:val="333333"/>
        </w:rPr>
        <w:t>NavigableMap</w:t>
      </w:r>
      <w:proofErr w:type="spellEnd"/>
      <w:r>
        <w:rPr>
          <w:rFonts w:ascii="Segoe UI" w:hAnsi="Segoe UI" w:cs="Segoe UI"/>
          <w:color w:val="333333"/>
        </w:rPr>
        <w:t xml:space="preserve">. The TreeMap </w:t>
      </w:r>
      <w:proofErr w:type="spellStart"/>
      <w:r>
        <w:rPr>
          <w:rFonts w:ascii="Segoe UI" w:hAnsi="Segoe UI" w:cs="Segoe UI"/>
          <w:color w:val="333333"/>
        </w:rPr>
        <w:t>can not</w:t>
      </w:r>
      <w:proofErr w:type="spellEnd"/>
      <w:r>
        <w:rPr>
          <w:rFonts w:ascii="Segoe UI" w:hAnsi="Segoe UI" w:cs="Segoe UI"/>
          <w:color w:val="333333"/>
        </w:rPr>
        <w:t xml:space="preserve"> have a duplicate value. So, when we execute the add() method, it performs a put operation and adds a value to the tree.</w:t>
      </w:r>
    </w:p>
    <w:p w14:paraId="5CDD4ECC" w14:textId="77777777" w:rsidR="00CA7BF5" w:rsidRDefault="00CA7BF5" w:rsidP="00CA7BF5">
      <w:pPr>
        <w:pStyle w:val="NormalWeb"/>
        <w:shd w:val="clear" w:color="auto" w:fill="FFFFFF"/>
        <w:jc w:val="both"/>
        <w:rPr>
          <w:rFonts w:ascii="Segoe UI" w:hAnsi="Segoe UI" w:cs="Segoe UI"/>
          <w:color w:val="333333"/>
        </w:rPr>
      </w:pPr>
      <w:r>
        <w:rPr>
          <w:rFonts w:ascii="Segoe UI" w:hAnsi="Segoe UI" w:cs="Segoe UI"/>
          <w:color w:val="333333"/>
        </w:rPr>
        <w:t>By default, It sorts values in ascending order, but we can specify the comparator if we want to sort the elements in any specific order. It uses a comparator or comparable variable to compare the elements.</w:t>
      </w:r>
    </w:p>
    <w:p w14:paraId="059F3E8C" w14:textId="5AA652D3" w:rsidR="00DD4D9A" w:rsidRDefault="00DD4D9A" w:rsidP="0032342F">
      <w:pPr>
        <w:rPr>
          <w:rFonts w:ascii="Segoe UI" w:hAnsi="Segoe UI" w:cs="Segoe UI"/>
          <w:sz w:val="18"/>
          <w:szCs w:val="18"/>
        </w:rPr>
      </w:pPr>
    </w:p>
    <w:p w14:paraId="4AF5B2CC" w14:textId="4ED91234" w:rsidR="003B7771" w:rsidRDefault="003B7771" w:rsidP="0032342F">
      <w:pPr>
        <w:rPr>
          <w:rFonts w:ascii="Segoe UI" w:hAnsi="Segoe UI" w:cs="Segoe UI"/>
          <w:sz w:val="18"/>
          <w:szCs w:val="18"/>
        </w:rPr>
      </w:pPr>
    </w:p>
    <w:p w14:paraId="57C19170" w14:textId="77777777" w:rsidR="008F724D" w:rsidRDefault="003B7771" w:rsidP="003B7771">
      <w:pPr>
        <w:rPr>
          <w:b/>
          <w:bCs/>
          <w:color w:val="C00000"/>
          <w:sz w:val="32"/>
          <w:szCs w:val="32"/>
        </w:rPr>
      </w:pPr>
      <w:r w:rsidRPr="00EE364C">
        <w:rPr>
          <w:b/>
          <w:bCs/>
          <w:color w:val="C00000"/>
          <w:sz w:val="32"/>
          <w:szCs w:val="32"/>
        </w:rPr>
        <w:lastRenderedPageBreak/>
        <w:t>HashMap-&gt;</w:t>
      </w:r>
    </w:p>
    <w:p w14:paraId="58DEE0E1" w14:textId="77777777" w:rsidR="008F724D" w:rsidRDefault="003B7771" w:rsidP="00A1646C">
      <w:pPr>
        <w:pStyle w:val="ListParagraph"/>
        <w:numPr>
          <w:ilvl w:val="0"/>
          <w:numId w:val="52"/>
        </w:numPr>
      </w:pPr>
      <w:r>
        <w:t xml:space="preserve">It’s an </w:t>
      </w:r>
      <w:r w:rsidR="00A207C0">
        <w:t>class</w:t>
      </w:r>
      <w:r>
        <w:t xml:space="preserve"> that doesn’t belong </w:t>
      </w:r>
      <w:r w:rsidR="00A207C0">
        <w:t>or part of</w:t>
      </w:r>
      <w:r>
        <w:t xml:space="preserve"> collection. </w:t>
      </w:r>
    </w:p>
    <w:p w14:paraId="265572C3" w14:textId="77777777" w:rsidR="00AF1671" w:rsidRDefault="003B7771" w:rsidP="00A1646C">
      <w:pPr>
        <w:pStyle w:val="ListParagraph"/>
        <w:numPr>
          <w:ilvl w:val="0"/>
          <w:numId w:val="52"/>
        </w:numPr>
      </w:pPr>
      <w:r>
        <w:t xml:space="preserve">HashMap uses </w:t>
      </w:r>
      <w:r w:rsidRPr="00AF1671">
        <w:rPr>
          <w:b/>
        </w:rPr>
        <w:t>HashTable</w:t>
      </w:r>
      <w:r>
        <w:t xml:space="preserve"> </w:t>
      </w:r>
      <w:r w:rsidRPr="00AF1671">
        <w:rPr>
          <w:b/>
        </w:rPr>
        <w:t>Internally</w:t>
      </w:r>
      <w:r w:rsidR="00A80C2C">
        <w:t xml:space="preserve"> to </w:t>
      </w:r>
      <w:r w:rsidR="00A80C2C" w:rsidRPr="00AF1671">
        <w:rPr>
          <w:b/>
        </w:rPr>
        <w:t>store Key-Value Pair</w:t>
      </w:r>
      <w:r w:rsidR="00A80C2C">
        <w:t xml:space="preserve"> by </w:t>
      </w:r>
      <w:r w:rsidR="00A80C2C" w:rsidRPr="00AF1671">
        <w:rPr>
          <w:b/>
        </w:rPr>
        <w:t>process</w:t>
      </w:r>
      <w:r w:rsidR="00A80C2C">
        <w:t xml:space="preserve"> of </w:t>
      </w:r>
      <w:r w:rsidR="00A80C2C" w:rsidRPr="00AF1671">
        <w:rPr>
          <w:b/>
        </w:rPr>
        <w:t>Hashing</w:t>
      </w:r>
      <w:r w:rsidR="00AF1671">
        <w:t xml:space="preserve"> </w:t>
      </w:r>
      <w:r w:rsidR="00AF1671" w:rsidRPr="00AF1671">
        <w:rPr>
          <w:b/>
        </w:rPr>
        <w:t>Technique</w:t>
      </w:r>
      <w:r w:rsidR="00AF1671">
        <w:t xml:space="preserve"> with </w:t>
      </w:r>
      <w:r w:rsidR="00AF1671" w:rsidRPr="00AF1671">
        <w:rPr>
          <w:b/>
        </w:rPr>
        <w:t>hashCode</w:t>
      </w:r>
      <w:r w:rsidR="00AF1671">
        <w:t>()</w:t>
      </w:r>
      <w:r>
        <w:t xml:space="preserve">. So, its data is inserted into the Tables using process </w:t>
      </w:r>
      <w:r w:rsidRPr="00AF1671">
        <w:rPr>
          <w:b/>
        </w:rPr>
        <w:t>Hashing</w:t>
      </w:r>
      <w:r>
        <w:t xml:space="preserve">. </w:t>
      </w:r>
    </w:p>
    <w:p w14:paraId="56AF6F69" w14:textId="43A4DA3F" w:rsidR="008F724D" w:rsidRDefault="00AF1671" w:rsidP="00A1646C">
      <w:pPr>
        <w:pStyle w:val="ListParagraph"/>
        <w:numPr>
          <w:ilvl w:val="0"/>
          <w:numId w:val="52"/>
        </w:numPr>
      </w:pPr>
      <w:r>
        <w:rPr>
          <w:b/>
        </w:rPr>
        <w:t>As</w:t>
      </w:r>
      <w:r w:rsidR="003B7771" w:rsidRPr="008F724D">
        <w:rPr>
          <w:b/>
        </w:rPr>
        <w:t xml:space="preserve"> </w:t>
      </w:r>
      <w:r>
        <w:rPr>
          <w:b/>
        </w:rPr>
        <w:t xml:space="preserve">HashMap uses HashTable internally, </w:t>
      </w:r>
      <w:r w:rsidR="003B7771" w:rsidRPr="008F724D">
        <w:rPr>
          <w:b/>
        </w:rPr>
        <w:t>thatswhy doesn’t maintains Insertion Order</w:t>
      </w:r>
      <w:r w:rsidR="003B7771">
        <w:t>.</w:t>
      </w:r>
      <w:r w:rsidR="00A80C2C">
        <w:t xml:space="preserve"> </w:t>
      </w:r>
    </w:p>
    <w:p w14:paraId="19078123" w14:textId="7DCD0AD0" w:rsidR="003B7771" w:rsidRDefault="00A80C2C" w:rsidP="00A1646C">
      <w:pPr>
        <w:pStyle w:val="ListParagraph"/>
        <w:numPr>
          <w:ilvl w:val="0"/>
          <w:numId w:val="52"/>
        </w:numPr>
      </w:pPr>
      <w:r>
        <w:t>A key can be null here and we can even store multiple null values in it.</w:t>
      </w:r>
    </w:p>
    <w:p w14:paraId="3E24C765" w14:textId="2371242E" w:rsidR="003F51DE" w:rsidRDefault="003F51DE" w:rsidP="00A1646C">
      <w:pPr>
        <w:pStyle w:val="ListParagraph"/>
        <w:numPr>
          <w:ilvl w:val="0"/>
          <w:numId w:val="52"/>
        </w:numPr>
      </w:pPr>
      <w:r>
        <w:t>Default Initial Capacity of HashMap is 16.</w:t>
      </w:r>
    </w:p>
    <w:p w14:paraId="0D9E5F48" w14:textId="1D86DFC3" w:rsidR="00AF1671" w:rsidRPr="00AF1671" w:rsidRDefault="00AF1671" w:rsidP="00A1646C">
      <w:pPr>
        <w:pStyle w:val="ListParagraph"/>
        <w:numPr>
          <w:ilvl w:val="0"/>
          <w:numId w:val="52"/>
        </w:numPr>
        <w:rPr>
          <w:rFonts w:ascii="Consolas" w:hAnsi="Consolas" w:cs="Consolas"/>
          <w:sz w:val="20"/>
          <w:szCs w:val="20"/>
        </w:rPr>
      </w:pPr>
      <w:r>
        <w:t>HashMap is not synchronized.</w:t>
      </w:r>
    </w:p>
    <w:p w14:paraId="0FB9F40C" w14:textId="3A52E412" w:rsidR="00AF1671" w:rsidRPr="00AF1671" w:rsidRDefault="00AF1671" w:rsidP="00A1646C">
      <w:pPr>
        <w:pStyle w:val="ListParagraph"/>
        <w:numPr>
          <w:ilvl w:val="0"/>
          <w:numId w:val="52"/>
        </w:numPr>
        <w:autoSpaceDE w:val="0"/>
        <w:autoSpaceDN w:val="0"/>
        <w:adjustRightInd w:val="0"/>
        <w:spacing w:after="0" w:line="240" w:lineRule="auto"/>
        <w:rPr>
          <w:rFonts w:ascii="Consolas" w:hAnsi="Consolas" w:cs="Consolas"/>
          <w:sz w:val="20"/>
          <w:szCs w:val="20"/>
        </w:rPr>
      </w:pPr>
      <w:r w:rsidRPr="00AF1671">
        <w:rPr>
          <w:rFonts w:ascii="Consolas" w:hAnsi="Consolas" w:cs="Consolas"/>
          <w:color w:val="3F7F5F"/>
          <w:sz w:val="20"/>
          <w:szCs w:val="20"/>
        </w:rPr>
        <w:t xml:space="preserve">//In HashSet the data </w:t>
      </w:r>
      <w:r w:rsidRPr="00AF1671">
        <w:rPr>
          <w:rFonts w:ascii="Consolas" w:hAnsi="Consolas" w:cs="Consolas"/>
          <w:color w:val="3F7F5F"/>
          <w:sz w:val="20"/>
          <w:szCs w:val="20"/>
          <w:u w:val="single"/>
        </w:rPr>
        <w:t>doesn</w:t>
      </w:r>
      <w:r w:rsidR="006F70D8">
        <w:rPr>
          <w:rFonts w:ascii="Consolas" w:hAnsi="Consolas" w:cs="Consolas"/>
          <w:color w:val="3F7F5F"/>
          <w:sz w:val="20"/>
          <w:szCs w:val="20"/>
          <w:u w:val="single"/>
        </w:rPr>
        <w:t>’</w:t>
      </w:r>
      <w:r w:rsidRPr="00AF1671">
        <w:rPr>
          <w:rFonts w:ascii="Consolas" w:hAnsi="Consolas" w:cs="Consolas"/>
          <w:color w:val="3F7F5F"/>
          <w:sz w:val="20"/>
          <w:szCs w:val="20"/>
          <w:u w:val="single"/>
        </w:rPr>
        <w:t>t</w:t>
      </w:r>
      <w:r w:rsidRPr="00AF1671">
        <w:rPr>
          <w:rFonts w:ascii="Consolas" w:hAnsi="Consolas" w:cs="Consolas"/>
          <w:color w:val="3F7F5F"/>
          <w:sz w:val="20"/>
          <w:szCs w:val="20"/>
        </w:rPr>
        <w:t xml:space="preserve"> stores value in the form of Key Value Pair</w:t>
      </w:r>
      <w:r w:rsidR="00B662B7">
        <w:rPr>
          <w:rFonts w:ascii="Consolas" w:hAnsi="Consolas" w:cs="Consolas"/>
          <w:color w:val="3F7F5F"/>
          <w:sz w:val="20"/>
          <w:szCs w:val="20"/>
        </w:rPr>
        <w:t>.</w:t>
      </w:r>
    </w:p>
    <w:p w14:paraId="77694E67" w14:textId="5A42FD07" w:rsidR="00A80C2C" w:rsidRPr="00B662B7" w:rsidRDefault="00AF1671" w:rsidP="00A1646C">
      <w:pPr>
        <w:pStyle w:val="ListParagraph"/>
        <w:numPr>
          <w:ilvl w:val="0"/>
          <w:numId w:val="52"/>
        </w:numPr>
      </w:pPr>
      <w:r w:rsidRPr="00AF1671">
        <w:rPr>
          <w:rFonts w:ascii="Consolas" w:hAnsi="Consolas" w:cs="Consolas"/>
          <w:color w:val="3F7F5F"/>
          <w:sz w:val="20"/>
          <w:szCs w:val="20"/>
        </w:rPr>
        <w:t>//</w:t>
      </w:r>
      <w:r w:rsidRPr="00AF1671">
        <w:rPr>
          <w:rFonts w:ascii="Consolas" w:hAnsi="Consolas" w:cs="Consolas"/>
          <w:color w:val="3F7F5F"/>
          <w:sz w:val="20"/>
          <w:szCs w:val="20"/>
          <w:u w:val="single"/>
        </w:rPr>
        <w:t>Both</w:t>
      </w:r>
      <w:r w:rsidRPr="00AF1671">
        <w:rPr>
          <w:rFonts w:ascii="Consolas" w:hAnsi="Consolas" w:cs="Consolas"/>
          <w:color w:val="3F7F5F"/>
          <w:sz w:val="20"/>
          <w:szCs w:val="20"/>
        </w:rPr>
        <w:t xml:space="preserve"> HashMap and HashSet are not synchronized.</w:t>
      </w:r>
    </w:p>
    <w:p w14:paraId="56F1D06E" w14:textId="7FB00AE6" w:rsidR="00B662B7" w:rsidRDefault="00B662B7" w:rsidP="00B662B7">
      <w:pPr>
        <w:ind w:left="360"/>
        <w:rPr>
          <w:b/>
        </w:rPr>
      </w:pPr>
      <w:r>
        <w:rPr>
          <w:b/>
        </w:rPr>
        <w:t>Important Note:</w:t>
      </w:r>
    </w:p>
    <w:p w14:paraId="1F9F1E08" w14:textId="18243DCE" w:rsidR="00B662B7" w:rsidRDefault="00DF0DF6" w:rsidP="00B662B7">
      <w:pPr>
        <w:ind w:left="360"/>
        <w:rPr>
          <w:b/>
        </w:rPr>
      </w:pPr>
      <w:r>
        <w:t xml:space="preserve">Practical Example of HashMap: </w:t>
      </w:r>
      <w:r w:rsidRPr="00DF0DF6">
        <w:t xml:space="preserve">Suppose in a college every student has a </w:t>
      </w:r>
      <w:r>
        <w:t>U</w:t>
      </w:r>
      <w:r w:rsidRPr="00DF0DF6">
        <w:t xml:space="preserve">nique Roll Number. </w:t>
      </w:r>
      <w:r>
        <w:rPr>
          <w:b/>
        </w:rPr>
        <w:t xml:space="preserve">Now “Roll Number” </w:t>
      </w:r>
      <w:r w:rsidRPr="00DF0DF6">
        <w:t>is the</w:t>
      </w:r>
      <w:r>
        <w:rPr>
          <w:b/>
        </w:rPr>
        <w:t xml:space="preserve"> key, </w:t>
      </w:r>
      <w:r w:rsidRPr="00DF0DF6">
        <w:t>and</w:t>
      </w:r>
      <w:r>
        <w:rPr>
          <w:b/>
        </w:rPr>
        <w:t xml:space="preserve"> value=</w:t>
      </w:r>
      <w:r w:rsidR="003A0899">
        <w:rPr>
          <w:b/>
        </w:rPr>
        <w:t xml:space="preserve"> </w:t>
      </w:r>
      <w:r>
        <w:rPr>
          <w:b/>
        </w:rPr>
        <w:t>”name of Student”.</w:t>
      </w:r>
    </w:p>
    <w:p w14:paraId="1A6076E9" w14:textId="117A1446" w:rsidR="00DF0DF6" w:rsidRDefault="003A0899" w:rsidP="00B662B7">
      <w:pPr>
        <w:ind w:left="360"/>
        <w:rPr>
          <w:b/>
        </w:rPr>
      </w:pPr>
      <w:r w:rsidRPr="006F70D8">
        <w:t>In</w:t>
      </w:r>
      <w:r>
        <w:rPr>
          <w:b/>
        </w:rPr>
        <w:t xml:space="preserve"> Java JDBC</w:t>
      </w:r>
      <w:r w:rsidRPr="006F70D8">
        <w:t xml:space="preserve">, we had </w:t>
      </w:r>
      <w:r>
        <w:rPr>
          <w:b/>
        </w:rPr>
        <w:t>‘request.setAttribute(“</w:t>
      </w:r>
      <w:proofErr w:type="spellStart"/>
      <w:r>
        <w:rPr>
          <w:b/>
        </w:rPr>
        <w:t>key</w:t>
      </w:r>
      <w:r w:rsidR="006F70D8">
        <w:rPr>
          <w:b/>
        </w:rPr>
        <w:t>n</w:t>
      </w:r>
      <w:r>
        <w:rPr>
          <w:b/>
        </w:rPr>
        <w:t>ame</w:t>
      </w:r>
      <w:proofErr w:type="spellEnd"/>
      <w:r>
        <w:rPr>
          <w:b/>
        </w:rPr>
        <w:t xml:space="preserve">”,”value=deba”)’, </w:t>
      </w:r>
      <w:r w:rsidRPr="006F70D8">
        <w:t>which is also kind of</w:t>
      </w:r>
      <w:r>
        <w:rPr>
          <w:b/>
        </w:rPr>
        <w:t xml:space="preserve"> HashMap.</w:t>
      </w:r>
    </w:p>
    <w:p w14:paraId="140CAF3F" w14:textId="77777777" w:rsidR="00B32AB8" w:rsidRPr="00B32AB8" w:rsidRDefault="00A11792" w:rsidP="00B32AB8">
      <w:hyperlink r:id="rId78" w:history="1">
        <w:r w:rsidR="00B32AB8" w:rsidRPr="00B32AB8">
          <w:rPr>
            <w:rStyle w:val="Hyperlink"/>
          </w:rPr>
          <w:t>equals() method</w:t>
        </w:r>
      </w:hyperlink>
    </w:p>
    <w:p w14:paraId="45ABC0A7" w14:textId="77777777" w:rsidR="00B32AB8" w:rsidRPr="00B32AB8" w:rsidRDefault="00B32AB8" w:rsidP="00B32AB8">
      <w:r w:rsidRPr="00B32AB8">
        <w:t>equals method is used to check that 2 objects are equal or not. This method is provided by Object class. You can override this in your class to provide your own implementation. </w:t>
      </w:r>
      <w:r w:rsidRPr="00B32AB8">
        <w:br/>
        <w:t xml:space="preserve">HashMap uses equals() to compare the key whether </w:t>
      </w:r>
      <w:proofErr w:type="spellStart"/>
      <w:r w:rsidRPr="00B32AB8">
        <w:t>the</w:t>
      </w:r>
      <w:proofErr w:type="spellEnd"/>
      <w:r w:rsidRPr="00B32AB8">
        <w:t xml:space="preserve"> are equal or not. If equals() method return true, they are equal otherwise not equal. </w:t>
      </w:r>
      <w:r w:rsidRPr="00B32AB8">
        <w:br/>
        <w:t> </w:t>
      </w:r>
    </w:p>
    <w:p w14:paraId="690AAC6B" w14:textId="77777777" w:rsidR="00B32AB8" w:rsidRPr="00B32AB8" w:rsidRDefault="00B32AB8" w:rsidP="00B32AB8">
      <w:pPr>
        <w:rPr>
          <w:color w:val="0066FF"/>
          <w:u w:val="single"/>
        </w:rPr>
      </w:pPr>
      <w:r w:rsidRPr="00B32AB8">
        <w:rPr>
          <w:color w:val="0066FF"/>
          <w:u w:val="single"/>
        </w:rPr>
        <w:t>Buckets</w:t>
      </w:r>
    </w:p>
    <w:p w14:paraId="7066518F" w14:textId="7C48DF80" w:rsidR="00B32AB8" w:rsidRPr="00B32AB8" w:rsidRDefault="00B32AB8" w:rsidP="00B32AB8">
      <w:r w:rsidRPr="00B32AB8">
        <w:t>A bucket is one element of HashMap array. It is used to store nodes. Two or more nodes can have the same bucket. In that case link list structure is used to connect the nodes. Buckets are different in capacity. A relation between bucket and capacity is as follows: </w:t>
      </w:r>
    </w:p>
    <w:p w14:paraId="7F2D7C11" w14:textId="24035691" w:rsidR="00B32AB8" w:rsidRDefault="00B32AB8" w:rsidP="003B7771">
      <w:pPr>
        <w:rPr>
          <w:b/>
          <w:sz w:val="32"/>
          <w:szCs w:val="32"/>
        </w:rPr>
      </w:pPr>
      <w:r w:rsidRPr="00B32AB8">
        <w:t>A single bucket can have more than one nodes, it depends on hashCode() method. The better your hashCode() method is, the better your buckets will be utilized. </w:t>
      </w:r>
    </w:p>
    <w:p w14:paraId="33A01DFB" w14:textId="77777777" w:rsidR="00B32AB8" w:rsidRDefault="00B32AB8" w:rsidP="003B7771">
      <w:pPr>
        <w:rPr>
          <w:b/>
          <w:sz w:val="32"/>
          <w:szCs w:val="32"/>
        </w:rPr>
      </w:pPr>
    </w:p>
    <w:p w14:paraId="4ECAA2F5" w14:textId="0EFDA498" w:rsidR="003B7771" w:rsidRDefault="003B7771" w:rsidP="003B7771">
      <w:pPr>
        <w:rPr>
          <w:b/>
          <w:sz w:val="32"/>
          <w:szCs w:val="32"/>
        </w:rPr>
      </w:pPr>
      <w:r w:rsidRPr="001467A2">
        <w:rPr>
          <w:b/>
          <w:sz w:val="32"/>
          <w:szCs w:val="32"/>
        </w:rPr>
        <w:t>Difference between HashMap vs HashTable:</w:t>
      </w:r>
    </w:p>
    <w:p w14:paraId="4EDA7F86" w14:textId="77777777" w:rsidR="003B7771" w:rsidRDefault="003B7771" w:rsidP="00A1646C">
      <w:pPr>
        <w:pStyle w:val="NormalWeb"/>
        <w:numPr>
          <w:ilvl w:val="0"/>
          <w:numId w:val="39"/>
        </w:numPr>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Synchronization or Thread Safe :This is the most important difference between two . HashMap is non synchronized and not thread safe. On the other hand, HashTable is thread safe and synchronized. HashMap should be used if your application do not require any multi-threading task, in other words HashMap is better for non-threading applications. HashTable should be used in multithreading applications.</w:t>
      </w:r>
    </w:p>
    <w:p w14:paraId="2F5B0E73" w14:textId="77777777" w:rsidR="003B7771" w:rsidRDefault="003B7771" w:rsidP="00A1646C">
      <w:pPr>
        <w:pStyle w:val="NormalWeb"/>
        <w:numPr>
          <w:ilvl w:val="0"/>
          <w:numId w:val="39"/>
        </w:numPr>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Null keys and null values :HashMap allows one null key and any number of null values, while Hashtable do not allow null keys and null values in the HashTable object.</w:t>
      </w:r>
    </w:p>
    <w:p w14:paraId="5346124A" w14:textId="77777777" w:rsidR="003B7771" w:rsidRDefault="003B7771" w:rsidP="00A1646C">
      <w:pPr>
        <w:pStyle w:val="NormalWeb"/>
        <w:numPr>
          <w:ilvl w:val="0"/>
          <w:numId w:val="39"/>
        </w:numPr>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 xml:space="preserve">Performance :hash.map is much faster and uses less memory than Hashtable as former is unsynchronized . Unsynchronized objects are often much better in </w:t>
      </w:r>
      <w:r>
        <w:rPr>
          <w:rFonts w:ascii="inherit" w:hAnsi="inherit" w:cs="Segoe UI"/>
          <w:color w:val="232629"/>
          <w:sz w:val="23"/>
          <w:szCs w:val="23"/>
        </w:rPr>
        <w:lastRenderedPageBreak/>
        <w:t>performance in compare to synchronized object like Hashtable in single threaded environment.</w:t>
      </w:r>
    </w:p>
    <w:p w14:paraId="423889C8" w14:textId="77777777" w:rsidR="003B7771" w:rsidRDefault="003B7771" w:rsidP="00A1646C">
      <w:pPr>
        <w:pStyle w:val="NormalWeb"/>
        <w:numPr>
          <w:ilvl w:val="0"/>
          <w:numId w:val="39"/>
        </w:numPr>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HashMap inherits Abstract Map class while Hashtable inherits Dictionary class.</w:t>
      </w:r>
    </w:p>
    <w:p w14:paraId="0E0AA2E3" w14:textId="050FA617" w:rsidR="003B7771" w:rsidRDefault="003B7771" w:rsidP="00A1646C">
      <w:pPr>
        <w:pStyle w:val="NormalWeb"/>
        <w:numPr>
          <w:ilvl w:val="0"/>
          <w:numId w:val="39"/>
        </w:numPr>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The significant difference between HashMap vs Hashtable is that Iterator in the HashMap is a fail-fast iterator while the enumerator for the Hashtable is not and throw ConcurrentModificationException if any other Thread modifies the map structurally by adding or removing any element except Iterator’s own remove() method. But this is not a guaranteed behaviour and will be done by JVM on best effort. This is also an important difference between Enumeration and Iterator in Java.</w:t>
      </w:r>
    </w:p>
    <w:p w14:paraId="446381C5" w14:textId="38762BFF" w:rsidR="004354B2" w:rsidRDefault="004354B2" w:rsidP="004354B2">
      <w:pPr>
        <w:pStyle w:val="NormalWeb"/>
        <w:shd w:val="clear" w:color="auto" w:fill="FFFFFF"/>
        <w:spacing w:before="0" w:beforeAutospacing="0" w:after="0" w:afterAutospacing="0"/>
        <w:textAlignment w:val="baseline"/>
        <w:rPr>
          <w:rFonts w:ascii="inherit" w:hAnsi="inherit" w:cs="Segoe UI"/>
          <w:color w:val="232629"/>
          <w:sz w:val="23"/>
          <w:szCs w:val="23"/>
        </w:rPr>
      </w:pPr>
    </w:p>
    <w:p w14:paraId="2882AFC7" w14:textId="503EF1AF" w:rsidR="004354B2" w:rsidRDefault="004354B2" w:rsidP="004354B2">
      <w:pPr>
        <w:pStyle w:val="NormalWeb"/>
        <w:shd w:val="clear" w:color="auto" w:fill="FFFFFF"/>
        <w:spacing w:before="0" w:beforeAutospacing="0" w:after="0" w:afterAutospacing="0"/>
        <w:textAlignment w:val="baseline"/>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19CAA4C3" w14:textId="09C7FF5F" w:rsidR="004354B2" w:rsidRPr="005E1292" w:rsidRDefault="005E1292" w:rsidP="004354B2">
      <w:pPr>
        <w:pStyle w:val="NormalWeb"/>
        <w:shd w:val="clear" w:color="auto" w:fill="FFFFFF"/>
        <w:spacing w:before="0" w:beforeAutospacing="0" w:after="0" w:afterAutospacing="0"/>
        <w:textAlignment w:val="baseline"/>
        <w:rPr>
          <w:rFonts w:ascii="inherit" w:hAnsi="inherit" w:cs="Segoe UI"/>
          <w:b/>
          <w:color w:val="232629"/>
          <w:sz w:val="23"/>
          <w:szCs w:val="23"/>
        </w:rPr>
      </w:pPr>
      <w:r>
        <w:rPr>
          <w:rFonts w:ascii="Consolas" w:hAnsi="Consolas" w:cs="Consolas"/>
          <w:b/>
          <w:color w:val="000000"/>
          <w:sz w:val="20"/>
          <w:szCs w:val="20"/>
        </w:rPr>
        <w:t>HashTable(Class) -&gt; extends -&gt; Dictionary(class) -&gt; implements -&gt; Map(Interface)</w:t>
      </w:r>
    </w:p>
    <w:p w14:paraId="789C236A" w14:textId="7AD72A3B" w:rsidR="003B7771" w:rsidRDefault="00DD5700" w:rsidP="0032342F">
      <w:r>
        <w:t>Difference between HashSet and HashTable</w:t>
      </w:r>
      <w:r w:rsidR="00403564">
        <w:t>.</w:t>
      </w:r>
    </w:p>
    <w:p w14:paraId="2B7C0FD2" w14:textId="4D046559" w:rsidR="00FA3630" w:rsidRDefault="00FA3630" w:rsidP="0032342F">
      <w:pPr>
        <w:rPr>
          <w:b/>
        </w:rPr>
      </w:pPr>
      <w:r w:rsidRPr="00FA3630">
        <w:rPr>
          <w:b/>
        </w:rPr>
        <w:t xml:space="preserve">HashMap -&gt; (directly implements) -&gt; Map(Interface) -&gt; </w:t>
      </w:r>
    </w:p>
    <w:p w14:paraId="3CB0E1FF" w14:textId="4ED7C471" w:rsidR="000F1A1E" w:rsidRDefault="000F1A1E" w:rsidP="0032342F">
      <w:pPr>
        <w:rPr>
          <w:b/>
          <w:bCs/>
          <w:color w:val="339966"/>
          <w:sz w:val="32"/>
          <w:szCs w:val="32"/>
        </w:rPr>
      </w:pPr>
      <w:r w:rsidRPr="000F1A1E">
        <w:rPr>
          <w:b/>
          <w:bCs/>
          <w:color w:val="339966"/>
          <w:sz w:val="32"/>
          <w:szCs w:val="32"/>
        </w:rPr>
        <w:t>CONCURRENT HASHMAP:</w:t>
      </w:r>
    </w:p>
    <w:p w14:paraId="5DDD87D6" w14:textId="25C0E78A" w:rsidR="00DD59D6" w:rsidRDefault="000F1A1E" w:rsidP="00253FA6">
      <w:pPr>
        <w:pStyle w:val="ListParagraph"/>
        <w:numPr>
          <w:ilvl w:val="0"/>
          <w:numId w:val="65"/>
        </w:numPr>
      </w:pPr>
      <w:r>
        <w:t>In Concurrent HashMap, the HashTable is implemented internally. That HashTable is divided into Segments</w:t>
      </w:r>
      <w:r w:rsidR="00B2479D">
        <w:t>(</w:t>
      </w:r>
      <w:r w:rsidR="00B2479D">
        <w:rPr>
          <w:b/>
        </w:rPr>
        <w:t>Index)</w:t>
      </w:r>
      <w:r>
        <w:t xml:space="preserve">. Consider Each Segments to be each Index of HashTable. </w:t>
      </w:r>
    </w:p>
    <w:p w14:paraId="0294F8C9" w14:textId="2818E387" w:rsidR="00DD59D6" w:rsidRDefault="000D7D41" w:rsidP="00253FA6">
      <w:pPr>
        <w:pStyle w:val="ListParagraph"/>
        <w:numPr>
          <w:ilvl w:val="0"/>
          <w:numId w:val="65"/>
        </w:numPr>
      </w:pPr>
      <w:r>
        <w:t>This doesn’t allow “</w:t>
      </w:r>
      <w:r w:rsidRPr="00DD59D6">
        <w:rPr>
          <w:b/>
        </w:rPr>
        <w:t xml:space="preserve">null” keys &amp; “null Values”. ConcurrentHashMap </w:t>
      </w:r>
      <w:r>
        <w:t xml:space="preserve">is an enhanced version of </w:t>
      </w:r>
      <w:r w:rsidRPr="00DD59D6">
        <w:rPr>
          <w:b/>
        </w:rPr>
        <w:t>HashTable.</w:t>
      </w:r>
      <w:r w:rsidR="00DD59D6" w:rsidRPr="00DD59D6">
        <w:t xml:space="preserve"> </w:t>
      </w:r>
    </w:p>
    <w:p w14:paraId="7458C62D" w14:textId="1F6BB895" w:rsidR="00DD59D6" w:rsidRPr="000F1A1E" w:rsidRDefault="00DD59D6" w:rsidP="00253FA6">
      <w:pPr>
        <w:pStyle w:val="ListParagraph"/>
        <w:numPr>
          <w:ilvl w:val="0"/>
          <w:numId w:val="65"/>
        </w:numPr>
      </w:pPr>
      <w:r>
        <w:t>By Default ConcurrentHashMap has a default Size of 16 Segments.</w:t>
      </w:r>
    </w:p>
    <w:p w14:paraId="498AFEAB" w14:textId="0CB7A74F" w:rsidR="00DD59D6" w:rsidRDefault="00DD59D6" w:rsidP="000F1A1E">
      <w:pPr>
        <w:rPr>
          <w:b/>
        </w:rPr>
      </w:pPr>
    </w:p>
    <w:p w14:paraId="4697F15A" w14:textId="4774737B" w:rsidR="000F1A1E" w:rsidRPr="00DD59D6" w:rsidRDefault="000D7D41" w:rsidP="000F1A1E">
      <w:pPr>
        <w:rPr>
          <w:b/>
          <w:bCs/>
          <w:sz w:val="28"/>
          <w:szCs w:val="28"/>
        </w:rPr>
      </w:pPr>
      <w:r>
        <w:t xml:space="preserve"> </w:t>
      </w:r>
      <w:r w:rsidR="000F1A1E" w:rsidRPr="00DD59D6">
        <w:rPr>
          <w:b/>
          <w:bCs/>
          <w:sz w:val="28"/>
          <w:szCs w:val="28"/>
        </w:rPr>
        <w:t>Now There is an Unique mechanism of HashMap</w:t>
      </w:r>
      <w:r w:rsidR="00DD59D6" w:rsidRPr="00DD59D6">
        <w:rPr>
          <w:b/>
          <w:bCs/>
          <w:sz w:val="28"/>
          <w:szCs w:val="28"/>
        </w:rPr>
        <w:t>:</w:t>
      </w:r>
    </w:p>
    <w:p w14:paraId="65CB0501" w14:textId="58CA10B2" w:rsidR="000F1A1E" w:rsidRDefault="000F1A1E" w:rsidP="000F1A1E">
      <w:pPr>
        <w:rPr>
          <w:b/>
        </w:rPr>
      </w:pPr>
      <w:r>
        <w:t>As HashMap is Synchronized. So, it’s Thread Safe. But we know those concepts (like HashTable or synchronizedMap)</w:t>
      </w:r>
      <w:r w:rsidR="00AE1BFF">
        <w:t xml:space="preserve"> which are synchronized are Thread Safe ,but lower Performance, as each Thread gets a chance to execute a block at a time, and other Thread are made to “wait”. Now, using Synchronised mechanism, we made the Performance fast, using Concurrent HashMap. </w:t>
      </w:r>
      <w:r w:rsidR="00AE1BFF">
        <w:rPr>
          <w:b/>
        </w:rPr>
        <w:t>How?</w:t>
      </w:r>
    </w:p>
    <w:p w14:paraId="71DA24FE" w14:textId="272D30D5" w:rsidR="00AE1BFF" w:rsidRDefault="00AE1BFF" w:rsidP="000F1A1E">
      <w:r>
        <w:t xml:space="preserve">By dividing the Concurrent HashMap into Segments, and making each segments Synchronised, so that only one Thread enters the Segments at a Time. So, now we don’t block the whole Synchronised HashTable for just one Thread at a time. </w:t>
      </w:r>
      <w:r>
        <w:rPr>
          <w:b/>
        </w:rPr>
        <w:t>Instead,</w:t>
      </w:r>
      <w:r>
        <w:t xml:space="preserve"> we make the small </w:t>
      </w:r>
      <w:r>
        <w:rPr>
          <w:b/>
        </w:rPr>
        <w:t>Segments</w:t>
      </w:r>
      <w:r>
        <w:t xml:space="preserve"> or Index</w:t>
      </w:r>
      <w:r w:rsidR="00EF3A6D">
        <w:t xml:space="preserve"> of HashTable</w:t>
      </w:r>
      <w:r>
        <w:t xml:space="preserve">, to be synchronised, and making each Thread to </w:t>
      </w:r>
      <w:r w:rsidR="008A4B22">
        <w:rPr>
          <w:b/>
        </w:rPr>
        <w:t>add values</w:t>
      </w:r>
      <w:r>
        <w:t xml:space="preserve"> on these segments</w:t>
      </w:r>
      <w:r w:rsidR="00EF3A6D">
        <w:t xml:space="preserve"> at a time.</w:t>
      </w:r>
    </w:p>
    <w:p w14:paraId="516F1E71" w14:textId="77777777" w:rsidR="00EF3A6D" w:rsidRDefault="00EF3A6D" w:rsidP="000F1A1E">
      <w:r>
        <w:t>Thus, we can make multiple Threads to add values to The small segments of HashTable in the same time.</w:t>
      </w:r>
    </w:p>
    <w:p w14:paraId="1CD2CA3B" w14:textId="0BB71201" w:rsidR="00EF3A6D" w:rsidRDefault="00EF3A6D" w:rsidP="000F1A1E">
      <w:r>
        <w:t xml:space="preserve"> </w:t>
      </w:r>
      <w:r w:rsidRPr="00EF3A6D">
        <w:rPr>
          <w:b/>
        </w:rPr>
        <w:t>Now</w:t>
      </w:r>
      <w:r>
        <w:t xml:space="preserve"> Problem is solved with HashMap. For inserting one value to the Index by Thread, we don’t need to block the whole synchronised HashTable for that</w:t>
      </w:r>
      <w:r w:rsidR="003F7E77">
        <w:t xml:space="preserve"> and make other Thread to wait for adding values.</w:t>
      </w:r>
    </w:p>
    <w:p w14:paraId="093A73CD" w14:textId="6A45C791" w:rsidR="008A4B22" w:rsidRDefault="008A4B22" w:rsidP="000F1A1E">
      <w:r>
        <w:t>This was for “add” operation. But in a “</w:t>
      </w:r>
      <w:r>
        <w:rPr>
          <w:b/>
        </w:rPr>
        <w:t>read”</w:t>
      </w:r>
      <w:r>
        <w:t xml:space="preserve"> operation, like if we want to fetch value from HashTable from one segment or Index. Then many Threads can operate at a single time to fetch or red values of a single segment or Index using </w:t>
      </w:r>
      <w:r>
        <w:rPr>
          <w:b/>
        </w:rPr>
        <w:t>get()</w:t>
      </w:r>
      <w:r>
        <w:t>.</w:t>
      </w:r>
    </w:p>
    <w:p w14:paraId="1205EFDA" w14:textId="141BE493" w:rsidR="00A61FC1" w:rsidRDefault="00A61FC1" w:rsidP="000F1A1E">
      <w:r>
        <w:t>For read Segment Level Lock is applied, and not the Object level of whole Hashtable.</w:t>
      </w:r>
    </w:p>
    <w:p w14:paraId="0D1C9DCB" w14:textId="3846B50E" w:rsidR="00A61FC1" w:rsidRDefault="00A61FC1" w:rsidP="000F1A1E">
      <w:r>
        <w:lastRenderedPageBreak/>
        <w:t>But In HashTable</w:t>
      </w:r>
      <w:r w:rsidR="000D7D41">
        <w:t xml:space="preserve"> without </w:t>
      </w:r>
      <w:r w:rsidR="00DD59D6">
        <w:t>ConcurrentHashMap</w:t>
      </w:r>
      <w:r>
        <w:t>, suppose, one Thread is adding value to the</w:t>
      </w:r>
      <w:r w:rsidR="000D7D41">
        <w:t xml:space="preserve"> Index,</w:t>
      </w:r>
      <w:r w:rsidR="00A637EC">
        <w:t xml:space="preserve"> </w:t>
      </w:r>
      <w:r w:rsidR="000D7D41">
        <w:t>and blocking the whole table, then suppose another Thread is for reading the value. But that second Thread has to wait for the First Thread to complete its execution of adding. Thus reducing performance by increasing execution Time.</w:t>
      </w:r>
    </w:p>
    <w:p w14:paraId="3F1A60A9" w14:textId="1D3F32A2" w:rsidR="00A637EC" w:rsidRDefault="00A637EC" w:rsidP="000F1A1E">
      <w:r>
        <w:rPr>
          <w:noProof/>
        </w:rPr>
        <w:drawing>
          <wp:inline distT="0" distB="0" distL="0" distR="0" wp14:anchorId="1C86295A" wp14:editId="29B90C62">
            <wp:extent cx="4763526" cy="193904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8715" t="16904" r="8123" b="16915"/>
                    <a:stretch/>
                  </pic:blipFill>
                  <pic:spPr bwMode="auto">
                    <a:xfrm>
                      <a:off x="0" y="0"/>
                      <a:ext cx="4774513" cy="1943520"/>
                    </a:xfrm>
                    <a:prstGeom prst="rect">
                      <a:avLst/>
                    </a:prstGeom>
                    <a:ln>
                      <a:noFill/>
                    </a:ln>
                    <a:extLst>
                      <a:ext uri="{53640926-AAD7-44D8-BBD7-CCE9431645EC}">
                        <a14:shadowObscured xmlns:a14="http://schemas.microsoft.com/office/drawing/2010/main"/>
                      </a:ext>
                    </a:extLst>
                  </pic:spPr>
                </pic:pic>
              </a:graphicData>
            </a:graphic>
          </wp:inline>
        </w:drawing>
      </w:r>
    </w:p>
    <w:p w14:paraId="2EB77727" w14:textId="12996696" w:rsidR="00DD59D6" w:rsidRDefault="00DD59D6" w:rsidP="000F1A1E">
      <w:r>
        <w:rPr>
          <w:b/>
        </w:rPr>
        <w:t>CONCLUSION</w:t>
      </w:r>
      <w:r>
        <w:t>: If we need to add some values to HashTable, then ConcurrentHashMap is preferred over other Synchronized Collection Concepts like HashTable because multiple Threads can be used to add values to Segments or Index at a time to insert in the Segment Level Synchronised block segment.</w:t>
      </w:r>
      <w:r w:rsidR="00AB57CF">
        <w:t xml:space="preserve"> Execution speed is faster.</w:t>
      </w:r>
    </w:p>
    <w:p w14:paraId="22014DBA" w14:textId="7AFBF5E0" w:rsidR="00A74899" w:rsidRDefault="00C06862" w:rsidP="000F1A1E">
      <w:r w:rsidRPr="00C06862">
        <w:rPr>
          <w:b/>
          <w:sz w:val="28"/>
          <w:szCs w:val="28"/>
        </w:rPr>
        <w:t>Q)</w:t>
      </w:r>
      <w:r>
        <w:rPr>
          <w:b/>
          <w:sz w:val="28"/>
          <w:szCs w:val="28"/>
        </w:rPr>
        <w:t xml:space="preserve"> </w:t>
      </w:r>
      <w:r w:rsidR="00A74899">
        <w:t>Why Concurrent is Fail-Fast, and why “</w:t>
      </w:r>
      <w:r w:rsidR="00A74899">
        <w:rPr>
          <w:b/>
        </w:rPr>
        <w:t xml:space="preserve">ConcurrentModificationException” </w:t>
      </w:r>
      <w:r w:rsidR="00A74899" w:rsidRPr="00C06862">
        <w:rPr>
          <w:bCs/>
        </w:rPr>
        <w:t>is not shown here</w:t>
      </w:r>
      <w:r w:rsidR="00A74899">
        <w:rPr>
          <w:b/>
        </w:rPr>
        <w:t>?</w:t>
      </w:r>
    </w:p>
    <w:p w14:paraId="10F98006" w14:textId="3C24B0C1" w:rsidR="00A637EC" w:rsidRDefault="00746E21" w:rsidP="000F1A1E">
      <w:pPr>
        <w:rPr>
          <w:b/>
        </w:rPr>
      </w:pPr>
      <w:r>
        <w:t xml:space="preserve">In Concurrent HashMap, we can use Multiple Threads to operate on the same Module. So it’s </w:t>
      </w:r>
      <w:r w:rsidRPr="00A74899">
        <w:rPr>
          <w:b/>
        </w:rPr>
        <w:t>f</w:t>
      </w:r>
      <w:r w:rsidR="00A74899" w:rsidRPr="00A74899">
        <w:rPr>
          <w:b/>
        </w:rPr>
        <w:t>ail-</w:t>
      </w:r>
      <w:r w:rsidRPr="00A74899">
        <w:rPr>
          <w:b/>
        </w:rPr>
        <w:t>safe</w:t>
      </w:r>
      <w:r>
        <w:t xml:space="preserve">. As multiple Threads can manipulate or modify the Values of Concurrent HashMap. So, it doesn’t show </w:t>
      </w:r>
      <w:r>
        <w:rPr>
          <w:b/>
        </w:rPr>
        <w:t>“ConcurrentModificationException”.</w:t>
      </w:r>
    </w:p>
    <w:p w14:paraId="295B3FBB" w14:textId="12B05AD5" w:rsidR="00746E21" w:rsidRPr="00746E21" w:rsidRDefault="00746E21" w:rsidP="000F1A1E">
      <w:pPr>
        <w:rPr>
          <w:b/>
        </w:rPr>
      </w:pPr>
      <w:r>
        <w:rPr>
          <w:b/>
        </w:rPr>
        <w:t>But for others Like synchronised HashMap</w:t>
      </w:r>
      <w:r w:rsidR="00A74899">
        <w:rPr>
          <w:b/>
        </w:rPr>
        <w:t xml:space="preserve"> which are fail-fast</w:t>
      </w:r>
      <w:r>
        <w:rPr>
          <w:b/>
        </w:rPr>
        <w:t xml:space="preserve">, if we try to manipulate the values </w:t>
      </w:r>
      <w:r w:rsidR="00A74899">
        <w:rPr>
          <w:b/>
        </w:rPr>
        <w:t xml:space="preserve">with one Thread </w:t>
      </w:r>
      <w:r w:rsidR="00A74899" w:rsidRPr="00C06862">
        <w:rPr>
          <w:b/>
          <w:color w:val="FF0000"/>
        </w:rPr>
        <w:t xml:space="preserve">t2 </w:t>
      </w:r>
      <w:r>
        <w:rPr>
          <w:b/>
        </w:rPr>
        <w:t>while</w:t>
      </w:r>
      <w:r w:rsidR="00A74899">
        <w:rPr>
          <w:b/>
        </w:rPr>
        <w:t xml:space="preserve"> another Thread </w:t>
      </w:r>
      <w:r w:rsidR="00A74899" w:rsidRPr="00C06862">
        <w:rPr>
          <w:b/>
          <w:color w:val="FF0000"/>
        </w:rPr>
        <w:t xml:space="preserve">t1 </w:t>
      </w:r>
      <w:r w:rsidR="00A74899">
        <w:rPr>
          <w:b/>
        </w:rPr>
        <w:t>was already</w:t>
      </w:r>
      <w:r>
        <w:rPr>
          <w:b/>
        </w:rPr>
        <w:t xml:space="preserve"> Traversing </w:t>
      </w:r>
      <w:r w:rsidR="00A74899">
        <w:rPr>
          <w:b/>
        </w:rPr>
        <w:t>and</w:t>
      </w:r>
      <w:r>
        <w:rPr>
          <w:b/>
        </w:rPr>
        <w:t xml:space="preserve"> adding</w:t>
      </w:r>
      <w:r w:rsidR="00A74899">
        <w:rPr>
          <w:b/>
        </w:rPr>
        <w:t xml:space="preserve"> values to HashMap</w:t>
      </w:r>
      <w:r>
        <w:rPr>
          <w:b/>
        </w:rPr>
        <w:t xml:space="preserve">, then as it’s synchronised, So multiple Threads cannot Operate </w:t>
      </w:r>
      <w:r w:rsidR="00A74899">
        <w:rPr>
          <w:b/>
        </w:rPr>
        <w:t xml:space="preserve">and perform two tasks concurrently </w:t>
      </w:r>
      <w:r>
        <w:rPr>
          <w:b/>
        </w:rPr>
        <w:t>in the same module at the same time.</w:t>
      </w:r>
      <w:r w:rsidR="00A74899">
        <w:rPr>
          <w:b/>
        </w:rPr>
        <w:t xml:space="preserve"> So this throws “ConcurrentModificationException”.</w:t>
      </w:r>
    </w:p>
    <w:p w14:paraId="7BCA6CD8" w14:textId="77777777" w:rsidR="00A637EC" w:rsidRPr="00DD59D6" w:rsidRDefault="00A637EC" w:rsidP="000F1A1E"/>
    <w:p w14:paraId="0216078F" w14:textId="77777777" w:rsidR="008D64B8" w:rsidRPr="008D64B8" w:rsidRDefault="008D64B8" w:rsidP="008D64B8">
      <w:pPr>
        <w:pStyle w:val="Heading1"/>
        <w:shd w:val="clear" w:color="auto" w:fill="FFFFFF"/>
        <w:spacing w:before="75" w:line="312" w:lineRule="atLeast"/>
        <w:jc w:val="both"/>
        <w:rPr>
          <w:rFonts w:ascii="Helvetica" w:hAnsi="Helvetica" w:cs="Helvetica"/>
          <w:color w:val="610B38"/>
          <w:sz w:val="36"/>
          <w:szCs w:val="36"/>
        </w:rPr>
      </w:pPr>
      <w:r w:rsidRPr="008D64B8">
        <w:rPr>
          <w:rFonts w:ascii="Helvetica" w:hAnsi="Helvetica" w:cs="Helvetica"/>
          <w:b/>
          <w:bCs/>
          <w:color w:val="610B38"/>
          <w:sz w:val="36"/>
          <w:szCs w:val="36"/>
        </w:rPr>
        <w:t>Java LinkedHashMap class</w:t>
      </w:r>
    </w:p>
    <w:p w14:paraId="222CBBCA" w14:textId="02336C32" w:rsidR="008D64B8" w:rsidRPr="008D64B8" w:rsidRDefault="008D64B8" w:rsidP="008D64B8">
      <w:pPr>
        <w:rPr>
          <w:rFonts w:ascii="Times New Roman" w:hAnsi="Times New Roman" w:cs="Times New Roman"/>
          <w:sz w:val="36"/>
          <w:szCs w:val="36"/>
        </w:rPr>
      </w:pPr>
      <w:r w:rsidRPr="008D64B8">
        <w:rPr>
          <w:noProof/>
          <w:sz w:val="36"/>
          <w:szCs w:val="36"/>
        </w:rPr>
        <w:drawing>
          <wp:inline distT="0" distB="0" distL="0" distR="0" wp14:anchorId="2C884043" wp14:editId="6895C7CE">
            <wp:extent cx="985736" cy="1634176"/>
            <wp:effectExtent l="0" t="0" r="5080" b="4445"/>
            <wp:docPr id="9" name="Picture 9"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LinkedHashMap class hierarch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01190" cy="1659797"/>
                    </a:xfrm>
                    <a:prstGeom prst="rect">
                      <a:avLst/>
                    </a:prstGeom>
                    <a:noFill/>
                    <a:ln>
                      <a:noFill/>
                    </a:ln>
                  </pic:spPr>
                </pic:pic>
              </a:graphicData>
            </a:graphic>
          </wp:inline>
        </w:drawing>
      </w:r>
    </w:p>
    <w:p w14:paraId="292CE8C3" w14:textId="77777777" w:rsidR="008D64B8" w:rsidRPr="008D64B8" w:rsidRDefault="008D64B8" w:rsidP="008D64B8">
      <w:pPr>
        <w:pStyle w:val="NormalWeb"/>
        <w:shd w:val="clear" w:color="auto" w:fill="FFFFFF"/>
        <w:jc w:val="both"/>
        <w:rPr>
          <w:rFonts w:ascii="Segoe UI" w:hAnsi="Segoe UI" w:cs="Segoe UI"/>
          <w:color w:val="333333"/>
          <w:sz w:val="20"/>
          <w:szCs w:val="20"/>
        </w:rPr>
      </w:pPr>
      <w:r w:rsidRPr="008D64B8">
        <w:rPr>
          <w:rFonts w:ascii="Segoe UI" w:hAnsi="Segoe UI" w:cs="Segoe UI"/>
          <w:color w:val="333333"/>
          <w:sz w:val="20"/>
          <w:szCs w:val="20"/>
        </w:rPr>
        <w:t>Java LinkedHashMap class is Hashtable and Linked list implementation of the Map</w:t>
      </w:r>
      <w:r>
        <w:rPr>
          <w:rFonts w:ascii="Segoe UI" w:hAnsi="Segoe UI" w:cs="Segoe UI"/>
          <w:color w:val="333333"/>
        </w:rPr>
        <w:t xml:space="preserve"> </w:t>
      </w:r>
      <w:r w:rsidRPr="008D64B8">
        <w:rPr>
          <w:rFonts w:ascii="Segoe UI" w:hAnsi="Segoe UI" w:cs="Segoe UI"/>
          <w:color w:val="333333"/>
          <w:sz w:val="20"/>
          <w:szCs w:val="20"/>
        </w:rPr>
        <w:t>interface, with predictable iteration order. It inherits HashMap class and implements the Map interface.</w:t>
      </w:r>
    </w:p>
    <w:p w14:paraId="3AEA4A0C" w14:textId="77777777" w:rsidR="008D64B8" w:rsidRPr="008D64B8" w:rsidRDefault="008D64B8" w:rsidP="008D64B8">
      <w:pPr>
        <w:pStyle w:val="Heading3"/>
        <w:shd w:val="clear" w:color="auto" w:fill="FFFFFF"/>
        <w:spacing w:line="312" w:lineRule="atLeast"/>
        <w:jc w:val="both"/>
        <w:rPr>
          <w:rFonts w:ascii="Helvetica" w:hAnsi="Helvetica" w:cs="Helvetica"/>
          <w:color w:val="610B4B"/>
          <w:sz w:val="20"/>
          <w:szCs w:val="20"/>
        </w:rPr>
      </w:pPr>
      <w:r w:rsidRPr="008D64B8">
        <w:rPr>
          <w:rFonts w:ascii="Helvetica" w:hAnsi="Helvetica" w:cs="Helvetica"/>
          <w:b/>
          <w:bCs/>
          <w:color w:val="610B4B"/>
          <w:sz w:val="20"/>
          <w:szCs w:val="20"/>
        </w:rPr>
        <w:lastRenderedPageBreak/>
        <w:t>Points to remember</w:t>
      </w:r>
    </w:p>
    <w:p w14:paraId="49277398" w14:textId="77777777" w:rsidR="008D64B8" w:rsidRPr="008D64B8" w:rsidRDefault="008D64B8" w:rsidP="008D64B8">
      <w:pPr>
        <w:numPr>
          <w:ilvl w:val="0"/>
          <w:numId w:val="58"/>
        </w:numPr>
        <w:shd w:val="clear" w:color="auto" w:fill="FFFFFF"/>
        <w:spacing w:before="60" w:after="100" w:afterAutospacing="1" w:line="375" w:lineRule="atLeast"/>
        <w:jc w:val="both"/>
        <w:rPr>
          <w:rFonts w:ascii="Segoe UI" w:hAnsi="Segoe UI" w:cs="Segoe UI"/>
          <w:color w:val="000000"/>
          <w:sz w:val="20"/>
          <w:szCs w:val="20"/>
        </w:rPr>
      </w:pPr>
      <w:r w:rsidRPr="008D64B8">
        <w:rPr>
          <w:rFonts w:ascii="Segoe UI" w:hAnsi="Segoe UI" w:cs="Segoe UI"/>
          <w:color w:val="000000"/>
          <w:sz w:val="20"/>
          <w:szCs w:val="20"/>
        </w:rPr>
        <w:t>Java LinkedHashMap contains values based on the key.</w:t>
      </w:r>
    </w:p>
    <w:p w14:paraId="098A61C4" w14:textId="77777777" w:rsidR="008D64B8" w:rsidRPr="008D64B8" w:rsidRDefault="008D64B8" w:rsidP="008D64B8">
      <w:pPr>
        <w:numPr>
          <w:ilvl w:val="0"/>
          <w:numId w:val="58"/>
        </w:numPr>
        <w:shd w:val="clear" w:color="auto" w:fill="FFFFFF"/>
        <w:spacing w:before="60" w:after="100" w:afterAutospacing="1" w:line="375" w:lineRule="atLeast"/>
        <w:jc w:val="both"/>
        <w:rPr>
          <w:rFonts w:ascii="Segoe UI" w:hAnsi="Segoe UI" w:cs="Segoe UI"/>
          <w:color w:val="000000"/>
          <w:sz w:val="20"/>
          <w:szCs w:val="20"/>
        </w:rPr>
      </w:pPr>
      <w:r w:rsidRPr="008D64B8">
        <w:rPr>
          <w:rFonts w:ascii="Segoe UI" w:hAnsi="Segoe UI" w:cs="Segoe UI"/>
          <w:color w:val="000000"/>
          <w:sz w:val="20"/>
          <w:szCs w:val="20"/>
        </w:rPr>
        <w:t>Java LinkedHashMap contains unique elements.</w:t>
      </w:r>
    </w:p>
    <w:p w14:paraId="1CD563FD" w14:textId="77777777" w:rsidR="008D64B8" w:rsidRPr="008D64B8" w:rsidRDefault="008D64B8" w:rsidP="008D64B8">
      <w:pPr>
        <w:numPr>
          <w:ilvl w:val="0"/>
          <w:numId w:val="58"/>
        </w:numPr>
        <w:shd w:val="clear" w:color="auto" w:fill="FFFFFF"/>
        <w:spacing w:before="60" w:after="100" w:afterAutospacing="1" w:line="375" w:lineRule="atLeast"/>
        <w:jc w:val="both"/>
        <w:rPr>
          <w:rFonts w:ascii="Segoe UI" w:hAnsi="Segoe UI" w:cs="Segoe UI"/>
          <w:color w:val="000000"/>
          <w:sz w:val="20"/>
          <w:szCs w:val="20"/>
        </w:rPr>
      </w:pPr>
      <w:r w:rsidRPr="008D64B8">
        <w:rPr>
          <w:rFonts w:ascii="Segoe UI" w:hAnsi="Segoe UI" w:cs="Segoe UI"/>
          <w:color w:val="000000"/>
          <w:sz w:val="20"/>
          <w:szCs w:val="20"/>
        </w:rPr>
        <w:t>Java LinkedHashMap may have one null key and multiple null values.</w:t>
      </w:r>
    </w:p>
    <w:p w14:paraId="416994D6" w14:textId="77777777" w:rsidR="008D64B8" w:rsidRPr="008D64B8" w:rsidRDefault="008D64B8" w:rsidP="008D64B8">
      <w:pPr>
        <w:numPr>
          <w:ilvl w:val="0"/>
          <w:numId w:val="58"/>
        </w:numPr>
        <w:shd w:val="clear" w:color="auto" w:fill="FFFFFF"/>
        <w:spacing w:before="60" w:after="100" w:afterAutospacing="1" w:line="375" w:lineRule="atLeast"/>
        <w:jc w:val="both"/>
        <w:rPr>
          <w:rFonts w:ascii="Segoe UI" w:hAnsi="Segoe UI" w:cs="Segoe UI"/>
          <w:color w:val="000000"/>
          <w:sz w:val="20"/>
          <w:szCs w:val="20"/>
        </w:rPr>
      </w:pPr>
      <w:r w:rsidRPr="008D64B8">
        <w:rPr>
          <w:rFonts w:ascii="Segoe UI" w:hAnsi="Segoe UI" w:cs="Segoe UI"/>
          <w:color w:val="000000"/>
          <w:sz w:val="20"/>
          <w:szCs w:val="20"/>
        </w:rPr>
        <w:t>Java LinkedHashMap is non synchronized.</w:t>
      </w:r>
    </w:p>
    <w:p w14:paraId="0A7FAADD" w14:textId="77777777" w:rsidR="008D64B8" w:rsidRPr="008D64B8" w:rsidRDefault="008D64B8" w:rsidP="008D64B8">
      <w:pPr>
        <w:numPr>
          <w:ilvl w:val="0"/>
          <w:numId w:val="58"/>
        </w:numPr>
        <w:shd w:val="clear" w:color="auto" w:fill="FFFFFF"/>
        <w:spacing w:before="60" w:after="100" w:afterAutospacing="1" w:line="375" w:lineRule="atLeast"/>
        <w:jc w:val="both"/>
        <w:rPr>
          <w:rFonts w:ascii="Segoe UI" w:hAnsi="Segoe UI" w:cs="Segoe UI"/>
          <w:color w:val="000000"/>
          <w:sz w:val="20"/>
          <w:szCs w:val="20"/>
        </w:rPr>
      </w:pPr>
      <w:r w:rsidRPr="008D64B8">
        <w:rPr>
          <w:rFonts w:ascii="Segoe UI" w:hAnsi="Segoe UI" w:cs="Segoe UI"/>
          <w:color w:val="000000"/>
          <w:sz w:val="20"/>
          <w:szCs w:val="20"/>
        </w:rPr>
        <w:t>Java LinkedHashMap maintains insertion order.</w:t>
      </w:r>
    </w:p>
    <w:p w14:paraId="5ECAA0F2" w14:textId="77777777" w:rsidR="008D64B8" w:rsidRPr="008D64B8" w:rsidRDefault="008D64B8" w:rsidP="008D64B8">
      <w:pPr>
        <w:numPr>
          <w:ilvl w:val="0"/>
          <w:numId w:val="58"/>
        </w:numPr>
        <w:shd w:val="clear" w:color="auto" w:fill="FFFFFF"/>
        <w:spacing w:before="60" w:after="100" w:afterAutospacing="1" w:line="375" w:lineRule="atLeast"/>
        <w:jc w:val="both"/>
        <w:rPr>
          <w:rFonts w:ascii="Segoe UI" w:hAnsi="Segoe UI" w:cs="Segoe UI"/>
          <w:color w:val="000000"/>
          <w:sz w:val="20"/>
          <w:szCs w:val="20"/>
        </w:rPr>
      </w:pPr>
      <w:r w:rsidRPr="008D64B8">
        <w:rPr>
          <w:rFonts w:ascii="Segoe UI" w:hAnsi="Segoe UI" w:cs="Segoe UI"/>
          <w:color w:val="000000"/>
          <w:sz w:val="20"/>
          <w:szCs w:val="20"/>
        </w:rPr>
        <w:t>The initial default capacity of Java HashMap class is 16 with a load factor of 0.75.</w:t>
      </w:r>
    </w:p>
    <w:p w14:paraId="1E8D5AC1" w14:textId="77777777" w:rsidR="008D64B8" w:rsidRPr="008D64B8" w:rsidRDefault="008D64B8" w:rsidP="008D64B8">
      <w:pPr>
        <w:pStyle w:val="Heading3"/>
        <w:shd w:val="clear" w:color="auto" w:fill="FFFFFF"/>
        <w:spacing w:line="312" w:lineRule="atLeast"/>
        <w:jc w:val="both"/>
        <w:rPr>
          <w:rFonts w:ascii="Helvetica" w:hAnsi="Helvetica" w:cs="Helvetica"/>
          <w:color w:val="610B4B"/>
          <w:sz w:val="20"/>
          <w:szCs w:val="20"/>
        </w:rPr>
      </w:pPr>
      <w:r w:rsidRPr="008D64B8">
        <w:rPr>
          <w:rFonts w:ascii="Helvetica" w:hAnsi="Helvetica" w:cs="Helvetica"/>
          <w:b/>
          <w:bCs/>
          <w:color w:val="610B4B"/>
          <w:sz w:val="20"/>
          <w:szCs w:val="20"/>
        </w:rPr>
        <w:t>LinkedHashMap class declaration</w:t>
      </w:r>
    </w:p>
    <w:p w14:paraId="2FDF54BD" w14:textId="77777777" w:rsidR="008D64B8" w:rsidRPr="008D64B8" w:rsidRDefault="008D64B8" w:rsidP="008D64B8">
      <w:pPr>
        <w:pStyle w:val="NormalWeb"/>
        <w:shd w:val="clear" w:color="auto" w:fill="FFFFFF"/>
        <w:jc w:val="both"/>
        <w:rPr>
          <w:rFonts w:ascii="Segoe UI" w:hAnsi="Segoe UI" w:cs="Segoe UI"/>
          <w:color w:val="333333"/>
          <w:sz w:val="20"/>
          <w:szCs w:val="20"/>
        </w:rPr>
      </w:pPr>
      <w:r w:rsidRPr="008D64B8">
        <w:rPr>
          <w:rFonts w:ascii="Segoe UI" w:hAnsi="Segoe UI" w:cs="Segoe UI"/>
          <w:color w:val="333333"/>
          <w:sz w:val="20"/>
          <w:szCs w:val="20"/>
        </w:rPr>
        <w:t xml:space="preserve">Let's see the declaration for </w:t>
      </w:r>
      <w:proofErr w:type="spellStart"/>
      <w:r w:rsidRPr="008D64B8">
        <w:rPr>
          <w:rFonts w:ascii="Segoe UI" w:hAnsi="Segoe UI" w:cs="Segoe UI"/>
          <w:color w:val="333333"/>
          <w:sz w:val="20"/>
          <w:szCs w:val="20"/>
        </w:rPr>
        <w:t>java.util.LinkedHashMap</w:t>
      </w:r>
      <w:proofErr w:type="spellEnd"/>
      <w:r w:rsidRPr="008D64B8">
        <w:rPr>
          <w:rFonts w:ascii="Segoe UI" w:hAnsi="Segoe UI" w:cs="Segoe UI"/>
          <w:color w:val="333333"/>
          <w:sz w:val="20"/>
          <w:szCs w:val="20"/>
        </w:rPr>
        <w:t xml:space="preserve"> class.</w:t>
      </w:r>
    </w:p>
    <w:p w14:paraId="25C29A19" w14:textId="51EFCBFA" w:rsidR="008D64B8" w:rsidRPr="00415021" w:rsidRDefault="008D64B8" w:rsidP="008D64B8">
      <w:pPr>
        <w:pStyle w:val="alt"/>
        <w:numPr>
          <w:ilvl w:val="0"/>
          <w:numId w:val="59"/>
        </w:numPr>
        <w:spacing w:before="0" w:beforeAutospacing="0" w:after="0" w:afterAutospacing="0" w:line="375" w:lineRule="atLeast"/>
        <w:jc w:val="both"/>
        <w:rPr>
          <w:rFonts w:ascii="Segoe UI" w:hAnsi="Segoe UI" w:cs="Segoe UI"/>
          <w:color w:val="000000"/>
          <w:sz w:val="20"/>
          <w:szCs w:val="20"/>
        </w:rPr>
      </w:pPr>
      <w:r w:rsidRPr="008D64B8">
        <w:rPr>
          <w:rStyle w:val="keyword"/>
          <w:rFonts w:ascii="Segoe UI" w:hAnsi="Segoe UI" w:cs="Segoe UI"/>
          <w:b/>
          <w:bCs/>
          <w:color w:val="006699"/>
          <w:sz w:val="20"/>
          <w:szCs w:val="20"/>
          <w:bdr w:val="none" w:sz="0" w:space="0" w:color="auto" w:frame="1"/>
        </w:rPr>
        <w:t>public</w:t>
      </w:r>
      <w:r w:rsidRPr="008D64B8">
        <w:rPr>
          <w:rFonts w:ascii="Segoe UI" w:hAnsi="Segoe UI" w:cs="Segoe UI"/>
          <w:color w:val="000000"/>
          <w:sz w:val="20"/>
          <w:szCs w:val="20"/>
          <w:bdr w:val="none" w:sz="0" w:space="0" w:color="auto" w:frame="1"/>
        </w:rPr>
        <w:t> </w:t>
      </w:r>
      <w:r w:rsidRPr="008D64B8">
        <w:rPr>
          <w:rStyle w:val="keyword"/>
          <w:rFonts w:ascii="Segoe UI" w:hAnsi="Segoe UI" w:cs="Segoe UI"/>
          <w:b/>
          <w:bCs/>
          <w:color w:val="006699"/>
          <w:sz w:val="20"/>
          <w:szCs w:val="20"/>
          <w:bdr w:val="none" w:sz="0" w:space="0" w:color="auto" w:frame="1"/>
        </w:rPr>
        <w:t>class</w:t>
      </w:r>
      <w:r w:rsidRPr="008D64B8">
        <w:rPr>
          <w:rFonts w:ascii="Segoe UI" w:hAnsi="Segoe UI" w:cs="Segoe UI"/>
          <w:color w:val="000000"/>
          <w:sz w:val="20"/>
          <w:szCs w:val="20"/>
          <w:bdr w:val="none" w:sz="0" w:space="0" w:color="auto" w:frame="1"/>
        </w:rPr>
        <w:t> LinkedHashMap&lt;K,V&gt; </w:t>
      </w:r>
      <w:r w:rsidRPr="008D64B8">
        <w:rPr>
          <w:rStyle w:val="keyword"/>
          <w:rFonts w:ascii="Segoe UI" w:hAnsi="Segoe UI" w:cs="Segoe UI"/>
          <w:b/>
          <w:bCs/>
          <w:color w:val="006699"/>
          <w:sz w:val="20"/>
          <w:szCs w:val="20"/>
          <w:bdr w:val="none" w:sz="0" w:space="0" w:color="auto" w:frame="1"/>
        </w:rPr>
        <w:t>extends</w:t>
      </w:r>
      <w:r w:rsidRPr="008D64B8">
        <w:rPr>
          <w:rFonts w:ascii="Segoe UI" w:hAnsi="Segoe UI" w:cs="Segoe UI"/>
          <w:color w:val="000000"/>
          <w:sz w:val="20"/>
          <w:szCs w:val="20"/>
          <w:bdr w:val="none" w:sz="0" w:space="0" w:color="auto" w:frame="1"/>
        </w:rPr>
        <w:t> HashMap&lt;K,V&gt; </w:t>
      </w:r>
      <w:r w:rsidRPr="008D64B8">
        <w:rPr>
          <w:rStyle w:val="keyword"/>
          <w:rFonts w:ascii="Segoe UI" w:hAnsi="Segoe UI" w:cs="Segoe UI"/>
          <w:b/>
          <w:bCs/>
          <w:color w:val="006699"/>
          <w:sz w:val="20"/>
          <w:szCs w:val="20"/>
          <w:bdr w:val="none" w:sz="0" w:space="0" w:color="auto" w:frame="1"/>
        </w:rPr>
        <w:t>implements</w:t>
      </w:r>
      <w:r w:rsidRPr="008D64B8">
        <w:rPr>
          <w:rFonts w:ascii="Segoe UI" w:hAnsi="Segoe UI" w:cs="Segoe UI"/>
          <w:color w:val="000000"/>
          <w:sz w:val="20"/>
          <w:szCs w:val="20"/>
          <w:bdr w:val="none" w:sz="0" w:space="0" w:color="auto" w:frame="1"/>
        </w:rPr>
        <w:t> Map&lt;K,V&gt;  </w:t>
      </w:r>
    </w:p>
    <w:p w14:paraId="7771235D" w14:textId="4A66960E" w:rsidR="00415021" w:rsidRDefault="00415021" w:rsidP="00415021">
      <w:pPr>
        <w:pStyle w:val="alt"/>
        <w:spacing w:before="0" w:beforeAutospacing="0" w:after="0" w:afterAutospacing="0" w:line="375" w:lineRule="atLeast"/>
        <w:jc w:val="both"/>
        <w:rPr>
          <w:rStyle w:val="keyword"/>
          <w:rFonts w:ascii="Segoe UI" w:hAnsi="Segoe UI" w:cs="Segoe UI"/>
          <w:b/>
          <w:bCs/>
          <w:color w:val="006699"/>
          <w:sz w:val="20"/>
          <w:szCs w:val="20"/>
          <w:bdr w:val="none" w:sz="0" w:space="0" w:color="auto" w:frame="1"/>
        </w:rPr>
      </w:pPr>
    </w:p>
    <w:p w14:paraId="5B67CD95" w14:textId="77777777" w:rsidR="00A637EC" w:rsidRDefault="00A637EC" w:rsidP="00415021">
      <w:pPr>
        <w:pStyle w:val="alt"/>
        <w:spacing w:before="0" w:beforeAutospacing="0" w:after="0" w:afterAutospacing="0" w:line="375" w:lineRule="atLeast"/>
        <w:jc w:val="both"/>
        <w:rPr>
          <w:rFonts w:ascii="Segoe UI" w:hAnsi="Segoe UI" w:cs="Segoe UI"/>
          <w:b/>
          <w:color w:val="00FF99"/>
          <w:sz w:val="36"/>
          <w:szCs w:val="36"/>
        </w:rPr>
      </w:pPr>
    </w:p>
    <w:p w14:paraId="5C9766E2" w14:textId="3B1CD017" w:rsidR="00415021" w:rsidRPr="00415021" w:rsidRDefault="00415021" w:rsidP="00415021">
      <w:pPr>
        <w:pStyle w:val="alt"/>
        <w:spacing w:before="0" w:beforeAutospacing="0" w:after="0" w:afterAutospacing="0" w:line="375" w:lineRule="atLeast"/>
        <w:jc w:val="both"/>
        <w:rPr>
          <w:rFonts w:ascii="Segoe UI" w:hAnsi="Segoe UI" w:cs="Segoe UI"/>
          <w:b/>
          <w:color w:val="00FF99"/>
          <w:sz w:val="36"/>
          <w:szCs w:val="36"/>
        </w:rPr>
      </w:pPr>
      <w:r w:rsidRPr="00415021">
        <w:rPr>
          <w:rFonts w:ascii="Segoe UI" w:hAnsi="Segoe UI" w:cs="Segoe UI"/>
          <w:b/>
          <w:color w:val="00FF99"/>
          <w:sz w:val="36"/>
          <w:szCs w:val="36"/>
        </w:rPr>
        <w:t>TREE MAP</w:t>
      </w:r>
      <w:r w:rsidR="00E90C9B">
        <w:rPr>
          <w:rFonts w:ascii="Segoe UI" w:hAnsi="Segoe UI" w:cs="Segoe UI"/>
          <w:b/>
          <w:color w:val="00FF99"/>
          <w:sz w:val="36"/>
          <w:szCs w:val="36"/>
        </w:rPr>
        <w:t xml:space="preserve"> </w:t>
      </w:r>
      <w:r w:rsidRPr="00415021">
        <w:rPr>
          <w:rFonts w:ascii="Segoe UI" w:hAnsi="Segoe UI" w:cs="Segoe UI"/>
          <w:b/>
          <w:color w:val="00FF99"/>
          <w:sz w:val="36"/>
          <w:szCs w:val="36"/>
        </w:rPr>
        <w:t>:</w:t>
      </w:r>
    </w:p>
    <w:p w14:paraId="7B8C1440" w14:textId="19F942C4" w:rsidR="008D64B8" w:rsidRDefault="00415021" w:rsidP="00415021">
      <w:r>
        <w:t>Tree Map is a concept which is neither connected to HashTable nor HashMap nor Hashing.</w:t>
      </w:r>
    </w:p>
    <w:p w14:paraId="0A832AF4" w14:textId="3305DFE0" w:rsidR="00415021" w:rsidRDefault="00F0107A" w:rsidP="00415021">
      <w:r>
        <w:t>It</w:t>
      </w:r>
      <w:r w:rsidR="00E90C9B">
        <w:t>’</w:t>
      </w:r>
      <w:r>
        <w:t xml:space="preserve">s based on Self-Balancing Tree. </w:t>
      </w:r>
    </w:p>
    <w:p w14:paraId="35494B00" w14:textId="036A6706" w:rsidR="00F0107A" w:rsidRDefault="00F0107A" w:rsidP="00415021">
      <w:r>
        <w:t xml:space="preserve">All </w:t>
      </w:r>
      <w:r>
        <w:rPr>
          <w:b/>
        </w:rPr>
        <w:t xml:space="preserve">Homogeneous </w:t>
      </w:r>
      <w:r>
        <w:t xml:space="preserve">values to be inserted in </w:t>
      </w:r>
      <w:r w:rsidR="00E90C9B">
        <w:t>the Tree. Duplicate and null values cannot be kept there.</w:t>
      </w:r>
    </w:p>
    <w:p w14:paraId="7D6C29A1" w14:textId="77777777" w:rsidR="00E90C9B" w:rsidRPr="00E90C9B" w:rsidRDefault="00E90C9B" w:rsidP="00E90C9B">
      <w:pPr>
        <w:pStyle w:val="Heading1"/>
        <w:shd w:val="clear" w:color="auto" w:fill="FFFFFF"/>
        <w:spacing w:before="75" w:line="312" w:lineRule="atLeast"/>
        <w:jc w:val="both"/>
        <w:rPr>
          <w:rFonts w:ascii="Helvetica" w:hAnsi="Helvetica" w:cs="Helvetica"/>
          <w:color w:val="610B38"/>
        </w:rPr>
      </w:pPr>
      <w:r w:rsidRPr="00E90C9B">
        <w:rPr>
          <w:rFonts w:ascii="Helvetica" w:hAnsi="Helvetica" w:cs="Helvetica"/>
          <w:b/>
          <w:bCs/>
          <w:color w:val="610B38"/>
        </w:rPr>
        <w:t>Java TreeMap class</w:t>
      </w:r>
    </w:p>
    <w:p w14:paraId="3985EEC3" w14:textId="318F6398" w:rsidR="00E90C9B" w:rsidRDefault="00E90C9B" w:rsidP="00E90C9B">
      <w:pPr>
        <w:rPr>
          <w:rFonts w:ascii="Times New Roman" w:hAnsi="Times New Roman" w:cs="Times New Roman"/>
          <w:sz w:val="24"/>
          <w:szCs w:val="24"/>
        </w:rPr>
      </w:pPr>
      <w:r>
        <w:rPr>
          <w:noProof/>
        </w:rPr>
        <w:drawing>
          <wp:inline distT="0" distB="0" distL="0" distR="0" wp14:anchorId="503E3460" wp14:editId="3BD22B27">
            <wp:extent cx="745787" cy="1314875"/>
            <wp:effectExtent l="0" t="0" r="0" b="0"/>
            <wp:docPr id="11" name="Picture 11"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TreeMap class hierarch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56171" cy="1333183"/>
                    </a:xfrm>
                    <a:prstGeom prst="rect">
                      <a:avLst/>
                    </a:prstGeom>
                    <a:noFill/>
                    <a:ln>
                      <a:noFill/>
                    </a:ln>
                  </pic:spPr>
                </pic:pic>
              </a:graphicData>
            </a:graphic>
          </wp:inline>
        </w:drawing>
      </w:r>
    </w:p>
    <w:p w14:paraId="6225909F" w14:textId="77777777" w:rsidR="00E90C9B" w:rsidRPr="00E90C9B" w:rsidRDefault="00E90C9B" w:rsidP="00E90C9B">
      <w:pPr>
        <w:pStyle w:val="NormalWeb"/>
        <w:shd w:val="clear" w:color="auto" w:fill="FFFFFF"/>
        <w:jc w:val="both"/>
        <w:rPr>
          <w:rFonts w:ascii="Segoe UI" w:hAnsi="Segoe UI" w:cs="Segoe UI"/>
          <w:color w:val="333333"/>
          <w:sz w:val="20"/>
          <w:szCs w:val="20"/>
        </w:rPr>
      </w:pPr>
      <w:r w:rsidRPr="00E90C9B">
        <w:rPr>
          <w:rFonts w:ascii="Segoe UI" w:hAnsi="Segoe UI" w:cs="Segoe UI"/>
          <w:color w:val="333333"/>
          <w:sz w:val="20"/>
          <w:szCs w:val="20"/>
        </w:rPr>
        <w:t>Java TreeMap class is a red-black tree based implementation. It provides an efficient means of storing key-value pairs in sorted order.</w:t>
      </w:r>
    </w:p>
    <w:p w14:paraId="5629FF2C" w14:textId="77777777" w:rsidR="00E90C9B" w:rsidRPr="00E90C9B" w:rsidRDefault="00E90C9B" w:rsidP="00E90C9B">
      <w:pPr>
        <w:pStyle w:val="NormalWeb"/>
        <w:shd w:val="clear" w:color="auto" w:fill="FFFFFF"/>
        <w:jc w:val="both"/>
        <w:rPr>
          <w:rFonts w:ascii="Segoe UI" w:hAnsi="Segoe UI" w:cs="Segoe UI"/>
          <w:color w:val="333333"/>
          <w:sz w:val="20"/>
          <w:szCs w:val="20"/>
        </w:rPr>
      </w:pPr>
      <w:r w:rsidRPr="00E90C9B">
        <w:rPr>
          <w:rFonts w:ascii="Segoe UI" w:hAnsi="Segoe UI" w:cs="Segoe UI"/>
          <w:color w:val="333333"/>
          <w:sz w:val="20"/>
          <w:szCs w:val="20"/>
        </w:rPr>
        <w:t>The important points about Java TreeMap class are:</w:t>
      </w:r>
    </w:p>
    <w:p w14:paraId="242F2BE7" w14:textId="2BF2FADD" w:rsidR="00E90C9B" w:rsidRPr="00E90C9B" w:rsidRDefault="00E90C9B" w:rsidP="00253FA6">
      <w:pPr>
        <w:numPr>
          <w:ilvl w:val="0"/>
          <w:numId w:val="63"/>
        </w:numPr>
        <w:shd w:val="clear" w:color="auto" w:fill="FFFFFF"/>
        <w:spacing w:before="60" w:after="100" w:afterAutospacing="1" w:line="375" w:lineRule="atLeast"/>
        <w:jc w:val="both"/>
        <w:rPr>
          <w:rFonts w:ascii="Segoe UI" w:hAnsi="Segoe UI" w:cs="Segoe UI"/>
          <w:color w:val="000000"/>
          <w:sz w:val="20"/>
          <w:szCs w:val="20"/>
        </w:rPr>
      </w:pPr>
      <w:r w:rsidRPr="00E90C9B">
        <w:rPr>
          <w:rFonts w:ascii="Segoe UI" w:hAnsi="Segoe UI" w:cs="Segoe UI"/>
          <w:color w:val="000000"/>
          <w:sz w:val="20"/>
          <w:szCs w:val="20"/>
        </w:rPr>
        <w:t xml:space="preserve">Java TreeMap contains values based on the key. It implements the </w:t>
      </w:r>
      <w:r w:rsidR="00B6584E" w:rsidRPr="00B6584E">
        <w:rPr>
          <w:rFonts w:ascii="Segoe UI" w:hAnsi="Segoe UI" w:cs="Segoe UI"/>
          <w:b/>
          <w:color w:val="000000"/>
          <w:sz w:val="20"/>
          <w:szCs w:val="20"/>
        </w:rPr>
        <w:t>Navigable Map</w:t>
      </w:r>
      <w:r w:rsidRPr="00E90C9B">
        <w:rPr>
          <w:rFonts w:ascii="Segoe UI" w:hAnsi="Segoe UI" w:cs="Segoe UI"/>
          <w:color w:val="000000"/>
          <w:sz w:val="20"/>
          <w:szCs w:val="20"/>
        </w:rPr>
        <w:t xml:space="preserve"> interface and extends AbstractMap class.</w:t>
      </w:r>
    </w:p>
    <w:p w14:paraId="40B40C7E" w14:textId="77777777" w:rsidR="00E90C9B" w:rsidRPr="00E90C9B" w:rsidRDefault="00E90C9B" w:rsidP="00253FA6">
      <w:pPr>
        <w:numPr>
          <w:ilvl w:val="0"/>
          <w:numId w:val="63"/>
        </w:numPr>
        <w:shd w:val="clear" w:color="auto" w:fill="FFFFFF"/>
        <w:spacing w:before="60" w:after="100" w:afterAutospacing="1" w:line="375" w:lineRule="atLeast"/>
        <w:jc w:val="both"/>
        <w:rPr>
          <w:rFonts w:ascii="Segoe UI" w:hAnsi="Segoe UI" w:cs="Segoe UI"/>
          <w:color w:val="000000"/>
          <w:sz w:val="20"/>
          <w:szCs w:val="20"/>
        </w:rPr>
      </w:pPr>
      <w:r w:rsidRPr="00E90C9B">
        <w:rPr>
          <w:rFonts w:ascii="Segoe UI" w:hAnsi="Segoe UI" w:cs="Segoe UI"/>
          <w:color w:val="000000"/>
          <w:sz w:val="20"/>
          <w:szCs w:val="20"/>
        </w:rPr>
        <w:t>Java TreeMap contains only unique elements.</w:t>
      </w:r>
    </w:p>
    <w:p w14:paraId="565013DD" w14:textId="77777777" w:rsidR="00E90C9B" w:rsidRPr="00E90C9B" w:rsidRDefault="00E90C9B" w:rsidP="00253FA6">
      <w:pPr>
        <w:numPr>
          <w:ilvl w:val="0"/>
          <w:numId w:val="63"/>
        </w:numPr>
        <w:shd w:val="clear" w:color="auto" w:fill="FFFFFF"/>
        <w:spacing w:before="60" w:after="100" w:afterAutospacing="1" w:line="375" w:lineRule="atLeast"/>
        <w:jc w:val="both"/>
        <w:rPr>
          <w:rFonts w:ascii="Segoe UI" w:hAnsi="Segoe UI" w:cs="Segoe UI"/>
          <w:color w:val="000000"/>
          <w:sz w:val="20"/>
          <w:szCs w:val="20"/>
        </w:rPr>
      </w:pPr>
      <w:r w:rsidRPr="00E90C9B">
        <w:rPr>
          <w:rFonts w:ascii="Segoe UI" w:hAnsi="Segoe UI" w:cs="Segoe UI"/>
          <w:color w:val="000000"/>
          <w:sz w:val="20"/>
          <w:szCs w:val="20"/>
        </w:rPr>
        <w:t>Java TreeMap cannot have a null key but can have multiple null values.</w:t>
      </w:r>
    </w:p>
    <w:p w14:paraId="5916FA2C" w14:textId="77777777" w:rsidR="00E90C9B" w:rsidRPr="00E90C9B" w:rsidRDefault="00E90C9B" w:rsidP="00253FA6">
      <w:pPr>
        <w:numPr>
          <w:ilvl w:val="0"/>
          <w:numId w:val="63"/>
        </w:numPr>
        <w:shd w:val="clear" w:color="auto" w:fill="FFFFFF"/>
        <w:spacing w:before="60" w:after="100" w:afterAutospacing="1" w:line="375" w:lineRule="atLeast"/>
        <w:jc w:val="both"/>
        <w:rPr>
          <w:rFonts w:ascii="Segoe UI" w:hAnsi="Segoe UI" w:cs="Segoe UI"/>
          <w:color w:val="000000"/>
          <w:sz w:val="20"/>
          <w:szCs w:val="20"/>
        </w:rPr>
      </w:pPr>
      <w:r w:rsidRPr="00E90C9B">
        <w:rPr>
          <w:rFonts w:ascii="Segoe UI" w:hAnsi="Segoe UI" w:cs="Segoe UI"/>
          <w:color w:val="000000"/>
          <w:sz w:val="20"/>
          <w:szCs w:val="20"/>
        </w:rPr>
        <w:t>Java TreeMap is non synchronized.</w:t>
      </w:r>
    </w:p>
    <w:p w14:paraId="6188519C" w14:textId="033CB5C8" w:rsidR="00E90C9B" w:rsidRDefault="00E90C9B" w:rsidP="00253FA6">
      <w:pPr>
        <w:numPr>
          <w:ilvl w:val="0"/>
          <w:numId w:val="63"/>
        </w:numPr>
        <w:shd w:val="clear" w:color="auto" w:fill="FFFFFF"/>
        <w:spacing w:before="60" w:after="100" w:afterAutospacing="1" w:line="375" w:lineRule="atLeast"/>
        <w:jc w:val="both"/>
        <w:rPr>
          <w:rFonts w:ascii="Segoe UI" w:hAnsi="Segoe UI" w:cs="Segoe UI"/>
          <w:color w:val="000000"/>
          <w:sz w:val="20"/>
          <w:szCs w:val="20"/>
        </w:rPr>
      </w:pPr>
      <w:r w:rsidRPr="00E90C9B">
        <w:rPr>
          <w:rFonts w:ascii="Segoe UI" w:hAnsi="Segoe UI" w:cs="Segoe UI"/>
          <w:color w:val="000000"/>
          <w:sz w:val="20"/>
          <w:szCs w:val="20"/>
        </w:rPr>
        <w:lastRenderedPageBreak/>
        <w:t>Java TreeMap</w:t>
      </w:r>
      <w:r w:rsidR="00FC2A53">
        <w:rPr>
          <w:rFonts w:ascii="Segoe UI" w:hAnsi="Segoe UI" w:cs="Segoe UI"/>
          <w:color w:val="000000"/>
          <w:sz w:val="20"/>
          <w:szCs w:val="20"/>
        </w:rPr>
        <w:t xml:space="preserve"> </w:t>
      </w:r>
      <w:r w:rsidR="00FC2A53">
        <w:rPr>
          <w:rFonts w:ascii="Segoe UI" w:hAnsi="Segoe UI" w:cs="Segoe UI"/>
          <w:b/>
          <w:color w:val="000000"/>
          <w:sz w:val="20"/>
          <w:szCs w:val="20"/>
        </w:rPr>
        <w:t xml:space="preserve">sorts </w:t>
      </w:r>
      <w:r w:rsidR="00FC2A53">
        <w:rPr>
          <w:rFonts w:ascii="Segoe UI" w:hAnsi="Segoe UI" w:cs="Segoe UI"/>
          <w:color w:val="000000"/>
          <w:sz w:val="20"/>
          <w:szCs w:val="20"/>
        </w:rPr>
        <w:t xml:space="preserve"> elements w.r.t </w:t>
      </w:r>
      <w:r w:rsidR="00FC2A53">
        <w:rPr>
          <w:rFonts w:ascii="Segoe UI" w:hAnsi="Segoe UI" w:cs="Segoe UI"/>
          <w:b/>
          <w:color w:val="000000"/>
          <w:sz w:val="20"/>
          <w:szCs w:val="20"/>
        </w:rPr>
        <w:t>keys, and</w:t>
      </w:r>
      <w:r w:rsidRPr="00E90C9B">
        <w:rPr>
          <w:rFonts w:ascii="Segoe UI" w:hAnsi="Segoe UI" w:cs="Segoe UI"/>
          <w:color w:val="000000"/>
          <w:sz w:val="20"/>
          <w:szCs w:val="20"/>
        </w:rPr>
        <w:t xml:space="preserve"> maintains ascending order.</w:t>
      </w:r>
    </w:p>
    <w:p w14:paraId="4B166A49" w14:textId="3E5CA0F6" w:rsidR="00E5653C" w:rsidRDefault="00E5653C" w:rsidP="00253FA6">
      <w:pPr>
        <w:numPr>
          <w:ilvl w:val="0"/>
          <w:numId w:val="63"/>
        </w:numPr>
        <w:shd w:val="clear" w:color="auto" w:fill="FFFFFF"/>
        <w:spacing w:before="60" w:after="100" w:afterAutospacing="1" w:line="375" w:lineRule="atLeast"/>
        <w:jc w:val="both"/>
        <w:rPr>
          <w:rFonts w:ascii="Segoe UI" w:hAnsi="Segoe UI" w:cs="Segoe UI"/>
          <w:color w:val="000000"/>
          <w:sz w:val="20"/>
          <w:szCs w:val="20"/>
        </w:rPr>
      </w:pPr>
      <w:r>
        <w:rPr>
          <w:rFonts w:ascii="Segoe UI" w:hAnsi="Segoe UI" w:cs="Segoe UI"/>
          <w:color w:val="000000"/>
          <w:sz w:val="20"/>
          <w:szCs w:val="20"/>
        </w:rPr>
        <w:t>We cannot use Iterator to traverse tree map. We use Comparator.</w:t>
      </w:r>
    </w:p>
    <w:p w14:paraId="0297D4F6" w14:textId="1586A524" w:rsidR="00BE3393" w:rsidRPr="00BE3393" w:rsidRDefault="00BE3393" w:rsidP="00BE3393">
      <w:pPr>
        <w:shd w:val="clear" w:color="auto" w:fill="FFFFFF"/>
        <w:spacing w:before="60" w:after="100" w:afterAutospacing="1" w:line="375" w:lineRule="atLeast"/>
        <w:jc w:val="both"/>
        <w:rPr>
          <w:rFonts w:ascii="Segoe UI" w:hAnsi="Segoe UI" w:cs="Segoe UI"/>
          <w:b/>
          <w:color w:val="000000"/>
          <w:sz w:val="20"/>
          <w:szCs w:val="20"/>
        </w:rPr>
      </w:pPr>
      <w:r>
        <w:rPr>
          <w:rFonts w:ascii="Segoe UI" w:hAnsi="Segoe UI" w:cs="Segoe UI"/>
          <w:b/>
          <w:color w:val="000000"/>
          <w:sz w:val="20"/>
          <w:szCs w:val="20"/>
        </w:rPr>
        <w:t>IMPORTANT POINTS:</w:t>
      </w:r>
    </w:p>
    <w:p w14:paraId="148356A5" w14:textId="417E9D41" w:rsidR="00E90C9B" w:rsidRDefault="00CB6B42" w:rsidP="00253FA6">
      <w:pPr>
        <w:pStyle w:val="ListParagraph"/>
        <w:numPr>
          <w:ilvl w:val="0"/>
          <w:numId w:val="64"/>
        </w:numPr>
      </w:pPr>
      <w:r>
        <w:t xml:space="preserve">entrySet() is  a method is a method of map Interface, used to return a “Set” of values. </w:t>
      </w:r>
    </w:p>
    <w:p w14:paraId="31639DFB" w14:textId="4A8B936A" w:rsidR="00CB6B42" w:rsidRDefault="00CB6B42" w:rsidP="00253FA6">
      <w:pPr>
        <w:pStyle w:val="ListParagraph"/>
        <w:numPr>
          <w:ilvl w:val="0"/>
          <w:numId w:val="64"/>
        </w:numPr>
      </w:pPr>
      <w:r>
        <w:t>HashMap&lt;Integer&gt; hash = new HashMap&lt;Integer&gt;();</w:t>
      </w:r>
    </w:p>
    <w:p w14:paraId="67A3285D" w14:textId="1A7A64B7" w:rsidR="00CB6B42" w:rsidRPr="00BE3393" w:rsidRDefault="001D282E" w:rsidP="00253FA6">
      <w:pPr>
        <w:pStyle w:val="ListParagraph"/>
        <w:numPr>
          <w:ilvl w:val="0"/>
          <w:numId w:val="64"/>
        </w:numPr>
        <w:rPr>
          <w:color w:val="92D050"/>
        </w:rPr>
      </w:pPr>
      <w:r w:rsidRPr="00BE3393">
        <w:rPr>
          <w:color w:val="92D050"/>
        </w:rPr>
        <w:t xml:space="preserve">hash.entrySet() -&gt; converts values of HashMap and returns a “Set” and stored into a </w:t>
      </w:r>
      <w:r w:rsidR="00E07FD2" w:rsidRPr="00BE3393">
        <w:rPr>
          <w:color w:val="92D050"/>
        </w:rPr>
        <w:t>Reference of “entr” of type “Set” and the Object</w:t>
      </w:r>
      <w:r w:rsidR="00DC50B5" w:rsidRPr="00BE3393">
        <w:rPr>
          <w:color w:val="92D050"/>
        </w:rPr>
        <w:t xml:space="preserve"> values are of  type inside Generics “&lt;&gt;” is of type Entry.</w:t>
      </w:r>
    </w:p>
    <w:p w14:paraId="190008FE" w14:textId="64767E72" w:rsidR="00DC50B5" w:rsidRPr="00BE3393" w:rsidRDefault="00DC50B5" w:rsidP="00253FA6">
      <w:pPr>
        <w:pStyle w:val="ListParagraph"/>
        <w:numPr>
          <w:ilvl w:val="0"/>
          <w:numId w:val="64"/>
        </w:numPr>
        <w:rPr>
          <w:color w:val="92D050"/>
        </w:rPr>
      </w:pPr>
      <w:r w:rsidRPr="00BE3393">
        <w:rPr>
          <w:color w:val="92D050"/>
        </w:rPr>
        <w:t>“Entry” is an child inner Interface inside parent “Map” Interface.</w:t>
      </w:r>
    </w:p>
    <w:p w14:paraId="42492C8C" w14:textId="2E558220" w:rsidR="00DC50B5" w:rsidRPr="00BE3393" w:rsidRDefault="00DC50B5" w:rsidP="00253FA6">
      <w:pPr>
        <w:pStyle w:val="ListParagraph"/>
        <w:numPr>
          <w:ilvl w:val="0"/>
          <w:numId w:val="64"/>
        </w:numPr>
        <w:rPr>
          <w:color w:val="92D050"/>
        </w:rPr>
      </w:pPr>
      <w:r w:rsidRPr="00BE3393">
        <w:rPr>
          <w:color w:val="92D050"/>
        </w:rPr>
        <w:t>Ex. Set&lt;Integer&gt; entr = new Set&lt;Integer&gt;();</w:t>
      </w:r>
    </w:p>
    <w:p w14:paraId="0C73A8D1" w14:textId="2CE09C4E" w:rsidR="00DC50B5" w:rsidRDefault="00DC50B5" w:rsidP="00253FA6">
      <w:pPr>
        <w:pStyle w:val="ListParagraph"/>
        <w:numPr>
          <w:ilvl w:val="0"/>
          <w:numId w:val="64"/>
        </w:numPr>
      </w:pPr>
      <w:r>
        <w:t xml:space="preserve">//In above line, Set is the type, &lt;Integer&gt; determines the type of  Integer Object values passed to the “Set”. </w:t>
      </w:r>
    </w:p>
    <w:p w14:paraId="3FD920BF" w14:textId="45F74D84" w:rsidR="00DC50B5" w:rsidRDefault="00DC50B5" w:rsidP="00253FA6">
      <w:pPr>
        <w:pStyle w:val="ListParagraph"/>
        <w:numPr>
          <w:ilvl w:val="0"/>
          <w:numId w:val="64"/>
        </w:numPr>
      </w:pPr>
      <w:r>
        <w:t xml:space="preserve">//In same way, </w:t>
      </w:r>
      <w:r w:rsidR="00F85CD3">
        <w:t xml:space="preserve"> </w:t>
      </w:r>
      <w:r>
        <w:t>Set is the type, &lt;Entry&lt;K,V&gt;&gt;</w:t>
      </w:r>
      <w:r w:rsidR="00F85CD3">
        <w:t xml:space="preserve"> determines the type of Entry Object values passed to the “Set”.</w:t>
      </w:r>
    </w:p>
    <w:p w14:paraId="79EF776F" w14:textId="216DCD8F" w:rsidR="001D282E" w:rsidRDefault="001D282E" w:rsidP="00253FA6">
      <w:pPr>
        <w:pStyle w:val="ListParagraph"/>
        <w:numPr>
          <w:ilvl w:val="0"/>
          <w:numId w:val="64"/>
        </w:numPr>
      </w:pPr>
      <w:r>
        <w:t>Set&lt;Entry&lt;K,V&gt;&gt;</w:t>
      </w:r>
      <w:r w:rsidR="00E07FD2">
        <w:t xml:space="preserve"> entr</w:t>
      </w:r>
      <w:r>
        <w:t xml:space="preserve"> =</w:t>
      </w:r>
      <w:r w:rsidR="00E07FD2">
        <w:t xml:space="preserve">  </w:t>
      </w:r>
      <w:r w:rsidR="00DC50B5">
        <w:t>hash.entrySet();//returns the values of type Set.</w:t>
      </w:r>
    </w:p>
    <w:p w14:paraId="3A071352" w14:textId="3C7CFCEB" w:rsidR="00415021" w:rsidRDefault="00415021" w:rsidP="00415021"/>
    <w:p w14:paraId="0A41342E" w14:textId="08DDC903" w:rsidR="00415021" w:rsidRDefault="007966FE" w:rsidP="00415021">
      <w:pPr>
        <w:rPr>
          <w:b/>
          <w:bCs/>
        </w:rPr>
      </w:pPr>
      <w:r w:rsidRPr="00464523">
        <w:rPr>
          <w:b/>
          <w:bCs/>
        </w:rPr>
        <w:t>COMPARATOR:</w:t>
      </w:r>
    </w:p>
    <w:p w14:paraId="3F7524BF" w14:textId="2F0B074F" w:rsidR="00464523" w:rsidRDefault="00464523" w:rsidP="00464523">
      <w:r>
        <w:t>Comparator is used to compare the Objects Content.</w:t>
      </w:r>
    </w:p>
    <w:p w14:paraId="55241EFD" w14:textId="1DE5A038" w:rsidR="00D61169" w:rsidRPr="00464523" w:rsidRDefault="00D61169" w:rsidP="00464523">
      <w:r>
        <w:t xml:space="preserve">If in sorting, Object1 comes first and then Object2, then it will return negative Value. </w:t>
      </w:r>
    </w:p>
    <w:p w14:paraId="735128F8" w14:textId="26E1CEDE" w:rsidR="00D61169" w:rsidRPr="00464523" w:rsidRDefault="00D61169" w:rsidP="00D61169">
      <w:r>
        <w:t xml:space="preserve">If in sorting, Object2 comes first and then Object1, then it will return positive Value. </w:t>
      </w:r>
    </w:p>
    <w:p w14:paraId="3FC9DEAF" w14:textId="63D0CFFF" w:rsidR="00D61169" w:rsidRPr="00D61169" w:rsidRDefault="00D61169" w:rsidP="00D61169">
      <w:r>
        <w:t xml:space="preserve">If in sorting, Object1 and Object2, both are same, then it will return 0. Actually if we write </w:t>
      </w:r>
      <w:r>
        <w:rPr>
          <w:b/>
        </w:rPr>
        <w:t>String x=”</w:t>
      </w:r>
      <w:proofErr w:type="spellStart"/>
      <w:r>
        <w:rPr>
          <w:b/>
        </w:rPr>
        <w:t>abc</w:t>
      </w:r>
      <w:proofErr w:type="spellEnd"/>
      <w:r>
        <w:rPr>
          <w:b/>
        </w:rPr>
        <w:t>” &amp;&amp; String y=”</w:t>
      </w:r>
      <w:proofErr w:type="spellStart"/>
      <w:r>
        <w:rPr>
          <w:b/>
        </w:rPr>
        <w:t>abc</w:t>
      </w:r>
      <w:proofErr w:type="spellEnd"/>
      <w:r>
        <w:rPr>
          <w:b/>
        </w:rPr>
        <w:t xml:space="preserve">”, then returns 0, </w:t>
      </w:r>
      <w:r w:rsidRPr="00D61169">
        <w:t>because actually it</w:t>
      </w:r>
      <w:r>
        <w:rPr>
          <w:b/>
        </w:rPr>
        <w:t xml:space="preserve"> </w:t>
      </w:r>
      <w:r w:rsidRPr="00D61169">
        <w:rPr>
          <w:b/>
        </w:rPr>
        <w:t>creates</w:t>
      </w:r>
      <w:r w:rsidRPr="00D61169">
        <w:t xml:space="preserve"> only</w:t>
      </w:r>
      <w:r>
        <w:rPr>
          <w:b/>
        </w:rPr>
        <w:t xml:space="preserve"> one object </w:t>
      </w:r>
      <w:r w:rsidRPr="00D61169">
        <w:t>containing</w:t>
      </w:r>
      <w:r>
        <w:rPr>
          <w:b/>
        </w:rPr>
        <w:t xml:space="preserve"> </w:t>
      </w:r>
      <w:proofErr w:type="spellStart"/>
      <w:r>
        <w:rPr>
          <w:b/>
        </w:rPr>
        <w:t>abc</w:t>
      </w:r>
      <w:proofErr w:type="spellEnd"/>
      <w:r>
        <w:rPr>
          <w:b/>
        </w:rPr>
        <w:t>, and make both x and y reference point to the same Object.</w:t>
      </w:r>
    </w:p>
    <w:p w14:paraId="57C51EAF" w14:textId="641E4EE9" w:rsidR="00415021" w:rsidRDefault="00415021" w:rsidP="00415021"/>
    <w:p w14:paraId="79C622B9" w14:textId="6C44EE27" w:rsidR="00B44F78" w:rsidRDefault="00B44F78" w:rsidP="00415021">
      <w:pPr>
        <w:rPr>
          <w:b/>
        </w:rPr>
      </w:pPr>
      <w:r>
        <w:rPr>
          <w:b/>
        </w:rPr>
        <w:t>GENERICS:</w:t>
      </w:r>
    </w:p>
    <w:p w14:paraId="2B712C94" w14:textId="6378CDDD" w:rsidR="00B44F78" w:rsidRDefault="00151D72" w:rsidP="00415021">
      <w:r>
        <w:rPr>
          <w:b/>
        </w:rPr>
        <w:t xml:space="preserve">Generics </w:t>
      </w:r>
      <w:r>
        <w:t>gives me flexibility to dynamically allocate the datatypes in my program. Whenever &lt;T&gt; constant is used, that constant is dynamically replaced to “String” or “Integer” from outside class.</w:t>
      </w:r>
    </w:p>
    <w:p w14:paraId="2C7E86EE" w14:textId="799C9FBF" w:rsidR="00406545" w:rsidRPr="00D636FF" w:rsidRDefault="00406545" w:rsidP="00415021">
      <w:pPr>
        <w:rPr>
          <w:b/>
        </w:rPr>
      </w:pPr>
      <w:r w:rsidRPr="00D636FF">
        <w:rPr>
          <w:b/>
        </w:rPr>
        <w:t>JDK 9:</w:t>
      </w:r>
    </w:p>
    <w:p w14:paraId="08A9484B" w14:textId="23662AF1" w:rsidR="00406545" w:rsidRDefault="00406545" w:rsidP="00415021">
      <w:r>
        <w:t>A new Feature Jshell was introduced, which is like a terminal command window.</w:t>
      </w:r>
      <w:r w:rsidR="00D636FF">
        <w:t xml:space="preserve"> This helps us to quickly built the java code in it. To access Jshell -&gt; go to java-&gt;JDK -&gt; bin -&gt;double click on jshell.exe file.</w:t>
      </w:r>
    </w:p>
    <w:p w14:paraId="165311DE" w14:textId="627A263D" w:rsidR="00CA30CF" w:rsidRDefault="00CA30CF" w:rsidP="00415021">
      <w:r w:rsidRPr="00D636FF">
        <w:rPr>
          <w:b/>
        </w:rPr>
        <w:t>Jshell</w:t>
      </w:r>
      <w:r>
        <w:t>-&gt;</w:t>
      </w:r>
      <w:r w:rsidR="00406545">
        <w:t xml:space="preserve"> We can basically write some </w:t>
      </w:r>
      <w:r w:rsidR="00D636FF">
        <w:t xml:space="preserve">small </w:t>
      </w:r>
      <w:r w:rsidR="00406545">
        <w:t>program</w:t>
      </w:r>
      <w:r w:rsidR="00D636FF">
        <w:t xml:space="preserve"> logic </w:t>
      </w:r>
      <w:r w:rsidR="00406545">
        <w:t>in  a cut-sho</w:t>
      </w:r>
      <w:r w:rsidR="00D636FF">
        <w:t>r</w:t>
      </w:r>
      <w:r w:rsidR="00406545">
        <w:t>t manner</w:t>
      </w:r>
      <w:r w:rsidR="00D636FF">
        <w:t>, and execute them.</w:t>
      </w:r>
    </w:p>
    <w:p w14:paraId="2620B909" w14:textId="40D3D0AE" w:rsidR="00151D72" w:rsidRPr="00D636FF" w:rsidRDefault="00D636FF" w:rsidP="00415021">
      <w:pPr>
        <w:rPr>
          <w:b/>
        </w:rPr>
      </w:pPr>
      <w:r w:rsidRPr="00D636FF">
        <w:rPr>
          <w:b/>
        </w:rPr>
        <w:t xml:space="preserve">JDK 10: </w:t>
      </w:r>
    </w:p>
    <w:p w14:paraId="18F97AF4" w14:textId="1A3BEB9C" w:rsidR="00D636FF" w:rsidRDefault="00D636FF" w:rsidP="00415021">
      <w:r>
        <w:t>Var was introduced, which can store values of any datatypes.</w:t>
      </w:r>
    </w:p>
    <w:p w14:paraId="07CA6FA1" w14:textId="7C29308D" w:rsidR="002D07CE" w:rsidRDefault="002D07CE" w:rsidP="00415021"/>
    <w:p w14:paraId="533892D9" w14:textId="3C6671F6" w:rsidR="002D07CE" w:rsidRDefault="002D07CE" w:rsidP="00415021"/>
    <w:p w14:paraId="412ED01F" w14:textId="5ADB57BA" w:rsidR="002D07CE" w:rsidRPr="002D07CE" w:rsidRDefault="002D07CE" w:rsidP="00415021">
      <w:pPr>
        <w:rPr>
          <w:b/>
        </w:rPr>
      </w:pPr>
      <w:r>
        <w:rPr>
          <w:b/>
        </w:rPr>
        <w:lastRenderedPageBreak/>
        <w:t>JDK 11:</w:t>
      </w:r>
    </w:p>
    <w:p w14:paraId="4D447475" w14:textId="53F538DC" w:rsidR="00D636FF" w:rsidRDefault="00D636FF" w:rsidP="00415021">
      <w:r>
        <w:t>Even we can directly write some Unicode inside “</w:t>
      </w:r>
      <w:proofErr w:type="spellStart"/>
      <w:r>
        <w:rPr>
          <w:b/>
        </w:rPr>
        <w:t>S.O.Pln</w:t>
      </w:r>
      <w:proofErr w:type="spellEnd"/>
      <w:r>
        <w:rPr>
          <w:b/>
        </w:rPr>
        <w:t>()”</w:t>
      </w:r>
      <w:r>
        <w:t xml:space="preserve"> and execute for getting emojis and symbols.</w:t>
      </w:r>
    </w:p>
    <w:p w14:paraId="01932E1C" w14:textId="5A1BD5B6" w:rsidR="00D636FF" w:rsidRPr="00D636FF" w:rsidRDefault="00D636FF" w:rsidP="00415021">
      <w:r>
        <w:t>Ex.\u265A, gives the emoji of King in chess.</w:t>
      </w:r>
    </w:p>
    <w:p w14:paraId="2488AB9A" w14:textId="2A2C0AC3" w:rsidR="00151D72" w:rsidRDefault="00151D72" w:rsidP="00415021"/>
    <w:p w14:paraId="76A5B02E" w14:textId="77777777" w:rsidR="00151D72" w:rsidRPr="00151D72" w:rsidRDefault="00151D72" w:rsidP="00415021"/>
    <w:p w14:paraId="73BE7839" w14:textId="06381D19" w:rsidR="00DD5700" w:rsidRDefault="00DD5700" w:rsidP="0032342F">
      <w:r>
        <w:t xml:space="preserve">Sorting </w:t>
      </w:r>
      <w:r w:rsidR="00403564">
        <w:t xml:space="preserve">an </w:t>
      </w:r>
      <w:r>
        <w:t>Hash</w:t>
      </w:r>
      <w:r w:rsidR="00403564">
        <w:t>M</w:t>
      </w:r>
      <w:r>
        <w:t>ap and printing the values.</w:t>
      </w:r>
    </w:p>
    <w:p w14:paraId="31EE4506" w14:textId="52EB8EC7" w:rsidR="00DD5700" w:rsidRDefault="00DD5700" w:rsidP="0032342F">
      <w:r>
        <w:t>HashMap follow</w:t>
      </w:r>
      <w:r w:rsidR="00403564">
        <w:t>s</w:t>
      </w:r>
      <w:r>
        <w:t xml:space="preserve"> insertion order</w:t>
      </w:r>
      <w:r w:rsidR="00403564">
        <w:t xml:space="preserve"> or not?</w:t>
      </w:r>
    </w:p>
    <w:p w14:paraId="70B52096" w14:textId="6D8A4A28" w:rsidR="00DD5700" w:rsidRDefault="00DD5700" w:rsidP="0032342F">
      <w:r>
        <w:t>Link</w:t>
      </w:r>
      <w:r w:rsidR="00403564">
        <w:t>L</w:t>
      </w:r>
      <w:r>
        <w:t>ist is more preferable for inserting elements as more optimized</w:t>
      </w:r>
      <w:r w:rsidR="00403564">
        <w:t>.</w:t>
      </w:r>
    </w:p>
    <w:p w14:paraId="4ED16202" w14:textId="12136865" w:rsidR="00DD5700" w:rsidRDefault="00DD5700" w:rsidP="0032342F">
      <w:r>
        <w:t>Hash</w:t>
      </w:r>
      <w:r w:rsidR="00403564">
        <w:t>M</w:t>
      </w:r>
      <w:r>
        <w:t>ap internal APPLICATION working</w:t>
      </w:r>
      <w:r w:rsidR="00403564">
        <w:t>.</w:t>
      </w:r>
    </w:p>
    <w:p w14:paraId="0D98952E" w14:textId="62A9A210" w:rsidR="00403564" w:rsidRDefault="00403564" w:rsidP="0032342F">
      <w:r>
        <w:t xml:space="preserve">FailFast &amp; Fail-safe -&gt; </w:t>
      </w:r>
    </w:p>
    <w:p w14:paraId="20BB1CA7" w14:textId="4E8F322D" w:rsidR="00FA3630" w:rsidRDefault="00FA3630" w:rsidP="0032342F">
      <w:r>
        <w:t>HashTable:</w:t>
      </w:r>
    </w:p>
    <w:p w14:paraId="6684D943" w14:textId="4B177521" w:rsidR="00FA3630" w:rsidRDefault="00FA3630" w:rsidP="0032342F">
      <w:r>
        <w:t>It stores the content as key value pair</w:t>
      </w:r>
    </w:p>
    <w:p w14:paraId="5DF54509" w14:textId="53B4D23A" w:rsidR="00FA3630" w:rsidRDefault="00FA3630" w:rsidP="0032342F">
      <w:r>
        <w:t>HashTable is synchronised.</w:t>
      </w:r>
    </w:p>
    <w:p w14:paraId="5AF1D429" w14:textId="2491C7D1" w:rsidR="00586FD9" w:rsidRDefault="00586FD9" w:rsidP="0032342F">
      <w:pPr>
        <w:rPr>
          <w:b/>
          <w:bCs/>
          <w:color w:val="C45911" w:themeColor="accent2" w:themeShade="BF"/>
          <w:sz w:val="32"/>
          <w:szCs w:val="32"/>
        </w:rPr>
      </w:pPr>
      <w:r w:rsidRPr="00586FD9">
        <w:rPr>
          <w:b/>
          <w:bCs/>
          <w:color w:val="C45911" w:themeColor="accent2" w:themeShade="BF"/>
          <w:sz w:val="32"/>
          <w:szCs w:val="32"/>
        </w:rPr>
        <w:t>Optional Class:</w:t>
      </w:r>
    </w:p>
    <w:p w14:paraId="04109932" w14:textId="5C91A51D" w:rsidR="00586FD9" w:rsidRDefault="00C37C9F" w:rsidP="00586FD9">
      <w:r>
        <w:rPr>
          <w:b/>
        </w:rPr>
        <w:t xml:space="preserve">Definition: </w:t>
      </w:r>
      <w:r w:rsidRPr="00C37C9F">
        <w:t>Optional</w:t>
      </w:r>
      <w:r w:rsidR="00075004">
        <w:t xml:space="preserve"> class was in version 8 of JAVA. This class helps us to check if the reference variable has null value or not, and easy way to handle Null Pointer exceptions. Optional class reduces repeated us of try-catch block to handle null Exception.</w:t>
      </w:r>
      <w:r w:rsidRPr="00C37C9F">
        <w:t xml:space="preserve"> </w:t>
      </w:r>
      <w:r w:rsidR="00075004">
        <w:t>Define one method containing Optional class and pass reference of any class, and It’</w:t>
      </w:r>
      <w:r w:rsidRPr="00C37C9F">
        <w:t>s a container object which may or may not contain a non-null value. You must import java.util package to use this class. If a value is present, </w:t>
      </w:r>
      <w:proofErr w:type="spellStart"/>
      <w:r w:rsidRPr="00C37C9F">
        <w:t>isPresent</w:t>
      </w:r>
      <w:proofErr w:type="spellEnd"/>
      <w:r w:rsidRPr="00C37C9F">
        <w:t xml:space="preserve">() will return true and get() will return the value. </w:t>
      </w:r>
      <w:r w:rsidR="004F3830">
        <w:t>Every programmer is familiar with “</w:t>
      </w:r>
      <w:r w:rsidR="004F3830">
        <w:rPr>
          <w:i/>
        </w:rPr>
        <w:t>NullPointerException”</w:t>
      </w:r>
      <w:r w:rsidR="003E185D">
        <w:rPr>
          <w:i/>
        </w:rPr>
        <w:t xml:space="preserve">. </w:t>
      </w:r>
      <w:r w:rsidR="003E185D">
        <w:t>It’s very hard to avoid it without using too many null Checks</w:t>
      </w:r>
      <w:r w:rsidR="002767E7">
        <w:t xml:space="preserve"> and</w:t>
      </w:r>
      <w:r w:rsidR="00586FD9">
        <w:t xml:space="preserve"> to handle multiple Exceptions, we have to use several try-catch Blocks. But writing everytime try-catch blocks makes our code lengthy. </w:t>
      </w:r>
    </w:p>
    <w:p w14:paraId="4FA7E215" w14:textId="484E3C0E" w:rsidR="00586FD9" w:rsidRPr="0040615F" w:rsidRDefault="00586FD9" w:rsidP="00586FD9">
      <w:r>
        <w:tab/>
        <w:t>To avoid using multiple try-catch Blocks</w:t>
      </w:r>
      <w:r w:rsidR="00C37C9F">
        <w:t xml:space="preserve"> for</w:t>
      </w:r>
      <w:r>
        <w:t xml:space="preserve"> handl</w:t>
      </w:r>
      <w:r w:rsidR="00C37C9F">
        <w:t>ing</w:t>
      </w:r>
      <w:r>
        <w:t xml:space="preserve"> our most common Exception</w:t>
      </w:r>
      <w:r w:rsidR="000E2547">
        <w:t xml:space="preserve"> “</w:t>
      </w:r>
      <w:r w:rsidR="000E2547">
        <w:rPr>
          <w:i/>
        </w:rPr>
        <w:t xml:space="preserve">NullPointerException”, </w:t>
      </w:r>
      <w:r w:rsidR="000E2547">
        <w:t>we rather use Optional Class</w:t>
      </w:r>
      <w:r w:rsidR="002767E7">
        <w:t xml:space="preserve"> for</w:t>
      </w:r>
      <w:r w:rsidR="002767E7" w:rsidRPr="002767E7">
        <w:t xml:space="preserve"> writing a neat code without using too many null checks</w:t>
      </w:r>
      <w:r w:rsidR="000E2547" w:rsidRPr="002767E7">
        <w:t xml:space="preserve">. </w:t>
      </w:r>
      <w:r w:rsidR="000E2547">
        <w:t xml:space="preserve">And our Overall </w:t>
      </w:r>
      <w:r w:rsidR="00524672">
        <w:rPr>
          <w:i/>
        </w:rPr>
        <w:t>NullPointerException</w:t>
      </w:r>
      <w:r w:rsidR="00524672">
        <w:t xml:space="preserve"> </w:t>
      </w:r>
      <w:r w:rsidR="000E2547">
        <w:t>in our Project Can be handled with just one Code with Optional Class.</w:t>
      </w:r>
      <w:r w:rsidR="002767E7">
        <w:t xml:space="preserve"> And also using </w:t>
      </w:r>
      <w:r w:rsidR="002767E7">
        <w:rPr>
          <w:b/>
        </w:rPr>
        <w:t>Optional Class</w:t>
      </w:r>
      <w:r w:rsidR="002767E7">
        <w:t xml:space="preserve"> we can specify some </w:t>
      </w:r>
      <w:r w:rsidR="002767E7" w:rsidRPr="0040615F">
        <w:rPr>
          <w:b/>
        </w:rPr>
        <w:t>alternate values</w:t>
      </w:r>
      <w:r w:rsidR="0040615F">
        <w:rPr>
          <w:b/>
        </w:rPr>
        <w:t xml:space="preserve"> </w:t>
      </w:r>
      <w:r w:rsidR="0040615F" w:rsidRPr="0040615F">
        <w:t>to</w:t>
      </w:r>
      <w:r w:rsidR="0040615F">
        <w:rPr>
          <w:b/>
        </w:rPr>
        <w:t xml:space="preserve"> return</w:t>
      </w:r>
      <w:r w:rsidR="002767E7">
        <w:t xml:space="preserve"> or </w:t>
      </w:r>
      <w:r w:rsidR="0040615F">
        <w:t xml:space="preserve">some </w:t>
      </w:r>
      <w:r w:rsidR="002767E7" w:rsidRPr="002767E7">
        <w:rPr>
          <w:b/>
        </w:rPr>
        <w:t>message</w:t>
      </w:r>
      <w:r w:rsidR="0040615F">
        <w:rPr>
          <w:b/>
        </w:rPr>
        <w:t xml:space="preserve"> </w:t>
      </w:r>
      <w:r w:rsidR="0040615F">
        <w:t xml:space="preserve">to display </w:t>
      </w:r>
      <w:r w:rsidR="0040615F" w:rsidRPr="0040615F">
        <w:t>instead of showing</w:t>
      </w:r>
      <w:r w:rsidR="0040615F">
        <w:rPr>
          <w:b/>
        </w:rPr>
        <w:t xml:space="preserve"> </w:t>
      </w:r>
      <w:r w:rsidR="0040615F">
        <w:t>“</w:t>
      </w:r>
      <w:r w:rsidR="0040615F">
        <w:rPr>
          <w:i/>
        </w:rPr>
        <w:t>NullPointerException”.</w:t>
      </w:r>
    </w:p>
    <w:p w14:paraId="2EB02FE2" w14:textId="5749A329" w:rsidR="00524672" w:rsidRPr="00524672" w:rsidRDefault="00524672" w:rsidP="00524672">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24672">
        <w:rPr>
          <w:rFonts w:ascii="Courier New" w:eastAsia="Times New Roman" w:hAnsi="Courier New" w:cs="Courier New"/>
          <w:sz w:val="23"/>
          <w:szCs w:val="23"/>
          <w:lang w:eastAsia="en-IN"/>
        </w:rPr>
        <w:t>//Optional.</w:t>
      </w:r>
      <w:r w:rsidR="00075004" w:rsidRPr="00075004">
        <w:rPr>
          <w:rFonts w:ascii="Courier New" w:eastAsia="Times New Roman" w:hAnsi="Courier New" w:cs="Courier New"/>
          <w:sz w:val="23"/>
          <w:szCs w:val="23"/>
          <w:lang w:eastAsia="en-IN"/>
        </w:rPr>
        <w:t xml:space="preserve"> </w:t>
      </w:r>
      <w:proofErr w:type="spellStart"/>
      <w:r w:rsidR="00075004" w:rsidRPr="00524672">
        <w:rPr>
          <w:rFonts w:ascii="Courier New" w:eastAsia="Times New Roman" w:hAnsi="Courier New" w:cs="Courier New"/>
          <w:sz w:val="23"/>
          <w:szCs w:val="23"/>
          <w:lang w:eastAsia="en-IN"/>
        </w:rPr>
        <w:t>of</w:t>
      </w:r>
      <w:r w:rsidR="00075004">
        <w:rPr>
          <w:rFonts w:ascii="Courier New" w:eastAsia="Times New Roman" w:hAnsi="Courier New" w:cs="Courier New"/>
          <w:sz w:val="23"/>
          <w:szCs w:val="23"/>
          <w:lang w:eastAsia="en-IN"/>
        </w:rPr>
        <w:t>Nullable</w:t>
      </w:r>
      <w:proofErr w:type="spellEnd"/>
      <w:r w:rsidR="00075004" w:rsidRPr="00524672">
        <w:rPr>
          <w:rFonts w:ascii="Courier New" w:eastAsia="Times New Roman" w:hAnsi="Courier New" w:cs="Courier New"/>
          <w:sz w:val="23"/>
          <w:szCs w:val="23"/>
          <w:lang w:eastAsia="en-IN"/>
        </w:rPr>
        <w:t xml:space="preserve"> </w:t>
      </w:r>
      <w:r w:rsidRPr="00524672">
        <w:rPr>
          <w:rFonts w:ascii="Courier New" w:eastAsia="Times New Roman" w:hAnsi="Courier New" w:cs="Courier New"/>
          <w:sz w:val="23"/>
          <w:szCs w:val="23"/>
          <w:lang w:eastAsia="en-IN"/>
        </w:rPr>
        <w:t>- throws NullPointerException if passed parameter is null</w:t>
      </w:r>
    </w:p>
    <w:p w14:paraId="428276D2" w14:textId="0046A9D0" w:rsidR="00524672" w:rsidRDefault="00524672" w:rsidP="00524672">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24672">
        <w:rPr>
          <w:rFonts w:ascii="Courier New" w:eastAsia="Times New Roman" w:hAnsi="Courier New" w:cs="Courier New"/>
          <w:sz w:val="23"/>
          <w:szCs w:val="23"/>
          <w:lang w:eastAsia="en-IN"/>
        </w:rPr>
        <w:t xml:space="preserve">Optional&lt;Integer&gt; b = </w:t>
      </w:r>
      <w:proofErr w:type="spellStart"/>
      <w:r w:rsidRPr="00524672">
        <w:rPr>
          <w:rFonts w:ascii="Courier New" w:eastAsia="Times New Roman" w:hAnsi="Courier New" w:cs="Courier New"/>
          <w:sz w:val="23"/>
          <w:szCs w:val="23"/>
          <w:lang w:eastAsia="en-IN"/>
        </w:rPr>
        <w:t>Optional.of</w:t>
      </w:r>
      <w:r w:rsidR="00075004">
        <w:rPr>
          <w:rFonts w:ascii="Courier New" w:eastAsia="Times New Roman" w:hAnsi="Courier New" w:cs="Courier New"/>
          <w:sz w:val="23"/>
          <w:szCs w:val="23"/>
          <w:lang w:eastAsia="en-IN"/>
        </w:rPr>
        <w:t>Nullable</w:t>
      </w:r>
      <w:proofErr w:type="spellEnd"/>
      <w:r w:rsidRPr="00524672">
        <w:rPr>
          <w:rFonts w:ascii="Courier New" w:eastAsia="Times New Roman" w:hAnsi="Courier New" w:cs="Courier New"/>
          <w:sz w:val="23"/>
          <w:szCs w:val="23"/>
          <w:lang w:eastAsia="en-IN"/>
        </w:rPr>
        <w:t>(value2);</w:t>
      </w:r>
    </w:p>
    <w:p w14:paraId="583E91B9" w14:textId="0DC71E02" w:rsidR="003C7939" w:rsidRPr="003C7939" w:rsidRDefault="003C7939" w:rsidP="003C7939">
      <w:pPr>
        <w:pStyle w:val="HTMLPreformatted"/>
        <w:spacing w:after="150"/>
        <w:textAlignment w:val="baseline"/>
        <w:rPr>
          <w:rFonts w:ascii="Consolas" w:hAnsi="Consolas"/>
          <w:spacing w:val="2"/>
        </w:rPr>
      </w:pPr>
      <w:r w:rsidRPr="003C7939">
        <w:rPr>
          <w:rFonts w:asciiTheme="majorHAnsi" w:hAnsiTheme="majorHAnsi" w:cstheme="majorHAnsi"/>
          <w:sz w:val="22"/>
          <w:szCs w:val="22"/>
        </w:rPr>
        <w:t xml:space="preserve">To avoid </w:t>
      </w:r>
      <w:r w:rsidRPr="003C7939">
        <w:rPr>
          <w:rFonts w:asciiTheme="majorHAnsi" w:hAnsiTheme="majorHAnsi" w:cstheme="majorHAnsi"/>
          <w:b/>
          <w:sz w:val="22"/>
          <w:szCs w:val="22"/>
        </w:rPr>
        <w:t>abnormal</w:t>
      </w:r>
      <w:r w:rsidRPr="003C7939">
        <w:rPr>
          <w:rFonts w:asciiTheme="majorHAnsi" w:hAnsiTheme="majorHAnsi" w:cstheme="majorHAnsi"/>
          <w:sz w:val="22"/>
          <w:szCs w:val="22"/>
        </w:rPr>
        <w:t xml:space="preserve"> termination like</w:t>
      </w:r>
      <w:r>
        <w:t xml:space="preserve"> </w:t>
      </w:r>
      <w:r w:rsidRPr="003C7939">
        <w:rPr>
          <w:b/>
          <w:bCs/>
          <w:i/>
          <w:iCs/>
        </w:rPr>
        <w:t>“</w:t>
      </w:r>
      <w:r w:rsidRPr="003C7939">
        <w:rPr>
          <w:rFonts w:ascii="Consolas" w:hAnsi="Consolas"/>
          <w:b/>
          <w:bCs/>
          <w:i/>
          <w:iCs/>
          <w:spacing w:val="2"/>
        </w:rPr>
        <w:t xml:space="preserve">Exception in thread "main" </w:t>
      </w:r>
      <w:proofErr w:type="spellStart"/>
      <w:r w:rsidRPr="003C7939">
        <w:rPr>
          <w:rFonts w:ascii="Consolas" w:hAnsi="Consolas"/>
          <w:b/>
          <w:bCs/>
          <w:i/>
          <w:iCs/>
          <w:spacing w:val="2"/>
        </w:rPr>
        <w:t>java.lang.NullPointerException</w:t>
      </w:r>
      <w:proofErr w:type="spellEnd"/>
      <w:r w:rsidRPr="003C7939">
        <w:rPr>
          <w:rFonts w:ascii="Consolas" w:hAnsi="Consolas"/>
          <w:b/>
          <w:bCs/>
          <w:i/>
          <w:iCs/>
          <w:spacing w:val="2"/>
        </w:rPr>
        <w:t>”</w:t>
      </w:r>
      <w:r w:rsidRPr="003C7939">
        <w:rPr>
          <w:b/>
          <w:bCs/>
          <w:i/>
          <w:iCs/>
        </w:rPr>
        <w:t xml:space="preserve">, </w:t>
      </w:r>
      <w:r w:rsidRPr="003C7939">
        <w:rPr>
          <w:rFonts w:ascii="Trebuchet MS" w:hAnsi="Trebuchet MS"/>
        </w:rPr>
        <w:t>we use the Optional class</w:t>
      </w:r>
      <w:r w:rsidR="00C37C9F">
        <w:rPr>
          <w:rFonts w:ascii="Trebuchet MS" w:hAnsi="Trebuchet MS"/>
        </w:rPr>
        <w:t xml:space="preserve"> to make </w:t>
      </w:r>
      <w:r w:rsidRPr="003C7939">
        <w:rPr>
          <w:rFonts w:ascii="Trebuchet MS" w:hAnsi="Trebuchet MS"/>
        </w:rPr>
        <w:t>our program</w:t>
      </w:r>
      <w:r w:rsidR="00C37C9F">
        <w:rPr>
          <w:rFonts w:ascii="Trebuchet MS" w:hAnsi="Trebuchet MS"/>
        </w:rPr>
        <w:t xml:space="preserve"> </w:t>
      </w:r>
      <w:r w:rsidRPr="003C7939">
        <w:rPr>
          <w:rFonts w:ascii="Trebuchet MS" w:hAnsi="Trebuchet MS"/>
        </w:rPr>
        <w:t>execute without crashing</w:t>
      </w:r>
      <w:r>
        <w:rPr>
          <w:rFonts w:ascii="Trebuchet MS" w:hAnsi="Trebuchet MS"/>
        </w:rPr>
        <w:t xml:space="preserve"> and display some </w:t>
      </w:r>
      <w:r w:rsidRPr="003C7939">
        <w:rPr>
          <w:rFonts w:ascii="Trebuchet MS" w:hAnsi="Trebuchet MS"/>
          <w:b/>
        </w:rPr>
        <w:t>understandable message</w:t>
      </w:r>
      <w:r>
        <w:rPr>
          <w:rFonts w:ascii="Trebuchet MS" w:hAnsi="Trebuchet MS"/>
        </w:rPr>
        <w:t xml:space="preserve"> to the user</w:t>
      </w:r>
      <w:r w:rsidRPr="003C7939">
        <w:rPr>
          <w:rFonts w:ascii="Trebuchet MS" w:hAnsi="Trebuchet MS"/>
        </w:rPr>
        <w:t>.</w:t>
      </w:r>
    </w:p>
    <w:p w14:paraId="1BB7628B" w14:textId="7E0D3343" w:rsidR="00586FD9" w:rsidRDefault="0040615F" w:rsidP="0032342F">
      <w:pPr>
        <w:rPr>
          <w:b/>
          <w:bCs/>
          <w:color w:val="C45911" w:themeColor="accent2" w:themeShade="BF"/>
          <w:sz w:val="32"/>
          <w:szCs w:val="32"/>
        </w:rPr>
      </w:pPr>
      <w:r>
        <w:rPr>
          <w:noProof/>
        </w:rPr>
        <w:lastRenderedPageBreak/>
        <w:drawing>
          <wp:inline distT="0" distB="0" distL="0" distR="0" wp14:anchorId="45AFF967" wp14:editId="0AFFD0FE">
            <wp:extent cx="4513634" cy="1293495"/>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30725" cy="1298393"/>
                    </a:xfrm>
                    <a:prstGeom prst="rect">
                      <a:avLst/>
                    </a:prstGeom>
                    <a:noFill/>
                    <a:ln>
                      <a:noFill/>
                    </a:ln>
                  </pic:spPr>
                </pic:pic>
              </a:graphicData>
            </a:graphic>
          </wp:inline>
        </w:drawing>
      </w:r>
    </w:p>
    <w:p w14:paraId="5B749789" w14:textId="26C38A3C" w:rsidR="00365DEF" w:rsidRPr="00365DEF" w:rsidRDefault="00365DEF" w:rsidP="0032342F">
      <w:pPr>
        <w:rPr>
          <w:b/>
          <w:bCs/>
          <w:color w:val="C45911" w:themeColor="accent2" w:themeShade="BF"/>
          <w:sz w:val="36"/>
          <w:szCs w:val="36"/>
        </w:rPr>
      </w:pPr>
      <w:r>
        <w:rPr>
          <w:b/>
          <w:bCs/>
          <w:color w:val="C45911" w:themeColor="accent2" w:themeShade="BF"/>
          <w:sz w:val="36"/>
          <w:szCs w:val="36"/>
        </w:rPr>
        <w:t>STREAM API:</w:t>
      </w:r>
    </w:p>
    <w:p w14:paraId="1C1DBBD1" w14:textId="77777777" w:rsidR="00365DEF" w:rsidRDefault="00365DEF" w:rsidP="00365DEF">
      <w:pPr>
        <w:spacing w:after="240"/>
        <w:rPr>
          <w:rFonts w:ascii="Arial" w:hAnsi="Arial" w:cs="Arial"/>
          <w:color w:val="000000"/>
          <w:sz w:val="21"/>
          <w:szCs w:val="21"/>
        </w:rPr>
      </w:pPr>
      <w:r>
        <w:rPr>
          <w:rFonts w:ascii="Arial" w:hAnsi="Arial" w:cs="Arial"/>
          <w:color w:val="000000"/>
          <w:sz w:val="21"/>
          <w:szCs w:val="21"/>
        </w:rPr>
        <w:t>Some of the most prominent methods used in these examples are the </w:t>
      </w:r>
      <w:hyperlink r:id="rId83" w:tgtFrame="_blank" w:history="1">
        <w:r>
          <w:rPr>
            <w:rStyle w:val="Hyperlink"/>
            <w:rFonts w:ascii="Courier New" w:hAnsi="Courier New" w:cs="Courier New"/>
            <w:color w:val="993300"/>
            <w:sz w:val="21"/>
            <w:szCs w:val="21"/>
          </w:rPr>
          <w:t>filter()</w:t>
        </w:r>
      </w:hyperlink>
      <w:r>
        <w:rPr>
          <w:rFonts w:ascii="Arial" w:hAnsi="Arial" w:cs="Arial"/>
          <w:color w:val="000000"/>
          <w:sz w:val="21"/>
          <w:szCs w:val="21"/>
        </w:rPr>
        <w:t> -  which allows elements that match the predicate, </w:t>
      </w:r>
      <w:r>
        <w:rPr>
          <w:rFonts w:ascii="Courier New" w:hAnsi="Courier New" w:cs="Courier New"/>
          <w:color w:val="000000"/>
          <w:sz w:val="21"/>
          <w:szCs w:val="21"/>
        </w:rPr>
        <w:t>count()</w:t>
      </w:r>
      <w:r>
        <w:rPr>
          <w:rFonts w:ascii="Arial" w:hAnsi="Arial" w:cs="Arial"/>
          <w:color w:val="000000"/>
          <w:sz w:val="21"/>
          <w:szCs w:val="21"/>
        </w:rPr>
        <w:t> - which counts the number of items in a stream, </w:t>
      </w:r>
      <w:hyperlink r:id="rId84" w:tgtFrame="_blank" w:history="1">
        <w:r>
          <w:rPr>
            <w:rStyle w:val="Hyperlink"/>
            <w:rFonts w:ascii="Courier New" w:hAnsi="Courier New" w:cs="Courier New"/>
            <w:color w:val="993300"/>
            <w:sz w:val="21"/>
            <w:szCs w:val="21"/>
          </w:rPr>
          <w:t>map()</w:t>
        </w:r>
      </w:hyperlink>
      <w:r>
        <w:rPr>
          <w:rFonts w:ascii="Arial" w:hAnsi="Arial" w:cs="Arial"/>
          <w:color w:val="000000"/>
          <w:sz w:val="21"/>
          <w:szCs w:val="21"/>
        </w:rPr>
        <w:t> - which applies a function in each element of Stream for transformation, and </w:t>
      </w:r>
      <w:hyperlink r:id="rId85" w:tgtFrame="_blank" w:history="1">
        <w:r>
          <w:rPr>
            <w:rStyle w:val="Hyperlink"/>
            <w:rFonts w:ascii="Courier New" w:hAnsi="Courier New" w:cs="Courier New"/>
            <w:color w:val="993300"/>
            <w:sz w:val="21"/>
            <w:szCs w:val="21"/>
          </w:rPr>
          <w:t>collect()</w:t>
        </w:r>
      </w:hyperlink>
      <w:r>
        <w:rPr>
          <w:rFonts w:ascii="Arial" w:hAnsi="Arial" w:cs="Arial"/>
          <w:color w:val="000000"/>
          <w:sz w:val="21"/>
          <w:szCs w:val="21"/>
        </w:rPr>
        <w:t> - which collects the final result of Stream processing into a Collection.</w:t>
      </w:r>
      <w:r>
        <w:rPr>
          <w:rFonts w:ascii="Arial" w:hAnsi="Arial" w:cs="Arial"/>
          <w:color w:val="000000"/>
          <w:sz w:val="21"/>
          <w:szCs w:val="21"/>
        </w:rPr>
        <w:br/>
      </w:r>
      <w:r>
        <w:rPr>
          <w:rFonts w:ascii="Arial" w:hAnsi="Arial" w:cs="Arial"/>
          <w:color w:val="000000"/>
          <w:sz w:val="21"/>
          <w:szCs w:val="21"/>
        </w:rPr>
        <w:br/>
        <w:t>Now, let's walk through each example to understand what they are doing and how they are doing.</w:t>
      </w:r>
    </w:p>
    <w:p w14:paraId="3BBB0AB1" w14:textId="77777777" w:rsidR="00365DEF" w:rsidRDefault="00365DEF" w:rsidP="00365DEF">
      <w:pPr>
        <w:pStyle w:val="Heading3"/>
        <w:spacing w:before="0"/>
        <w:rPr>
          <w:rFonts w:ascii="Arial" w:hAnsi="Arial" w:cs="Arial"/>
          <w:color w:val="000000"/>
          <w:sz w:val="27"/>
          <w:szCs w:val="27"/>
        </w:rPr>
      </w:pPr>
      <w:r>
        <w:rPr>
          <w:rFonts w:ascii="Arial" w:hAnsi="Arial" w:cs="Arial"/>
          <w:color w:val="000000"/>
        </w:rPr>
        <w:t>1. Java 8 Filter Example: Counting Empty String</w:t>
      </w:r>
    </w:p>
    <w:p w14:paraId="11960E9E" w14:textId="77777777" w:rsidR="00365DEF" w:rsidRDefault="00365DEF" w:rsidP="00365DEF">
      <w:pPr>
        <w:rPr>
          <w:rFonts w:ascii="Arial" w:hAnsi="Arial" w:cs="Arial"/>
          <w:color w:val="000000"/>
          <w:sz w:val="21"/>
          <w:szCs w:val="21"/>
        </w:rPr>
      </w:pPr>
      <w:r>
        <w:rPr>
          <w:rFonts w:ascii="Arial" w:hAnsi="Arial" w:cs="Arial"/>
          <w:color w:val="000000"/>
          <w:sz w:val="21"/>
          <w:szCs w:val="21"/>
        </w:rPr>
        <w:t>Here is an example of counting how many elements are in the stream at any stage of pipeline processing using the </w:t>
      </w:r>
      <w:r>
        <w:rPr>
          <w:rFonts w:ascii="Courier New" w:hAnsi="Courier New" w:cs="Courier New"/>
          <w:color w:val="000000"/>
          <w:sz w:val="21"/>
          <w:szCs w:val="21"/>
        </w:rPr>
        <w:t>count()</w:t>
      </w:r>
      <w:r>
        <w:rPr>
          <w:rFonts w:ascii="Arial" w:hAnsi="Arial" w:cs="Arial"/>
          <w:color w:val="000000"/>
          <w:sz w:val="21"/>
          <w:szCs w:val="21"/>
        </w:rPr>
        <w:t> method of Stream class.</w:t>
      </w:r>
    </w:p>
    <w:p w14:paraId="44BB8B2E" w14:textId="77777777" w:rsidR="00365DEF" w:rsidRDefault="00365DEF" w:rsidP="00365DEF">
      <w:pPr>
        <w:rPr>
          <w:rFonts w:ascii="Arial" w:hAnsi="Arial" w:cs="Arial"/>
          <w:color w:val="000000"/>
          <w:sz w:val="21"/>
          <w:szCs w:val="21"/>
        </w:rPr>
      </w:pPr>
      <w:r>
        <w:rPr>
          <w:rFonts w:ascii="Arial" w:hAnsi="Arial" w:cs="Arial"/>
          <w:color w:val="000000"/>
          <w:sz w:val="21"/>
          <w:szCs w:val="21"/>
        </w:rPr>
        <w:br/>
      </w:r>
    </w:p>
    <w:p w14:paraId="69D73DFF" w14:textId="77777777" w:rsidR="00365DEF" w:rsidRDefault="00365DEF" w:rsidP="00365DEF">
      <w:pPr>
        <w:pStyle w:val="HTMLPreformatted"/>
        <w:shd w:val="clear" w:color="auto" w:fill="0C1021"/>
        <w:spacing w:line="360" w:lineRule="atLeast"/>
        <w:rPr>
          <w:rFonts w:ascii="Consolas" w:hAnsi="Consolas"/>
          <w:color w:val="F8F8F8"/>
        </w:rPr>
      </w:pPr>
      <w:r>
        <w:rPr>
          <w:rFonts w:ascii="Consolas" w:hAnsi="Consolas"/>
          <w:color w:val="FBDE2D"/>
        </w:rPr>
        <w:t>List&lt;String&gt;</w:t>
      </w:r>
      <w:r>
        <w:rPr>
          <w:rFonts w:ascii="Consolas" w:hAnsi="Consolas"/>
          <w:color w:val="F8F8F8"/>
        </w:rPr>
        <w:t xml:space="preserve"> </w:t>
      </w:r>
      <w:proofErr w:type="spellStart"/>
      <w:r>
        <w:rPr>
          <w:rFonts w:ascii="Consolas" w:hAnsi="Consolas"/>
          <w:color w:val="F8F8F8"/>
        </w:rPr>
        <w:t>strList</w:t>
      </w:r>
      <w:proofErr w:type="spellEnd"/>
      <w:r>
        <w:rPr>
          <w:rFonts w:ascii="Consolas" w:hAnsi="Consolas"/>
          <w:color w:val="F8F8F8"/>
        </w:rPr>
        <w:t xml:space="preserve"> </w:t>
      </w:r>
      <w:r>
        <w:rPr>
          <w:rFonts w:ascii="Consolas" w:hAnsi="Consolas"/>
          <w:color w:val="FBDE2D"/>
        </w:rPr>
        <w:t>=</w:t>
      </w:r>
      <w:r>
        <w:rPr>
          <w:rFonts w:ascii="Consolas" w:hAnsi="Consolas"/>
          <w:color w:val="F8F8F8"/>
        </w:rPr>
        <w:t xml:space="preserve"> </w:t>
      </w:r>
      <w:proofErr w:type="spellStart"/>
      <w:r>
        <w:rPr>
          <w:rFonts w:ascii="Consolas" w:hAnsi="Consolas"/>
          <w:color w:val="FBDE2D"/>
        </w:rPr>
        <w:t>Arrays.</w:t>
      </w:r>
      <w:r>
        <w:rPr>
          <w:rFonts w:ascii="Consolas" w:hAnsi="Consolas"/>
          <w:color w:val="F8F8F8"/>
        </w:rPr>
        <w:t>asList</w:t>
      </w:r>
      <w:proofErr w:type="spellEnd"/>
      <w:r>
        <w:rPr>
          <w:rFonts w:ascii="Consolas" w:hAnsi="Consolas"/>
          <w:color w:val="F8F8F8"/>
        </w:rPr>
        <w:t>(</w:t>
      </w:r>
      <w:r>
        <w:rPr>
          <w:rFonts w:ascii="Consolas" w:hAnsi="Consolas"/>
          <w:color w:val="61CE3C"/>
        </w:rPr>
        <w:t>"</w:t>
      </w:r>
      <w:proofErr w:type="spellStart"/>
      <w:r>
        <w:rPr>
          <w:rFonts w:ascii="Consolas" w:hAnsi="Consolas"/>
          <w:color w:val="61CE3C"/>
        </w:rPr>
        <w:t>abc</w:t>
      </w:r>
      <w:proofErr w:type="spellEnd"/>
      <w:r>
        <w:rPr>
          <w:rFonts w:ascii="Consolas" w:hAnsi="Consolas"/>
          <w:color w:val="61CE3C"/>
        </w:rPr>
        <w:t>"</w:t>
      </w:r>
      <w:r>
        <w:rPr>
          <w:rFonts w:ascii="Consolas" w:hAnsi="Consolas"/>
          <w:color w:val="F8F8F8"/>
        </w:rPr>
        <w:t xml:space="preserve">, </w:t>
      </w:r>
      <w:r>
        <w:rPr>
          <w:rFonts w:ascii="Consolas" w:hAnsi="Consolas"/>
          <w:color w:val="61CE3C"/>
        </w:rPr>
        <w:t>""</w:t>
      </w:r>
      <w:r>
        <w:rPr>
          <w:rFonts w:ascii="Consolas" w:hAnsi="Consolas"/>
          <w:color w:val="F8F8F8"/>
        </w:rPr>
        <w:t xml:space="preserve">, </w:t>
      </w:r>
      <w:r>
        <w:rPr>
          <w:rFonts w:ascii="Consolas" w:hAnsi="Consolas"/>
          <w:color w:val="61CE3C"/>
        </w:rPr>
        <w:t>"</w:t>
      </w:r>
      <w:proofErr w:type="spellStart"/>
      <w:r>
        <w:rPr>
          <w:rFonts w:ascii="Consolas" w:hAnsi="Consolas"/>
          <w:color w:val="61CE3C"/>
        </w:rPr>
        <w:t>bcd</w:t>
      </w:r>
      <w:proofErr w:type="spellEnd"/>
      <w:r>
        <w:rPr>
          <w:rFonts w:ascii="Consolas" w:hAnsi="Consolas"/>
          <w:color w:val="61CE3C"/>
        </w:rPr>
        <w:t>"</w:t>
      </w:r>
      <w:r>
        <w:rPr>
          <w:rFonts w:ascii="Consolas" w:hAnsi="Consolas"/>
          <w:color w:val="F8F8F8"/>
        </w:rPr>
        <w:t xml:space="preserve">, </w:t>
      </w:r>
      <w:r>
        <w:rPr>
          <w:rFonts w:ascii="Consolas" w:hAnsi="Consolas"/>
          <w:color w:val="61CE3C"/>
        </w:rPr>
        <w:t>""</w:t>
      </w:r>
      <w:r>
        <w:rPr>
          <w:rFonts w:ascii="Consolas" w:hAnsi="Consolas"/>
          <w:color w:val="F8F8F8"/>
        </w:rPr>
        <w:t xml:space="preserve">, </w:t>
      </w:r>
      <w:r>
        <w:rPr>
          <w:rFonts w:ascii="Consolas" w:hAnsi="Consolas"/>
          <w:color w:val="61CE3C"/>
        </w:rPr>
        <w:t>"</w:t>
      </w:r>
      <w:proofErr w:type="spellStart"/>
      <w:r>
        <w:rPr>
          <w:rFonts w:ascii="Consolas" w:hAnsi="Consolas"/>
          <w:color w:val="61CE3C"/>
        </w:rPr>
        <w:t>defg</w:t>
      </w:r>
      <w:proofErr w:type="spellEnd"/>
      <w:r>
        <w:rPr>
          <w:rFonts w:ascii="Consolas" w:hAnsi="Consolas"/>
          <w:color w:val="61CE3C"/>
        </w:rPr>
        <w:t>"</w:t>
      </w:r>
      <w:r>
        <w:rPr>
          <w:rFonts w:ascii="Consolas" w:hAnsi="Consolas"/>
          <w:color w:val="F8F8F8"/>
        </w:rPr>
        <w:t xml:space="preserve">, </w:t>
      </w:r>
      <w:r>
        <w:rPr>
          <w:rFonts w:ascii="Consolas" w:hAnsi="Consolas"/>
          <w:color w:val="61CE3C"/>
        </w:rPr>
        <w:t>"</w:t>
      </w:r>
      <w:proofErr w:type="spellStart"/>
      <w:r>
        <w:rPr>
          <w:rFonts w:ascii="Consolas" w:hAnsi="Consolas"/>
          <w:color w:val="61CE3C"/>
        </w:rPr>
        <w:t>jk</w:t>
      </w:r>
      <w:proofErr w:type="spellEnd"/>
      <w:r>
        <w:rPr>
          <w:rFonts w:ascii="Consolas" w:hAnsi="Consolas"/>
          <w:color w:val="61CE3C"/>
        </w:rPr>
        <w:t>"</w:t>
      </w:r>
      <w:r>
        <w:rPr>
          <w:rFonts w:ascii="Consolas" w:hAnsi="Consolas"/>
          <w:color w:val="F8F8F8"/>
        </w:rPr>
        <w:t>);</w:t>
      </w:r>
    </w:p>
    <w:p w14:paraId="01725B1F" w14:textId="77777777" w:rsidR="00365DEF" w:rsidRDefault="00365DEF" w:rsidP="00365DEF">
      <w:pPr>
        <w:pStyle w:val="HTMLPreformatted"/>
        <w:shd w:val="clear" w:color="auto" w:fill="0C1021"/>
        <w:spacing w:line="360" w:lineRule="atLeast"/>
        <w:rPr>
          <w:rFonts w:ascii="Consolas" w:hAnsi="Consolas"/>
          <w:color w:val="F8F8F8"/>
        </w:rPr>
      </w:pPr>
      <w:r>
        <w:rPr>
          <w:rFonts w:ascii="Consolas" w:hAnsi="Consolas"/>
          <w:color w:val="FBDE2D"/>
        </w:rPr>
        <w:t>long</w:t>
      </w:r>
      <w:r>
        <w:rPr>
          <w:rFonts w:ascii="Consolas" w:hAnsi="Consolas"/>
          <w:color w:val="F8F8F8"/>
        </w:rPr>
        <w:t xml:space="preserve"> count </w:t>
      </w:r>
      <w:r>
        <w:rPr>
          <w:rFonts w:ascii="Consolas" w:hAnsi="Consolas"/>
          <w:color w:val="FBDE2D"/>
        </w:rPr>
        <w:t>=</w:t>
      </w:r>
      <w:r>
        <w:rPr>
          <w:rFonts w:ascii="Consolas" w:hAnsi="Consolas"/>
          <w:color w:val="F8F8F8"/>
        </w:rPr>
        <w:t xml:space="preserve"> </w:t>
      </w:r>
      <w:proofErr w:type="spellStart"/>
      <w:r>
        <w:rPr>
          <w:rFonts w:ascii="Consolas" w:hAnsi="Consolas"/>
          <w:color w:val="F8F8F8"/>
        </w:rPr>
        <w:t>strList</w:t>
      </w:r>
      <w:r>
        <w:rPr>
          <w:rFonts w:ascii="Consolas" w:hAnsi="Consolas"/>
          <w:color w:val="FBDE2D"/>
        </w:rPr>
        <w:t>.</w:t>
      </w:r>
      <w:r>
        <w:rPr>
          <w:rFonts w:ascii="Consolas" w:hAnsi="Consolas"/>
          <w:color w:val="F8F8F8"/>
        </w:rPr>
        <w:t>stream</w:t>
      </w:r>
      <w:proofErr w:type="spellEnd"/>
      <w:r>
        <w:rPr>
          <w:rFonts w:ascii="Consolas" w:hAnsi="Consolas"/>
          <w:color w:val="F8F8F8"/>
        </w:rPr>
        <w:t>()</w:t>
      </w:r>
    </w:p>
    <w:p w14:paraId="1B1E74ED" w14:textId="77777777" w:rsidR="00365DEF" w:rsidRDefault="00365DEF" w:rsidP="00365DEF">
      <w:pPr>
        <w:pStyle w:val="HTMLPreformatted"/>
        <w:shd w:val="clear" w:color="auto" w:fill="0C1021"/>
        <w:spacing w:line="360" w:lineRule="atLeast"/>
        <w:rPr>
          <w:rFonts w:ascii="Consolas" w:hAnsi="Consolas"/>
          <w:color w:val="F8F8F8"/>
        </w:rPr>
      </w:pPr>
      <w:r>
        <w:rPr>
          <w:rFonts w:ascii="Consolas" w:hAnsi="Consolas"/>
          <w:color w:val="FBDE2D"/>
        </w:rPr>
        <w:t xml:space="preserve">                     .</w:t>
      </w:r>
      <w:r>
        <w:rPr>
          <w:rFonts w:ascii="Consolas" w:hAnsi="Consolas"/>
          <w:color w:val="F8F8F8"/>
        </w:rPr>
        <w:t xml:space="preserve">filter(x </w:t>
      </w:r>
      <w:r>
        <w:rPr>
          <w:rFonts w:ascii="Consolas" w:hAnsi="Consolas"/>
          <w:color w:val="FBDE2D"/>
        </w:rPr>
        <w:t>-&gt;</w:t>
      </w:r>
      <w:r>
        <w:rPr>
          <w:rFonts w:ascii="Consolas" w:hAnsi="Consolas"/>
          <w:color w:val="F8F8F8"/>
        </w:rPr>
        <w:t xml:space="preserve"> </w:t>
      </w:r>
      <w:proofErr w:type="spellStart"/>
      <w:r>
        <w:rPr>
          <w:rFonts w:ascii="Consolas" w:hAnsi="Consolas"/>
          <w:color w:val="F8F8F8"/>
        </w:rPr>
        <w:t>x</w:t>
      </w:r>
      <w:r>
        <w:rPr>
          <w:rFonts w:ascii="Consolas" w:hAnsi="Consolas"/>
          <w:color w:val="FBDE2D"/>
        </w:rPr>
        <w:t>.</w:t>
      </w:r>
      <w:r>
        <w:rPr>
          <w:rFonts w:ascii="Consolas" w:hAnsi="Consolas"/>
          <w:color w:val="F8F8F8"/>
        </w:rPr>
        <w:t>isEmpty</w:t>
      </w:r>
      <w:proofErr w:type="spellEnd"/>
      <w:r>
        <w:rPr>
          <w:rFonts w:ascii="Consolas" w:hAnsi="Consolas"/>
          <w:color w:val="F8F8F8"/>
        </w:rPr>
        <w:t>())</w:t>
      </w:r>
    </w:p>
    <w:p w14:paraId="7A787892" w14:textId="77777777" w:rsidR="00365DEF" w:rsidRDefault="00365DEF" w:rsidP="00365DEF">
      <w:pPr>
        <w:pStyle w:val="HTMLPreformatted"/>
        <w:shd w:val="clear" w:color="auto" w:fill="0C1021"/>
        <w:spacing w:line="360" w:lineRule="atLeast"/>
        <w:rPr>
          <w:rFonts w:ascii="Consolas" w:hAnsi="Consolas"/>
          <w:color w:val="F8F8F8"/>
        </w:rPr>
      </w:pPr>
      <w:r>
        <w:rPr>
          <w:rFonts w:ascii="Consolas" w:hAnsi="Consolas"/>
          <w:color w:val="FBDE2D"/>
        </w:rPr>
        <w:t xml:space="preserve">                     .</w:t>
      </w:r>
      <w:r>
        <w:rPr>
          <w:rFonts w:ascii="Consolas" w:hAnsi="Consolas"/>
          <w:color w:val="F8F8F8"/>
        </w:rPr>
        <w:t>count();</w:t>
      </w:r>
    </w:p>
    <w:p w14:paraId="7AB66186" w14:textId="77777777" w:rsidR="00365DEF" w:rsidRDefault="00365DEF" w:rsidP="00365DEF">
      <w:pPr>
        <w:spacing w:after="240"/>
        <w:rPr>
          <w:rFonts w:ascii="Arial" w:hAnsi="Arial" w:cs="Arial"/>
          <w:color w:val="000000"/>
          <w:sz w:val="21"/>
          <w:szCs w:val="21"/>
        </w:rPr>
      </w:pPr>
      <w:r>
        <w:rPr>
          <w:rFonts w:ascii="Arial" w:hAnsi="Arial" w:cs="Arial"/>
          <w:color w:val="000000"/>
          <w:sz w:val="21"/>
          <w:szCs w:val="21"/>
        </w:rPr>
        <w:br/>
        <w:t>This is an excellent example to demonstrate how you can filter specific objects from </w:t>
      </w:r>
      <w:hyperlink r:id="rId86" w:history="1">
        <w:r>
          <w:rPr>
            <w:rStyle w:val="Hyperlink"/>
            <w:rFonts w:ascii="Arial" w:hAnsi="Arial" w:cs="Arial"/>
            <w:color w:val="993300"/>
            <w:sz w:val="21"/>
            <w:szCs w:val="21"/>
          </w:rPr>
          <w:t>Collection</w:t>
        </w:r>
      </w:hyperlink>
      <w:r>
        <w:rPr>
          <w:rFonts w:ascii="Arial" w:hAnsi="Arial" w:cs="Arial"/>
          <w:color w:val="000000"/>
          <w:sz w:val="21"/>
          <w:szCs w:val="21"/>
        </w:rPr>
        <w:t> and create a subset of elements that satisfy the given criterion. In second-line </w:t>
      </w:r>
      <w:proofErr w:type="spellStart"/>
      <w:r>
        <w:rPr>
          <w:rFonts w:ascii="Courier New" w:hAnsi="Courier New" w:cs="Courier New"/>
          <w:color w:val="000000"/>
          <w:sz w:val="21"/>
          <w:szCs w:val="21"/>
        </w:rPr>
        <w:t>strList.stream</w:t>
      </w:r>
      <w:proofErr w:type="spellEnd"/>
      <w:r>
        <w:rPr>
          <w:rFonts w:ascii="Courier New" w:hAnsi="Courier New" w:cs="Courier New"/>
          <w:color w:val="000000"/>
          <w:sz w:val="21"/>
          <w:szCs w:val="21"/>
        </w:rPr>
        <w:t>()</w:t>
      </w:r>
      <w:r>
        <w:rPr>
          <w:rFonts w:ascii="Arial" w:hAnsi="Arial" w:cs="Arial"/>
          <w:color w:val="000000"/>
          <w:sz w:val="21"/>
          <w:szCs w:val="21"/>
        </w:rPr>
        <w:t> returns a </w:t>
      </w:r>
      <w:r>
        <w:rPr>
          <w:rFonts w:ascii="Courier New" w:hAnsi="Courier New" w:cs="Courier New"/>
          <w:color w:val="000000"/>
          <w:sz w:val="21"/>
          <w:szCs w:val="21"/>
        </w:rPr>
        <w:t>Stream, </w:t>
      </w:r>
      <w:r>
        <w:rPr>
          <w:rFonts w:ascii="Arial" w:hAnsi="Arial" w:cs="Arial"/>
          <w:color w:val="000000"/>
          <w:sz w:val="21"/>
          <w:szCs w:val="21"/>
        </w:rPr>
        <w:t>and then we use </w:t>
      </w:r>
      <w:r>
        <w:rPr>
          <w:rFonts w:ascii="inherit" w:hAnsi="inherit" w:cs="Arial"/>
          <w:color w:val="000000"/>
          <w:sz w:val="21"/>
          <w:szCs w:val="21"/>
        </w:rPr>
        <w:t>the </w:t>
      </w:r>
      <w:r>
        <w:rPr>
          <w:rFonts w:ascii="Courier New" w:hAnsi="Courier New" w:cs="Courier New"/>
          <w:color w:val="000000"/>
          <w:sz w:val="21"/>
          <w:szCs w:val="21"/>
        </w:rPr>
        <w:t>filter()</w:t>
      </w:r>
      <w:r>
        <w:rPr>
          <w:rFonts w:ascii="Arial" w:hAnsi="Arial" w:cs="Arial"/>
          <w:color w:val="000000"/>
          <w:sz w:val="21"/>
          <w:szCs w:val="21"/>
        </w:rPr>
        <w:t> method, which accepts a </w:t>
      </w:r>
      <w:r>
        <w:rPr>
          <w:rFonts w:ascii="Courier New" w:hAnsi="Courier New" w:cs="Courier New"/>
          <w:color w:val="000000"/>
          <w:sz w:val="21"/>
          <w:szCs w:val="21"/>
        </w:rPr>
        <w:t>Predicate.</w:t>
      </w:r>
      <w:r>
        <w:rPr>
          <w:rFonts w:ascii="Arial" w:hAnsi="Arial" w:cs="Arial"/>
          <w:color w:val="000000"/>
          <w:sz w:val="21"/>
          <w:szCs w:val="21"/>
        </w:rPr>
        <w:br/>
      </w:r>
      <w:r>
        <w:rPr>
          <w:rFonts w:ascii="Arial" w:hAnsi="Arial" w:cs="Arial"/>
          <w:color w:val="000000"/>
          <w:sz w:val="21"/>
          <w:szCs w:val="21"/>
        </w:rPr>
        <w:br/>
        <w:t>Since the </w:t>
      </w:r>
      <w:proofErr w:type="spellStart"/>
      <w:r>
        <w:rPr>
          <w:rFonts w:ascii="Courier New" w:hAnsi="Courier New" w:cs="Courier New"/>
          <w:color w:val="000000"/>
          <w:sz w:val="21"/>
          <w:szCs w:val="21"/>
        </w:rPr>
        <w:t>java.util.function.Predicate</w:t>
      </w:r>
      <w:proofErr w:type="spellEnd"/>
      <w:r>
        <w:rPr>
          <w:rFonts w:ascii="Arial" w:hAnsi="Arial" w:cs="Arial"/>
          <w:color w:val="000000"/>
          <w:sz w:val="21"/>
          <w:szCs w:val="21"/>
        </w:rPr>
        <w:t> is a </w:t>
      </w:r>
      <w:hyperlink r:id="rId87" w:tgtFrame="_blank" w:history="1">
        <w:r>
          <w:rPr>
            <w:rStyle w:val="Hyperlink"/>
            <w:rFonts w:ascii="Arial" w:hAnsi="Arial" w:cs="Arial"/>
            <w:color w:val="993300"/>
            <w:sz w:val="21"/>
            <w:szCs w:val="21"/>
          </w:rPr>
          <w:t>functional interface</w:t>
        </w:r>
      </w:hyperlink>
      <w:r>
        <w:rPr>
          <w:rFonts w:ascii="Arial" w:hAnsi="Arial" w:cs="Arial"/>
          <w:color w:val="000000"/>
          <w:sz w:val="21"/>
          <w:szCs w:val="21"/>
        </w:rPr>
        <w:t> ( an interface with just one abstract method), we can pass lambda expression instead of an instance of the </w:t>
      </w:r>
      <w:r>
        <w:rPr>
          <w:rFonts w:ascii="Courier New" w:hAnsi="Courier New" w:cs="Courier New"/>
          <w:color w:val="000000"/>
          <w:sz w:val="21"/>
          <w:szCs w:val="21"/>
        </w:rPr>
        <w:t>Predicate</w:t>
      </w:r>
      <w:r>
        <w:rPr>
          <w:rFonts w:ascii="Arial" w:hAnsi="Arial" w:cs="Arial"/>
          <w:color w:val="000000"/>
          <w:sz w:val="21"/>
          <w:szCs w:val="21"/>
        </w:rPr>
        <w:t> interface. Here we can define code to specify a condition.</w:t>
      </w:r>
      <w:r>
        <w:rPr>
          <w:rFonts w:ascii="Arial" w:hAnsi="Arial" w:cs="Arial"/>
          <w:color w:val="000000"/>
          <w:sz w:val="21"/>
          <w:szCs w:val="21"/>
        </w:rPr>
        <w:br/>
      </w:r>
      <w:r>
        <w:rPr>
          <w:rFonts w:ascii="Arial" w:hAnsi="Arial" w:cs="Arial"/>
          <w:color w:val="000000"/>
          <w:sz w:val="21"/>
          <w:szCs w:val="21"/>
        </w:rPr>
        <w:br/>
        <w:t>This code will go to the </w:t>
      </w:r>
      <w:r>
        <w:rPr>
          <w:rFonts w:ascii="Courier New" w:hAnsi="Courier New" w:cs="Courier New"/>
          <w:color w:val="000000"/>
          <w:sz w:val="21"/>
          <w:szCs w:val="21"/>
        </w:rPr>
        <w:t>test()</w:t>
      </w:r>
      <w:r>
        <w:rPr>
          <w:rFonts w:ascii="Arial" w:hAnsi="Arial" w:cs="Arial"/>
          <w:color w:val="000000"/>
          <w:sz w:val="21"/>
          <w:szCs w:val="21"/>
        </w:rPr>
        <w:t> method of </w:t>
      </w:r>
      <w:r>
        <w:rPr>
          <w:rFonts w:ascii="Courier New" w:hAnsi="Courier New" w:cs="Courier New"/>
          <w:color w:val="000000"/>
          <w:sz w:val="21"/>
          <w:szCs w:val="21"/>
        </w:rPr>
        <w:t>Predicate</w:t>
      </w:r>
      <w:r>
        <w:rPr>
          <w:rFonts w:ascii="Arial" w:hAnsi="Arial" w:cs="Arial"/>
          <w:color w:val="000000"/>
          <w:sz w:val="21"/>
          <w:szCs w:val="21"/>
        </w:rPr>
        <w:t> and will be applied to each element during internal iteration. All Strings which are </w:t>
      </w:r>
      <w:hyperlink r:id="rId88" w:tgtFrame="_blank" w:history="1">
        <w:r>
          <w:rPr>
            <w:rStyle w:val="Hyperlink"/>
            <w:rFonts w:ascii="Arial" w:hAnsi="Arial" w:cs="Arial"/>
            <w:color w:val="993300"/>
            <w:sz w:val="21"/>
            <w:szCs w:val="21"/>
          </w:rPr>
          <w:t>empty</w:t>
        </w:r>
      </w:hyperlink>
      <w:r>
        <w:rPr>
          <w:rFonts w:ascii="Arial" w:hAnsi="Arial" w:cs="Arial"/>
          <w:color w:val="000000"/>
          <w:sz w:val="21"/>
          <w:szCs w:val="21"/>
        </w:rPr>
        <w:t> are counted by the </w:t>
      </w:r>
      <w:r>
        <w:rPr>
          <w:rFonts w:ascii="Courier New" w:hAnsi="Courier New" w:cs="Courier New"/>
          <w:color w:val="000000"/>
          <w:sz w:val="21"/>
          <w:szCs w:val="21"/>
        </w:rPr>
        <w:t>count()</w:t>
      </w:r>
      <w:r>
        <w:rPr>
          <w:rFonts w:ascii="Arial" w:hAnsi="Arial" w:cs="Arial"/>
          <w:color w:val="000000"/>
          <w:sz w:val="21"/>
          <w:szCs w:val="21"/>
        </w:rPr>
        <w:t> method, which is a terminal operation.</w:t>
      </w:r>
      <w:r>
        <w:rPr>
          <w:rFonts w:ascii="Arial" w:hAnsi="Arial" w:cs="Arial"/>
          <w:color w:val="000000"/>
          <w:sz w:val="21"/>
          <w:szCs w:val="21"/>
        </w:rPr>
        <w:br/>
      </w:r>
      <w:r>
        <w:rPr>
          <w:rFonts w:ascii="Arial" w:hAnsi="Arial" w:cs="Arial"/>
          <w:color w:val="000000"/>
          <w:sz w:val="21"/>
          <w:szCs w:val="21"/>
        </w:rPr>
        <w:br/>
        <w:t xml:space="preserve">After this line, you </w:t>
      </w:r>
      <w:proofErr w:type="spellStart"/>
      <w:r>
        <w:rPr>
          <w:rFonts w:ascii="Arial" w:hAnsi="Arial" w:cs="Arial"/>
          <w:color w:val="000000"/>
          <w:sz w:val="21"/>
          <w:szCs w:val="21"/>
        </w:rPr>
        <w:t>can not</w:t>
      </w:r>
      <w:proofErr w:type="spellEnd"/>
      <w:r>
        <w:rPr>
          <w:rFonts w:ascii="Arial" w:hAnsi="Arial" w:cs="Arial"/>
          <w:color w:val="000000"/>
          <w:sz w:val="21"/>
          <w:szCs w:val="21"/>
        </w:rPr>
        <w:t xml:space="preserve"> call any method on this Stream. Remember </w:t>
      </w:r>
      <w:r>
        <w:rPr>
          <w:rFonts w:ascii="Courier New" w:hAnsi="Courier New" w:cs="Courier New"/>
          <w:color w:val="000000"/>
          <w:sz w:val="21"/>
          <w:szCs w:val="21"/>
        </w:rPr>
        <w:t>filter()</w:t>
      </w:r>
      <w:r>
        <w:rPr>
          <w:rFonts w:ascii="Arial" w:hAnsi="Arial" w:cs="Arial"/>
          <w:color w:val="000000"/>
          <w:sz w:val="21"/>
          <w:szCs w:val="21"/>
        </w:rPr>
        <w:t> is a tricky method, </w:t>
      </w:r>
      <w:r>
        <w:rPr>
          <w:rFonts w:ascii="Arial" w:hAnsi="Arial" w:cs="Arial"/>
          <w:b/>
          <w:bCs/>
          <w:color w:val="000000"/>
          <w:sz w:val="21"/>
          <w:szCs w:val="21"/>
        </w:rPr>
        <w:t>it does not filter element from the original collection; instead</w:t>
      </w:r>
      <w:r>
        <w:rPr>
          <w:rFonts w:ascii="Arial" w:hAnsi="Arial" w:cs="Arial"/>
          <w:color w:val="000000"/>
          <w:sz w:val="21"/>
          <w:szCs w:val="21"/>
        </w:rPr>
        <w:t>, it </w:t>
      </w:r>
      <w:r>
        <w:rPr>
          <w:rFonts w:ascii="Arial" w:hAnsi="Arial" w:cs="Arial"/>
          <w:b/>
          <w:bCs/>
          <w:color w:val="000000"/>
          <w:sz w:val="21"/>
          <w:szCs w:val="21"/>
        </w:rPr>
        <w:t>selects</w:t>
      </w:r>
      <w:r>
        <w:rPr>
          <w:rFonts w:ascii="Arial" w:hAnsi="Arial" w:cs="Arial"/>
          <w:color w:val="000000"/>
          <w:sz w:val="21"/>
          <w:szCs w:val="21"/>
        </w:rPr>
        <w:t> item which satisfies criterion and returns them in new Collection.</w:t>
      </w:r>
      <w:r>
        <w:rPr>
          <w:rFonts w:ascii="Arial" w:hAnsi="Arial" w:cs="Arial"/>
          <w:color w:val="000000"/>
          <w:sz w:val="21"/>
          <w:szCs w:val="21"/>
        </w:rPr>
        <w:br/>
      </w:r>
      <w:r>
        <w:rPr>
          <w:rFonts w:ascii="Arial" w:hAnsi="Arial" w:cs="Arial"/>
          <w:color w:val="000000"/>
          <w:sz w:val="21"/>
          <w:szCs w:val="21"/>
        </w:rPr>
        <w:br/>
        <w:t>You can read more about that in this excellent </w:t>
      </w:r>
      <w:hyperlink r:id="rId89" w:anchor="axzz6nwXUSoGH" w:tgtFrame="_blank" w:history="1">
        <w:r>
          <w:rPr>
            <w:rStyle w:val="Hyperlink"/>
            <w:rFonts w:ascii="Arial" w:hAnsi="Arial" w:cs="Arial"/>
            <w:b/>
            <w:bCs/>
            <w:color w:val="993300"/>
            <w:sz w:val="21"/>
            <w:szCs w:val="21"/>
          </w:rPr>
          <w:t>From Collections to Streams in Java 8 Using Lambda Expressions</w:t>
        </w:r>
      </w:hyperlink>
      <w:r>
        <w:rPr>
          <w:rFonts w:ascii="Arial" w:hAnsi="Arial" w:cs="Arial"/>
          <w:color w:val="000000"/>
          <w:sz w:val="21"/>
          <w:szCs w:val="21"/>
        </w:rPr>
        <w:t> course on Pluralsight.</w:t>
      </w:r>
    </w:p>
    <w:p w14:paraId="41C84A3D" w14:textId="183629AA" w:rsidR="00365DEF" w:rsidRDefault="00365DEF" w:rsidP="00365DEF">
      <w:pPr>
        <w:spacing w:after="0"/>
        <w:jc w:val="center"/>
        <w:rPr>
          <w:rFonts w:ascii="Arial" w:hAnsi="Arial" w:cs="Arial"/>
          <w:color w:val="000000"/>
          <w:sz w:val="21"/>
          <w:szCs w:val="21"/>
        </w:rPr>
      </w:pPr>
      <w:r>
        <w:rPr>
          <w:rFonts w:ascii="Arial" w:hAnsi="Arial" w:cs="Arial"/>
          <w:noProof/>
          <w:color w:val="993300"/>
          <w:sz w:val="21"/>
          <w:szCs w:val="21"/>
        </w:rPr>
        <w:lastRenderedPageBreak/>
        <w:drawing>
          <wp:inline distT="0" distB="0" distL="0" distR="0" wp14:anchorId="2F88547B" wp14:editId="47836E95">
            <wp:extent cx="3810000" cy="1839595"/>
            <wp:effectExtent l="0" t="0" r="0" b="8255"/>
            <wp:docPr id="21" name="Picture 21" descr="10 Examples of Stream in Java 8 - count + filter + map + distinct + collect">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Examples of Stream in Java 8 - count + filter + map + distinct + collect">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0000" cy="1839595"/>
                    </a:xfrm>
                    <a:prstGeom prst="rect">
                      <a:avLst/>
                    </a:prstGeom>
                    <a:noFill/>
                    <a:ln>
                      <a:noFill/>
                    </a:ln>
                  </pic:spPr>
                </pic:pic>
              </a:graphicData>
            </a:graphic>
          </wp:inline>
        </w:drawing>
      </w:r>
    </w:p>
    <w:p w14:paraId="3995C5CC" w14:textId="3BD4EA0A" w:rsidR="00365DEF" w:rsidRDefault="00365DEF" w:rsidP="00365DEF">
      <w:pPr>
        <w:rPr>
          <w:b/>
          <w:bCs/>
          <w:color w:val="C45911" w:themeColor="accent2" w:themeShade="BF"/>
          <w:sz w:val="32"/>
          <w:szCs w:val="32"/>
        </w:rPr>
      </w:pPr>
      <w:r>
        <w:rPr>
          <w:rFonts w:ascii="Arial" w:hAnsi="Arial" w:cs="Arial"/>
          <w:color w:val="000000"/>
          <w:sz w:val="21"/>
          <w:szCs w:val="21"/>
        </w:rPr>
        <w:br/>
      </w:r>
      <w:r>
        <w:rPr>
          <w:rFonts w:ascii="Arial" w:hAnsi="Arial" w:cs="Arial"/>
          <w:color w:val="000000"/>
          <w:sz w:val="21"/>
          <w:szCs w:val="21"/>
        </w:rPr>
        <w:br/>
        <w:t>Read more: </w:t>
      </w:r>
      <w:hyperlink r:id="rId92" w:anchor="ixzz7JrJPckni" w:history="1">
        <w:r>
          <w:rPr>
            <w:rStyle w:val="Hyperlink"/>
            <w:rFonts w:ascii="Arial" w:hAnsi="Arial" w:cs="Arial"/>
            <w:color w:val="003399"/>
            <w:sz w:val="21"/>
            <w:szCs w:val="21"/>
          </w:rPr>
          <w:t>https://www.java67.com/2014/04/java-8-stream-examples-and-tutorial.html#ixzz7JrJPckni</w:t>
        </w:r>
      </w:hyperlink>
    </w:p>
    <w:p w14:paraId="090FC5AA" w14:textId="77777777" w:rsidR="00200447" w:rsidRDefault="00200447" w:rsidP="00200447">
      <w:pPr>
        <w:rPr>
          <w:rFonts w:ascii="Arial" w:hAnsi="Arial" w:cs="Arial"/>
          <w:color w:val="000000"/>
          <w:sz w:val="21"/>
          <w:szCs w:val="21"/>
        </w:rPr>
      </w:pPr>
      <w:r>
        <w:rPr>
          <w:rFonts w:ascii="Arial" w:hAnsi="Arial" w:cs="Arial"/>
          <w:color w:val="000000"/>
          <w:sz w:val="21"/>
          <w:szCs w:val="21"/>
        </w:rPr>
        <w:t>This is another example of using the </w:t>
      </w:r>
      <w:hyperlink r:id="rId93" w:tgtFrame="_blank" w:history="1">
        <w:r>
          <w:rPr>
            <w:rStyle w:val="Hyperlink"/>
            <w:rFonts w:ascii="Courier New" w:hAnsi="Courier New" w:cs="Courier New"/>
            <w:color w:val="993300"/>
            <w:sz w:val="21"/>
            <w:szCs w:val="21"/>
          </w:rPr>
          <w:t>map()</w:t>
        </w:r>
      </w:hyperlink>
      <w:r>
        <w:rPr>
          <w:rFonts w:ascii="Arial" w:hAnsi="Arial" w:cs="Arial"/>
          <w:color w:val="000000"/>
          <w:sz w:val="21"/>
          <w:szCs w:val="21"/>
        </w:rPr>
        <w:t> method, here we are mapping each element to their square and then filtering out all duplicate elements by calling the </w:t>
      </w:r>
      <w:r>
        <w:rPr>
          <w:rFonts w:ascii="Courier New" w:hAnsi="Courier New" w:cs="Courier New"/>
          <w:color w:val="000000"/>
          <w:sz w:val="21"/>
          <w:szCs w:val="21"/>
        </w:rPr>
        <w:t>distinct()</w:t>
      </w:r>
      <w:r>
        <w:rPr>
          <w:rFonts w:ascii="Arial" w:hAnsi="Arial" w:cs="Arial"/>
          <w:color w:val="000000"/>
          <w:sz w:val="21"/>
          <w:szCs w:val="21"/>
        </w:rPr>
        <w:t> method. </w:t>
      </w:r>
    </w:p>
    <w:p w14:paraId="3D1EC7D3" w14:textId="77777777" w:rsidR="00200447" w:rsidRDefault="00200447" w:rsidP="00200447">
      <w:pPr>
        <w:rPr>
          <w:rFonts w:ascii="Arial" w:hAnsi="Arial" w:cs="Arial"/>
          <w:color w:val="000000"/>
          <w:sz w:val="21"/>
          <w:szCs w:val="21"/>
        </w:rPr>
      </w:pPr>
      <w:r>
        <w:rPr>
          <w:rFonts w:ascii="Arial" w:hAnsi="Arial" w:cs="Arial"/>
          <w:color w:val="000000"/>
          <w:sz w:val="21"/>
          <w:szCs w:val="21"/>
        </w:rPr>
        <w:br/>
      </w:r>
    </w:p>
    <w:p w14:paraId="60E4C4EA" w14:textId="77777777" w:rsidR="00200447" w:rsidRDefault="00200447" w:rsidP="00200447">
      <w:pPr>
        <w:pStyle w:val="HTMLPreformatted"/>
        <w:shd w:val="clear" w:color="auto" w:fill="0C1021"/>
        <w:spacing w:line="360" w:lineRule="atLeast"/>
        <w:rPr>
          <w:rFonts w:ascii="Consolas" w:hAnsi="Consolas"/>
          <w:color w:val="F8F8F8"/>
        </w:rPr>
      </w:pPr>
      <w:r>
        <w:rPr>
          <w:rFonts w:ascii="Consolas" w:hAnsi="Consolas"/>
          <w:color w:val="FBDE2D"/>
        </w:rPr>
        <w:t>List&lt;Integer&gt;</w:t>
      </w:r>
      <w:r>
        <w:rPr>
          <w:rFonts w:ascii="Consolas" w:hAnsi="Consolas"/>
          <w:color w:val="F8F8F8"/>
        </w:rPr>
        <w:t xml:space="preserve"> numbers </w:t>
      </w:r>
      <w:r>
        <w:rPr>
          <w:rFonts w:ascii="Consolas" w:hAnsi="Consolas"/>
          <w:color w:val="FBDE2D"/>
        </w:rPr>
        <w:t>=</w:t>
      </w:r>
      <w:r>
        <w:rPr>
          <w:rFonts w:ascii="Consolas" w:hAnsi="Consolas"/>
          <w:color w:val="F8F8F8"/>
        </w:rPr>
        <w:t xml:space="preserve"> </w:t>
      </w:r>
      <w:proofErr w:type="spellStart"/>
      <w:r>
        <w:rPr>
          <w:rFonts w:ascii="Consolas" w:hAnsi="Consolas"/>
          <w:color w:val="FBDE2D"/>
        </w:rPr>
        <w:t>Arrays.</w:t>
      </w:r>
      <w:r>
        <w:rPr>
          <w:rFonts w:ascii="Consolas" w:hAnsi="Consolas"/>
          <w:color w:val="F8F8F8"/>
        </w:rPr>
        <w:t>asList</w:t>
      </w:r>
      <w:proofErr w:type="spellEnd"/>
      <w:r>
        <w:rPr>
          <w:rFonts w:ascii="Consolas" w:hAnsi="Consolas"/>
          <w:color w:val="F8F8F8"/>
        </w:rPr>
        <w:t>(</w:t>
      </w:r>
      <w:r>
        <w:rPr>
          <w:rFonts w:ascii="Consolas" w:hAnsi="Consolas"/>
          <w:color w:val="D8FA3C"/>
        </w:rPr>
        <w:t>9</w:t>
      </w:r>
      <w:r>
        <w:rPr>
          <w:rFonts w:ascii="Consolas" w:hAnsi="Consolas"/>
          <w:color w:val="F8F8F8"/>
        </w:rPr>
        <w:t xml:space="preserve">, </w:t>
      </w:r>
      <w:r>
        <w:rPr>
          <w:rFonts w:ascii="Consolas" w:hAnsi="Consolas"/>
          <w:color w:val="D8FA3C"/>
        </w:rPr>
        <w:t>10</w:t>
      </w:r>
      <w:r>
        <w:rPr>
          <w:rFonts w:ascii="Consolas" w:hAnsi="Consolas"/>
          <w:color w:val="F8F8F8"/>
        </w:rPr>
        <w:t xml:space="preserve">, </w:t>
      </w:r>
      <w:r>
        <w:rPr>
          <w:rFonts w:ascii="Consolas" w:hAnsi="Consolas"/>
          <w:color w:val="D8FA3C"/>
        </w:rPr>
        <w:t>3</w:t>
      </w:r>
      <w:r>
        <w:rPr>
          <w:rFonts w:ascii="Consolas" w:hAnsi="Consolas"/>
          <w:color w:val="F8F8F8"/>
        </w:rPr>
        <w:t xml:space="preserve">, </w:t>
      </w:r>
      <w:r>
        <w:rPr>
          <w:rFonts w:ascii="Consolas" w:hAnsi="Consolas"/>
          <w:color w:val="D8FA3C"/>
        </w:rPr>
        <w:t>4</w:t>
      </w:r>
      <w:r>
        <w:rPr>
          <w:rFonts w:ascii="Consolas" w:hAnsi="Consolas"/>
          <w:color w:val="F8F8F8"/>
        </w:rPr>
        <w:t xml:space="preserve">, </w:t>
      </w:r>
      <w:r>
        <w:rPr>
          <w:rFonts w:ascii="Consolas" w:hAnsi="Consolas"/>
          <w:color w:val="D8FA3C"/>
        </w:rPr>
        <w:t>7</w:t>
      </w:r>
      <w:r>
        <w:rPr>
          <w:rFonts w:ascii="Consolas" w:hAnsi="Consolas"/>
          <w:color w:val="F8F8F8"/>
        </w:rPr>
        <w:t xml:space="preserve">, </w:t>
      </w:r>
      <w:r>
        <w:rPr>
          <w:rFonts w:ascii="Consolas" w:hAnsi="Consolas"/>
          <w:color w:val="D8FA3C"/>
        </w:rPr>
        <w:t>3</w:t>
      </w:r>
      <w:r>
        <w:rPr>
          <w:rFonts w:ascii="Consolas" w:hAnsi="Consolas"/>
          <w:color w:val="F8F8F8"/>
        </w:rPr>
        <w:t xml:space="preserve">, </w:t>
      </w:r>
      <w:r>
        <w:rPr>
          <w:rFonts w:ascii="Consolas" w:hAnsi="Consolas"/>
          <w:color w:val="D8FA3C"/>
        </w:rPr>
        <w:t>4</w:t>
      </w:r>
      <w:r>
        <w:rPr>
          <w:rFonts w:ascii="Consolas" w:hAnsi="Consolas"/>
          <w:color w:val="F8F8F8"/>
        </w:rPr>
        <w:t>);</w:t>
      </w:r>
    </w:p>
    <w:p w14:paraId="436327FD" w14:textId="77777777" w:rsidR="00200447" w:rsidRDefault="00200447" w:rsidP="00200447">
      <w:pPr>
        <w:pStyle w:val="HTMLPreformatted"/>
        <w:shd w:val="clear" w:color="auto" w:fill="0C1021"/>
        <w:spacing w:line="360" w:lineRule="atLeast"/>
        <w:rPr>
          <w:rFonts w:ascii="Consolas" w:hAnsi="Consolas"/>
          <w:color w:val="F8F8F8"/>
        </w:rPr>
      </w:pPr>
      <w:r>
        <w:rPr>
          <w:rFonts w:ascii="Consolas" w:hAnsi="Consolas"/>
          <w:color w:val="FBDE2D"/>
        </w:rPr>
        <w:t>List&lt;Integer&gt;</w:t>
      </w:r>
      <w:r>
        <w:rPr>
          <w:rFonts w:ascii="Consolas" w:hAnsi="Consolas"/>
          <w:color w:val="F8F8F8"/>
        </w:rPr>
        <w:t xml:space="preserve"> distinct </w:t>
      </w:r>
      <w:r>
        <w:rPr>
          <w:rFonts w:ascii="Consolas" w:hAnsi="Consolas"/>
          <w:color w:val="FBDE2D"/>
        </w:rPr>
        <w:t>=</w:t>
      </w:r>
      <w:r>
        <w:rPr>
          <w:rFonts w:ascii="Consolas" w:hAnsi="Consolas"/>
          <w:color w:val="F8F8F8"/>
        </w:rPr>
        <w:t xml:space="preserve"> </w:t>
      </w:r>
      <w:proofErr w:type="spellStart"/>
      <w:r>
        <w:rPr>
          <w:rFonts w:ascii="Consolas" w:hAnsi="Consolas"/>
          <w:color w:val="F8F8F8"/>
        </w:rPr>
        <w:t>numbers</w:t>
      </w:r>
      <w:r>
        <w:rPr>
          <w:rFonts w:ascii="Consolas" w:hAnsi="Consolas"/>
          <w:color w:val="FBDE2D"/>
        </w:rPr>
        <w:t>.</w:t>
      </w:r>
      <w:r>
        <w:rPr>
          <w:rFonts w:ascii="Consolas" w:hAnsi="Consolas"/>
          <w:color w:val="F8F8F8"/>
        </w:rPr>
        <w:t>stream</w:t>
      </w:r>
      <w:proofErr w:type="spellEnd"/>
      <w:r>
        <w:rPr>
          <w:rFonts w:ascii="Consolas" w:hAnsi="Consolas"/>
          <w:color w:val="F8F8F8"/>
        </w:rPr>
        <w:t>()</w:t>
      </w:r>
    </w:p>
    <w:p w14:paraId="4E01ECBA" w14:textId="77777777" w:rsidR="00200447" w:rsidRDefault="00200447" w:rsidP="00200447">
      <w:pPr>
        <w:pStyle w:val="HTMLPreformatted"/>
        <w:shd w:val="clear" w:color="auto" w:fill="0C1021"/>
        <w:spacing w:line="360" w:lineRule="atLeast"/>
        <w:rPr>
          <w:rFonts w:ascii="Consolas" w:hAnsi="Consolas"/>
          <w:color w:val="F8F8F8"/>
        </w:rPr>
      </w:pPr>
      <w:r>
        <w:rPr>
          <w:rFonts w:ascii="Consolas" w:hAnsi="Consolas"/>
          <w:color w:val="FBDE2D"/>
        </w:rPr>
        <w:t xml:space="preserve">                                .</w:t>
      </w:r>
      <w:r>
        <w:rPr>
          <w:rFonts w:ascii="Consolas" w:hAnsi="Consolas"/>
          <w:color w:val="F8F8F8"/>
        </w:rPr>
        <w:t xml:space="preserve">map( i </w:t>
      </w:r>
      <w:r>
        <w:rPr>
          <w:rFonts w:ascii="Consolas" w:hAnsi="Consolas"/>
          <w:color w:val="FBDE2D"/>
        </w:rPr>
        <w:t>-&gt;</w:t>
      </w:r>
      <w:r>
        <w:rPr>
          <w:rFonts w:ascii="Consolas" w:hAnsi="Consolas"/>
          <w:color w:val="F8F8F8"/>
        </w:rPr>
        <w:t xml:space="preserve"> i</w:t>
      </w:r>
      <w:r>
        <w:rPr>
          <w:rFonts w:ascii="Consolas" w:hAnsi="Consolas"/>
          <w:color w:val="FBDE2D"/>
        </w:rPr>
        <w:t>*</w:t>
      </w:r>
      <w:r>
        <w:rPr>
          <w:rFonts w:ascii="Consolas" w:hAnsi="Consolas"/>
          <w:color w:val="F8F8F8"/>
        </w:rPr>
        <w:t>i)</w:t>
      </w:r>
    </w:p>
    <w:p w14:paraId="3AE370EA" w14:textId="77777777" w:rsidR="00200447" w:rsidRDefault="00200447" w:rsidP="00200447">
      <w:pPr>
        <w:pStyle w:val="HTMLPreformatted"/>
        <w:shd w:val="clear" w:color="auto" w:fill="0C1021"/>
        <w:spacing w:line="360" w:lineRule="atLeast"/>
        <w:rPr>
          <w:rFonts w:ascii="Consolas" w:hAnsi="Consolas"/>
          <w:color w:val="F8F8F8"/>
        </w:rPr>
      </w:pPr>
      <w:r>
        <w:rPr>
          <w:rFonts w:ascii="Consolas" w:hAnsi="Consolas"/>
          <w:color w:val="FBDE2D"/>
        </w:rPr>
        <w:t xml:space="preserve">                                .</w:t>
      </w:r>
      <w:r>
        <w:rPr>
          <w:rFonts w:ascii="Consolas" w:hAnsi="Consolas"/>
          <w:color w:val="F8F8F8"/>
        </w:rPr>
        <w:t>distinct()</w:t>
      </w:r>
    </w:p>
    <w:p w14:paraId="426F9693" w14:textId="77777777" w:rsidR="00200447" w:rsidRDefault="00200447" w:rsidP="00200447">
      <w:pPr>
        <w:pStyle w:val="HTMLPreformatted"/>
        <w:shd w:val="clear" w:color="auto" w:fill="0C1021"/>
        <w:spacing w:line="360" w:lineRule="atLeast"/>
        <w:rPr>
          <w:rFonts w:ascii="Consolas" w:hAnsi="Consolas"/>
          <w:color w:val="F8F8F8"/>
        </w:rPr>
      </w:pPr>
      <w:r>
        <w:rPr>
          <w:rFonts w:ascii="Consolas" w:hAnsi="Consolas"/>
          <w:color w:val="FBDE2D"/>
        </w:rPr>
        <w:t xml:space="preserve">                                .</w:t>
      </w:r>
      <w:r>
        <w:rPr>
          <w:rFonts w:ascii="Consolas" w:hAnsi="Consolas"/>
          <w:color w:val="F8F8F8"/>
        </w:rPr>
        <w:t>collect(</w:t>
      </w:r>
      <w:proofErr w:type="spellStart"/>
      <w:r>
        <w:rPr>
          <w:rFonts w:ascii="Consolas" w:hAnsi="Consolas"/>
          <w:color w:val="FBDE2D"/>
        </w:rPr>
        <w:t>Collectors.</w:t>
      </w:r>
      <w:r>
        <w:rPr>
          <w:rFonts w:ascii="Consolas" w:hAnsi="Consolas"/>
          <w:color w:val="F8F8F8"/>
        </w:rPr>
        <w:t>toList</w:t>
      </w:r>
      <w:proofErr w:type="spellEnd"/>
      <w:r>
        <w:rPr>
          <w:rFonts w:ascii="Consolas" w:hAnsi="Consolas"/>
          <w:color w:val="F8F8F8"/>
        </w:rPr>
        <w:t>());</w:t>
      </w:r>
    </w:p>
    <w:p w14:paraId="4DF06FE0" w14:textId="77777777" w:rsidR="00200447" w:rsidRDefault="00200447" w:rsidP="00200447">
      <w:pPr>
        <w:rPr>
          <w:rFonts w:ascii="Arial" w:hAnsi="Arial" w:cs="Arial"/>
          <w:color w:val="000000"/>
          <w:sz w:val="21"/>
          <w:szCs w:val="21"/>
        </w:rPr>
      </w:pPr>
      <w:r>
        <w:rPr>
          <w:rFonts w:ascii="Arial" w:hAnsi="Arial" w:cs="Arial"/>
          <w:color w:val="000000"/>
          <w:sz w:val="21"/>
          <w:szCs w:val="21"/>
        </w:rPr>
        <w:br/>
        <w:t>Finally, by using </w:t>
      </w:r>
      <w:r>
        <w:rPr>
          <w:rFonts w:ascii="Courier New" w:hAnsi="Courier New" w:cs="Courier New"/>
          <w:color w:val="000000"/>
          <w:sz w:val="21"/>
          <w:szCs w:val="21"/>
        </w:rPr>
        <w:t>the collect()</w:t>
      </w:r>
      <w:r>
        <w:rPr>
          <w:rFonts w:ascii="Arial" w:hAnsi="Arial" w:cs="Arial"/>
          <w:color w:val="000000"/>
          <w:sz w:val="21"/>
          <w:szCs w:val="21"/>
        </w:rPr>
        <w:t> method, we are gathering output into a List.</w:t>
      </w:r>
    </w:p>
    <w:p w14:paraId="6FB8B2CB" w14:textId="77777777" w:rsidR="00365DEF" w:rsidRDefault="00724CE1" w:rsidP="00200447">
      <w:pPr>
        <w:rPr>
          <w:rFonts w:ascii="Arial" w:hAnsi="Arial" w:cs="Arial"/>
          <w:color w:val="000000"/>
          <w:sz w:val="21"/>
          <w:szCs w:val="21"/>
        </w:rPr>
      </w:pPr>
      <w:r>
        <w:rPr>
          <w:rFonts w:ascii="Arial" w:hAnsi="Arial" w:cs="Arial"/>
          <w:color w:val="666666"/>
          <w:sz w:val="21"/>
          <w:szCs w:val="21"/>
        </w:rPr>
        <w:t>//Get count, min, max, sum, and average for numbers</w:t>
      </w:r>
      <w:r>
        <w:rPr>
          <w:rFonts w:ascii="Arial" w:hAnsi="Arial" w:cs="Arial"/>
          <w:color w:val="000000"/>
          <w:sz w:val="21"/>
          <w:szCs w:val="21"/>
          <w:shd w:val="clear" w:color="auto" w:fill="FFFFFF"/>
        </w:rPr>
        <w:t> List</w:t>
      </w:r>
      <w:r>
        <w:rPr>
          <w:rFonts w:ascii="Arial" w:hAnsi="Arial" w:cs="Arial"/>
          <w:color w:val="000080"/>
          <w:sz w:val="21"/>
          <w:szCs w:val="21"/>
        </w:rPr>
        <w:t>&lt;</w:t>
      </w:r>
      <w:r>
        <w:rPr>
          <w:rFonts w:ascii="Arial" w:hAnsi="Arial" w:cs="Arial"/>
          <w:color w:val="000000"/>
          <w:sz w:val="21"/>
          <w:szCs w:val="21"/>
          <w:shd w:val="clear" w:color="auto" w:fill="FFFFFF"/>
        </w:rPr>
        <w:t>Integer</w:t>
      </w:r>
      <w:r>
        <w:rPr>
          <w:rFonts w:ascii="Arial" w:hAnsi="Arial" w:cs="Arial"/>
          <w:color w:val="000080"/>
          <w:sz w:val="21"/>
          <w:szCs w:val="21"/>
        </w:rPr>
        <w:t>&gt;</w:t>
      </w:r>
      <w:r>
        <w:rPr>
          <w:rFonts w:ascii="Arial" w:hAnsi="Arial" w:cs="Arial"/>
          <w:color w:val="000000"/>
          <w:sz w:val="21"/>
          <w:szCs w:val="21"/>
          <w:shd w:val="clear" w:color="auto" w:fill="FFFFFF"/>
        </w:rPr>
        <w:t> primes </w:t>
      </w:r>
      <w:r>
        <w:rPr>
          <w:rFonts w:ascii="Arial" w:hAnsi="Arial" w:cs="Arial"/>
          <w:color w:val="000080"/>
          <w:sz w:val="21"/>
          <w:szCs w:val="21"/>
        </w:rPr>
        <w:t>=</w:t>
      </w:r>
      <w:r>
        <w:rPr>
          <w:rFonts w:ascii="Arial" w:hAnsi="Arial" w:cs="Arial"/>
          <w:color w:val="000000"/>
          <w:sz w:val="21"/>
          <w:szCs w:val="21"/>
          <w:shd w:val="clear" w:color="auto" w:fill="FFFFFF"/>
        </w:rPr>
        <w:t> Arrays.</w:t>
      </w:r>
      <w:r>
        <w:rPr>
          <w:rFonts w:ascii="Arial" w:hAnsi="Arial" w:cs="Arial"/>
          <w:color w:val="007788"/>
          <w:sz w:val="21"/>
          <w:szCs w:val="21"/>
        </w:rPr>
        <w:t>asList</w:t>
      </w:r>
      <w:r>
        <w:rPr>
          <w:rFonts w:ascii="Arial" w:hAnsi="Arial" w:cs="Arial"/>
          <w:color w:val="008000"/>
          <w:sz w:val="21"/>
          <w:szCs w:val="21"/>
        </w:rPr>
        <w:t>(</w:t>
      </w:r>
      <w:r>
        <w:rPr>
          <w:rFonts w:ascii="Arial" w:hAnsi="Arial" w:cs="Arial"/>
          <w:color w:val="0000DD"/>
          <w:sz w:val="21"/>
          <w:szCs w:val="21"/>
        </w:rPr>
        <w:t>2</w:t>
      </w:r>
      <w:r>
        <w:rPr>
          <w:rFonts w:ascii="Arial" w:hAnsi="Arial" w:cs="Arial"/>
          <w:color w:val="000000"/>
          <w:sz w:val="21"/>
          <w:szCs w:val="21"/>
          <w:shd w:val="clear" w:color="auto" w:fill="FFFFFF"/>
        </w:rPr>
        <w:t>, </w:t>
      </w:r>
      <w:r>
        <w:rPr>
          <w:rFonts w:ascii="Arial" w:hAnsi="Arial" w:cs="Arial"/>
          <w:color w:val="0000DD"/>
          <w:sz w:val="21"/>
          <w:szCs w:val="21"/>
        </w:rPr>
        <w:t>3</w:t>
      </w:r>
      <w:r>
        <w:rPr>
          <w:rFonts w:ascii="Arial" w:hAnsi="Arial" w:cs="Arial"/>
          <w:color w:val="000000"/>
          <w:sz w:val="21"/>
          <w:szCs w:val="21"/>
          <w:shd w:val="clear" w:color="auto" w:fill="FFFFFF"/>
        </w:rPr>
        <w:t>, </w:t>
      </w:r>
      <w:r>
        <w:rPr>
          <w:rFonts w:ascii="Arial" w:hAnsi="Arial" w:cs="Arial"/>
          <w:color w:val="0000DD"/>
          <w:sz w:val="21"/>
          <w:szCs w:val="21"/>
        </w:rPr>
        <w:t>5</w:t>
      </w:r>
      <w:r>
        <w:rPr>
          <w:rFonts w:ascii="Arial" w:hAnsi="Arial" w:cs="Arial"/>
          <w:color w:val="000000"/>
          <w:sz w:val="21"/>
          <w:szCs w:val="21"/>
          <w:shd w:val="clear" w:color="auto" w:fill="FFFFFF"/>
        </w:rPr>
        <w:t>, </w:t>
      </w:r>
      <w:r>
        <w:rPr>
          <w:rFonts w:ascii="Arial" w:hAnsi="Arial" w:cs="Arial"/>
          <w:color w:val="0000DD"/>
          <w:sz w:val="21"/>
          <w:szCs w:val="21"/>
        </w:rPr>
        <w:t>7</w:t>
      </w:r>
      <w:r>
        <w:rPr>
          <w:rFonts w:ascii="Arial" w:hAnsi="Arial" w:cs="Arial"/>
          <w:color w:val="000000"/>
          <w:sz w:val="21"/>
          <w:szCs w:val="21"/>
          <w:shd w:val="clear" w:color="auto" w:fill="FFFFFF"/>
        </w:rPr>
        <w:t>, </w:t>
      </w:r>
      <w:r>
        <w:rPr>
          <w:rFonts w:ascii="Arial" w:hAnsi="Arial" w:cs="Arial"/>
          <w:color w:val="0000DD"/>
          <w:sz w:val="21"/>
          <w:szCs w:val="21"/>
        </w:rPr>
        <w:t>11</w:t>
      </w:r>
      <w:r>
        <w:rPr>
          <w:rFonts w:ascii="Arial" w:hAnsi="Arial" w:cs="Arial"/>
          <w:color w:val="000000"/>
          <w:sz w:val="21"/>
          <w:szCs w:val="21"/>
          <w:shd w:val="clear" w:color="auto" w:fill="FFFFFF"/>
        </w:rPr>
        <w:t>, </w:t>
      </w:r>
      <w:r>
        <w:rPr>
          <w:rFonts w:ascii="Arial" w:hAnsi="Arial" w:cs="Arial"/>
          <w:color w:val="0000DD"/>
          <w:sz w:val="21"/>
          <w:szCs w:val="21"/>
        </w:rPr>
        <w:t>13</w:t>
      </w:r>
      <w:r>
        <w:rPr>
          <w:rFonts w:ascii="Arial" w:hAnsi="Arial" w:cs="Arial"/>
          <w:color w:val="000000"/>
          <w:sz w:val="21"/>
          <w:szCs w:val="21"/>
          <w:shd w:val="clear" w:color="auto" w:fill="FFFFFF"/>
        </w:rPr>
        <w:t>, </w:t>
      </w:r>
      <w:r>
        <w:rPr>
          <w:rFonts w:ascii="Arial" w:hAnsi="Arial" w:cs="Arial"/>
          <w:color w:val="0000DD"/>
          <w:sz w:val="21"/>
          <w:szCs w:val="21"/>
        </w:rPr>
        <w:t>17</w:t>
      </w:r>
      <w:r>
        <w:rPr>
          <w:rFonts w:ascii="Arial" w:hAnsi="Arial" w:cs="Arial"/>
          <w:color w:val="000000"/>
          <w:sz w:val="21"/>
          <w:szCs w:val="21"/>
          <w:shd w:val="clear" w:color="auto" w:fill="FFFFFF"/>
        </w:rPr>
        <w:t>, </w:t>
      </w:r>
      <w:r>
        <w:rPr>
          <w:rFonts w:ascii="Arial" w:hAnsi="Arial" w:cs="Arial"/>
          <w:color w:val="0000DD"/>
          <w:sz w:val="21"/>
          <w:szCs w:val="21"/>
        </w:rPr>
        <w:t>19</w:t>
      </w:r>
      <w:r>
        <w:rPr>
          <w:rFonts w:ascii="Arial" w:hAnsi="Arial" w:cs="Arial"/>
          <w:color w:val="000000"/>
          <w:sz w:val="21"/>
          <w:szCs w:val="21"/>
          <w:shd w:val="clear" w:color="auto" w:fill="FFFFFF"/>
        </w:rPr>
        <w:t>, </w:t>
      </w:r>
      <w:r>
        <w:rPr>
          <w:rFonts w:ascii="Arial" w:hAnsi="Arial" w:cs="Arial"/>
          <w:color w:val="0000DD"/>
          <w:sz w:val="21"/>
          <w:szCs w:val="21"/>
        </w:rPr>
        <w:t>23</w:t>
      </w:r>
      <w:r>
        <w:rPr>
          <w:rFonts w:ascii="Arial" w:hAnsi="Arial" w:cs="Arial"/>
          <w:color w:val="000000"/>
          <w:sz w:val="21"/>
          <w:szCs w:val="21"/>
          <w:shd w:val="clear" w:color="auto" w:fill="FFFFFF"/>
        </w:rPr>
        <w:t>, </w:t>
      </w:r>
      <w:r>
        <w:rPr>
          <w:rFonts w:ascii="Arial" w:hAnsi="Arial" w:cs="Arial"/>
          <w:color w:val="0000DD"/>
          <w:sz w:val="21"/>
          <w:szCs w:val="21"/>
        </w:rPr>
        <w:t>29</w:t>
      </w:r>
      <w:r>
        <w:rPr>
          <w:rFonts w:ascii="Arial" w:hAnsi="Arial" w:cs="Arial"/>
          <w:color w:val="008000"/>
          <w:sz w:val="21"/>
          <w:szCs w:val="21"/>
        </w:rPr>
        <w:t>)</w:t>
      </w:r>
      <w:r>
        <w:rPr>
          <w:rFonts w:ascii="Arial" w:hAnsi="Arial" w:cs="Arial"/>
          <w:color w:val="008080"/>
          <w:sz w:val="21"/>
          <w:szCs w:val="21"/>
        </w:rPr>
        <w:t>;</w:t>
      </w:r>
      <w:r>
        <w:rPr>
          <w:rFonts w:ascii="Arial" w:hAnsi="Arial" w:cs="Arial"/>
          <w:color w:val="000000"/>
          <w:sz w:val="21"/>
          <w:szCs w:val="21"/>
          <w:shd w:val="clear" w:color="auto" w:fill="FFFFFF"/>
        </w:rPr>
        <w:t> IntSummaryStatistics stats </w:t>
      </w:r>
      <w:r>
        <w:rPr>
          <w:rFonts w:ascii="Arial" w:hAnsi="Arial" w:cs="Arial"/>
          <w:color w:val="000080"/>
          <w:sz w:val="21"/>
          <w:szCs w:val="21"/>
        </w:rPr>
        <w:t>=</w:t>
      </w:r>
      <w:r>
        <w:rPr>
          <w:rFonts w:ascii="Arial" w:hAnsi="Arial" w:cs="Arial"/>
          <w:color w:val="000000"/>
          <w:sz w:val="21"/>
          <w:szCs w:val="21"/>
          <w:shd w:val="clear" w:color="auto" w:fill="FFFFFF"/>
        </w:rPr>
        <w:t> primes.</w:t>
      </w:r>
      <w:r>
        <w:rPr>
          <w:rFonts w:ascii="Arial" w:hAnsi="Arial" w:cs="Arial"/>
          <w:color w:val="007788"/>
          <w:sz w:val="21"/>
          <w:szCs w:val="21"/>
        </w:rPr>
        <w:t>stream</w:t>
      </w:r>
      <w:r>
        <w:rPr>
          <w:rFonts w:ascii="Arial" w:hAnsi="Arial" w:cs="Arial"/>
          <w:color w:val="008000"/>
          <w:sz w:val="21"/>
          <w:szCs w:val="21"/>
        </w:rPr>
        <w:t>()</w:t>
      </w:r>
      <w:r>
        <w:rPr>
          <w:rFonts w:ascii="Arial" w:hAnsi="Arial" w:cs="Arial"/>
          <w:color w:val="000000"/>
          <w:sz w:val="21"/>
          <w:szCs w:val="21"/>
          <w:shd w:val="clear" w:color="auto" w:fill="FFFFFF"/>
        </w:rPr>
        <w:t> .</w:t>
      </w:r>
      <w:r>
        <w:rPr>
          <w:rFonts w:ascii="Arial" w:hAnsi="Arial" w:cs="Arial"/>
          <w:color w:val="007788"/>
          <w:sz w:val="21"/>
          <w:szCs w:val="21"/>
        </w:rPr>
        <w:t>mapToInt</w:t>
      </w:r>
      <w:r>
        <w:rPr>
          <w:rFonts w:ascii="Arial" w:hAnsi="Arial" w:cs="Arial"/>
          <w:color w:val="008000"/>
          <w:sz w:val="21"/>
          <w:szCs w:val="21"/>
        </w:rPr>
        <w:t>((</w:t>
      </w:r>
      <w:r>
        <w:rPr>
          <w:rFonts w:ascii="Arial" w:hAnsi="Arial" w:cs="Arial"/>
          <w:color w:val="000000"/>
          <w:sz w:val="21"/>
          <w:szCs w:val="21"/>
          <w:shd w:val="clear" w:color="auto" w:fill="FFFFFF"/>
        </w:rPr>
        <w:t>x</w:t>
      </w:r>
      <w:r>
        <w:rPr>
          <w:rFonts w:ascii="Arial" w:hAnsi="Arial" w:cs="Arial"/>
          <w:color w:val="008000"/>
          <w:sz w:val="21"/>
          <w:szCs w:val="21"/>
        </w:rPr>
        <w:t>)</w:t>
      </w:r>
      <w:r>
        <w:rPr>
          <w:rFonts w:ascii="Arial" w:hAnsi="Arial" w:cs="Arial"/>
          <w:color w:val="000000"/>
          <w:sz w:val="21"/>
          <w:szCs w:val="21"/>
          <w:shd w:val="clear" w:color="auto" w:fill="FFFFFF"/>
        </w:rPr>
        <w:t> </w:t>
      </w:r>
      <w:r>
        <w:rPr>
          <w:rFonts w:ascii="Arial" w:hAnsi="Arial" w:cs="Arial"/>
          <w:color w:val="000040"/>
          <w:sz w:val="21"/>
          <w:szCs w:val="21"/>
        </w:rPr>
        <w:t>-</w:t>
      </w:r>
      <w:r>
        <w:rPr>
          <w:rFonts w:ascii="Arial" w:hAnsi="Arial" w:cs="Arial"/>
          <w:color w:val="000080"/>
          <w:sz w:val="21"/>
          <w:szCs w:val="21"/>
        </w:rPr>
        <w:t>&gt;</w:t>
      </w:r>
      <w:r>
        <w:rPr>
          <w:rFonts w:ascii="Arial" w:hAnsi="Arial" w:cs="Arial"/>
          <w:color w:val="000000"/>
          <w:sz w:val="21"/>
          <w:szCs w:val="21"/>
          <w:shd w:val="clear" w:color="auto" w:fill="FFFFFF"/>
        </w:rPr>
        <w:t> x</w:t>
      </w:r>
      <w:r>
        <w:rPr>
          <w:rFonts w:ascii="Arial" w:hAnsi="Arial" w:cs="Arial"/>
          <w:color w:val="008000"/>
          <w:sz w:val="21"/>
          <w:szCs w:val="21"/>
        </w:rPr>
        <w:t>)</w:t>
      </w:r>
      <w:r>
        <w:rPr>
          <w:rFonts w:ascii="Arial" w:hAnsi="Arial" w:cs="Arial"/>
          <w:color w:val="000000"/>
          <w:sz w:val="21"/>
          <w:szCs w:val="21"/>
          <w:shd w:val="clear" w:color="auto" w:fill="FFFFFF"/>
        </w:rPr>
        <w:t> .</w:t>
      </w:r>
      <w:r>
        <w:rPr>
          <w:rFonts w:ascii="Arial" w:hAnsi="Arial" w:cs="Arial"/>
          <w:color w:val="007788"/>
          <w:sz w:val="21"/>
          <w:szCs w:val="21"/>
        </w:rPr>
        <w:t>summaryStatistics</w:t>
      </w:r>
      <w:r>
        <w:rPr>
          <w:rFonts w:ascii="Arial" w:hAnsi="Arial" w:cs="Arial"/>
          <w:color w:val="008000"/>
          <w:sz w:val="21"/>
          <w:szCs w:val="21"/>
        </w:rPr>
        <w:t>()</w:t>
      </w:r>
      <w:r>
        <w:rPr>
          <w:rFonts w:ascii="Arial" w:hAnsi="Arial" w:cs="Arial"/>
          <w:color w:val="008080"/>
          <w:sz w:val="21"/>
          <w:szCs w:val="21"/>
        </w:rPr>
        <w:t>;</w:t>
      </w:r>
      <w:r>
        <w:rPr>
          <w:rFonts w:ascii="Arial" w:hAnsi="Arial" w:cs="Arial"/>
          <w:color w:val="000000"/>
          <w:sz w:val="21"/>
          <w:szCs w:val="21"/>
          <w:shd w:val="clear" w:color="auto" w:fill="FFFFFF"/>
        </w:rPr>
        <w:t> System.</w:t>
      </w:r>
      <w:r>
        <w:rPr>
          <w:rFonts w:ascii="Arial" w:hAnsi="Arial" w:cs="Arial"/>
          <w:color w:val="007788"/>
          <w:sz w:val="21"/>
          <w:szCs w:val="21"/>
        </w:rPr>
        <w:t>out</w:t>
      </w:r>
      <w:r>
        <w:rPr>
          <w:rFonts w:ascii="Arial" w:hAnsi="Arial" w:cs="Arial"/>
          <w:color w:val="000000"/>
          <w:sz w:val="21"/>
          <w:szCs w:val="21"/>
          <w:shd w:val="clear" w:color="auto" w:fill="FFFFFF"/>
        </w:rPr>
        <w:t>.</w:t>
      </w:r>
      <w:r>
        <w:rPr>
          <w:rFonts w:ascii="Arial" w:hAnsi="Arial" w:cs="Arial"/>
          <w:color w:val="007788"/>
          <w:sz w:val="21"/>
          <w:szCs w:val="21"/>
        </w:rPr>
        <w:t>println</w:t>
      </w:r>
      <w:r>
        <w:rPr>
          <w:rFonts w:ascii="Arial" w:hAnsi="Arial" w:cs="Arial"/>
          <w:color w:val="008000"/>
          <w:sz w:val="21"/>
          <w:szCs w:val="21"/>
        </w:rPr>
        <w:t>(</w:t>
      </w:r>
      <w:r>
        <w:rPr>
          <w:rFonts w:ascii="Arial" w:hAnsi="Arial" w:cs="Arial"/>
          <w:color w:val="FF0000"/>
          <w:sz w:val="21"/>
          <w:szCs w:val="21"/>
        </w:rPr>
        <w:t>"Highest prime number in List : "</w:t>
      </w:r>
      <w:r>
        <w:rPr>
          <w:rFonts w:ascii="Arial" w:hAnsi="Arial" w:cs="Arial"/>
          <w:color w:val="000000"/>
          <w:sz w:val="21"/>
          <w:szCs w:val="21"/>
          <w:shd w:val="clear" w:color="auto" w:fill="FFFFFF"/>
        </w:rPr>
        <w:t> </w:t>
      </w:r>
      <w:r>
        <w:rPr>
          <w:rFonts w:ascii="Arial" w:hAnsi="Arial" w:cs="Arial"/>
          <w:color w:val="000040"/>
          <w:sz w:val="21"/>
          <w:szCs w:val="21"/>
        </w:rPr>
        <w:t>+</w:t>
      </w:r>
      <w:r>
        <w:rPr>
          <w:rFonts w:ascii="Arial" w:hAnsi="Arial" w:cs="Arial"/>
          <w:color w:val="000000"/>
          <w:sz w:val="21"/>
          <w:szCs w:val="21"/>
          <w:shd w:val="clear" w:color="auto" w:fill="FFFFFF"/>
        </w:rPr>
        <w:t> </w:t>
      </w:r>
      <w:proofErr w:type="spellStart"/>
      <w:r>
        <w:rPr>
          <w:rFonts w:ascii="Arial" w:hAnsi="Arial" w:cs="Arial"/>
          <w:color w:val="000000"/>
          <w:sz w:val="21"/>
          <w:szCs w:val="21"/>
          <w:shd w:val="clear" w:color="auto" w:fill="FFFFFF"/>
        </w:rPr>
        <w:t>stats.</w:t>
      </w:r>
      <w:r>
        <w:rPr>
          <w:rFonts w:ascii="Arial" w:hAnsi="Arial" w:cs="Arial"/>
          <w:color w:val="007788"/>
          <w:sz w:val="21"/>
          <w:szCs w:val="21"/>
        </w:rPr>
        <w:t>getMax</w:t>
      </w:r>
      <w:proofErr w:type="spellEnd"/>
      <w:r>
        <w:rPr>
          <w:rFonts w:ascii="Arial" w:hAnsi="Arial" w:cs="Arial"/>
          <w:color w:val="008000"/>
          <w:sz w:val="21"/>
          <w:szCs w:val="21"/>
        </w:rPr>
        <w:t>())</w:t>
      </w:r>
      <w:r>
        <w:rPr>
          <w:rFonts w:ascii="Arial" w:hAnsi="Arial" w:cs="Arial"/>
          <w:color w:val="008080"/>
          <w:sz w:val="21"/>
          <w:szCs w:val="21"/>
        </w:rPr>
        <w:t>;</w:t>
      </w:r>
      <w:r>
        <w:rPr>
          <w:rFonts w:ascii="Arial" w:hAnsi="Arial" w:cs="Arial"/>
          <w:color w:val="000000"/>
          <w:sz w:val="21"/>
          <w:szCs w:val="21"/>
          <w:shd w:val="clear" w:color="auto" w:fill="FFFFFF"/>
        </w:rPr>
        <w:t> System.</w:t>
      </w:r>
      <w:r>
        <w:rPr>
          <w:rFonts w:ascii="Arial" w:hAnsi="Arial" w:cs="Arial"/>
          <w:color w:val="007788"/>
          <w:sz w:val="21"/>
          <w:szCs w:val="21"/>
        </w:rPr>
        <w:t>out</w:t>
      </w:r>
      <w:r>
        <w:rPr>
          <w:rFonts w:ascii="Arial" w:hAnsi="Arial" w:cs="Arial"/>
          <w:color w:val="000000"/>
          <w:sz w:val="21"/>
          <w:szCs w:val="21"/>
          <w:shd w:val="clear" w:color="auto" w:fill="FFFFFF"/>
        </w:rPr>
        <w:t>.</w:t>
      </w:r>
      <w:r>
        <w:rPr>
          <w:rFonts w:ascii="Arial" w:hAnsi="Arial" w:cs="Arial"/>
          <w:color w:val="007788"/>
          <w:sz w:val="21"/>
          <w:szCs w:val="21"/>
        </w:rPr>
        <w:t>println</w:t>
      </w:r>
      <w:r>
        <w:rPr>
          <w:rFonts w:ascii="Arial" w:hAnsi="Arial" w:cs="Arial"/>
          <w:color w:val="008000"/>
          <w:sz w:val="21"/>
          <w:szCs w:val="21"/>
        </w:rPr>
        <w:t>(</w:t>
      </w:r>
      <w:r>
        <w:rPr>
          <w:rFonts w:ascii="Arial" w:hAnsi="Arial" w:cs="Arial"/>
          <w:color w:val="FF0000"/>
          <w:sz w:val="21"/>
          <w:szCs w:val="21"/>
        </w:rPr>
        <w:t>"Lowest prime number in List : "</w:t>
      </w:r>
      <w:r>
        <w:rPr>
          <w:rFonts w:ascii="Arial" w:hAnsi="Arial" w:cs="Arial"/>
          <w:color w:val="000000"/>
          <w:sz w:val="21"/>
          <w:szCs w:val="21"/>
          <w:shd w:val="clear" w:color="auto" w:fill="FFFFFF"/>
        </w:rPr>
        <w:t> </w:t>
      </w:r>
      <w:r>
        <w:rPr>
          <w:rFonts w:ascii="Arial" w:hAnsi="Arial" w:cs="Arial"/>
          <w:color w:val="000040"/>
          <w:sz w:val="21"/>
          <w:szCs w:val="21"/>
        </w:rPr>
        <w:t>+</w:t>
      </w:r>
      <w:r>
        <w:rPr>
          <w:rFonts w:ascii="Arial" w:hAnsi="Arial" w:cs="Arial"/>
          <w:color w:val="000000"/>
          <w:sz w:val="21"/>
          <w:szCs w:val="21"/>
          <w:shd w:val="clear" w:color="auto" w:fill="FFFFFF"/>
        </w:rPr>
        <w:t> </w:t>
      </w:r>
      <w:proofErr w:type="spellStart"/>
      <w:r>
        <w:rPr>
          <w:rFonts w:ascii="Arial" w:hAnsi="Arial" w:cs="Arial"/>
          <w:color w:val="000000"/>
          <w:sz w:val="21"/>
          <w:szCs w:val="21"/>
          <w:shd w:val="clear" w:color="auto" w:fill="FFFFFF"/>
        </w:rPr>
        <w:t>stats.</w:t>
      </w:r>
      <w:r>
        <w:rPr>
          <w:rFonts w:ascii="Arial" w:hAnsi="Arial" w:cs="Arial"/>
          <w:color w:val="007788"/>
          <w:sz w:val="21"/>
          <w:szCs w:val="21"/>
        </w:rPr>
        <w:t>getMin</w:t>
      </w:r>
      <w:proofErr w:type="spellEnd"/>
      <w:r>
        <w:rPr>
          <w:rFonts w:ascii="Arial" w:hAnsi="Arial" w:cs="Arial"/>
          <w:color w:val="008000"/>
          <w:sz w:val="21"/>
          <w:szCs w:val="21"/>
        </w:rPr>
        <w:t>())</w:t>
      </w:r>
      <w:r>
        <w:rPr>
          <w:rFonts w:ascii="Arial" w:hAnsi="Arial" w:cs="Arial"/>
          <w:color w:val="008080"/>
          <w:sz w:val="21"/>
          <w:szCs w:val="21"/>
        </w:rPr>
        <w:t>;</w:t>
      </w:r>
      <w:r>
        <w:rPr>
          <w:rFonts w:ascii="Arial" w:hAnsi="Arial" w:cs="Arial"/>
          <w:color w:val="000000"/>
          <w:sz w:val="21"/>
          <w:szCs w:val="21"/>
          <w:shd w:val="clear" w:color="auto" w:fill="FFFFFF"/>
        </w:rPr>
        <w:t> System.</w:t>
      </w:r>
      <w:r>
        <w:rPr>
          <w:rFonts w:ascii="Arial" w:hAnsi="Arial" w:cs="Arial"/>
          <w:color w:val="007788"/>
          <w:sz w:val="21"/>
          <w:szCs w:val="21"/>
        </w:rPr>
        <w:t>out</w:t>
      </w:r>
      <w:r>
        <w:rPr>
          <w:rFonts w:ascii="Arial" w:hAnsi="Arial" w:cs="Arial"/>
          <w:color w:val="000000"/>
          <w:sz w:val="21"/>
          <w:szCs w:val="21"/>
          <w:shd w:val="clear" w:color="auto" w:fill="FFFFFF"/>
        </w:rPr>
        <w:t>.</w:t>
      </w:r>
      <w:r>
        <w:rPr>
          <w:rFonts w:ascii="Arial" w:hAnsi="Arial" w:cs="Arial"/>
          <w:color w:val="007788"/>
          <w:sz w:val="21"/>
          <w:szCs w:val="21"/>
        </w:rPr>
        <w:t>println</w:t>
      </w:r>
      <w:r>
        <w:rPr>
          <w:rFonts w:ascii="Arial" w:hAnsi="Arial" w:cs="Arial"/>
          <w:color w:val="008000"/>
          <w:sz w:val="21"/>
          <w:szCs w:val="21"/>
        </w:rPr>
        <w:t>(</w:t>
      </w:r>
      <w:r>
        <w:rPr>
          <w:rFonts w:ascii="Arial" w:hAnsi="Arial" w:cs="Arial"/>
          <w:color w:val="FF0000"/>
          <w:sz w:val="21"/>
          <w:szCs w:val="21"/>
        </w:rPr>
        <w:t>"Sum of all prime numbers : "</w:t>
      </w:r>
      <w:r>
        <w:rPr>
          <w:rFonts w:ascii="Arial" w:hAnsi="Arial" w:cs="Arial"/>
          <w:color w:val="000000"/>
          <w:sz w:val="21"/>
          <w:szCs w:val="21"/>
          <w:shd w:val="clear" w:color="auto" w:fill="FFFFFF"/>
        </w:rPr>
        <w:t> </w:t>
      </w:r>
      <w:r>
        <w:rPr>
          <w:rFonts w:ascii="Arial" w:hAnsi="Arial" w:cs="Arial"/>
          <w:color w:val="000040"/>
          <w:sz w:val="21"/>
          <w:szCs w:val="21"/>
        </w:rPr>
        <w:t>+</w:t>
      </w:r>
      <w:r>
        <w:rPr>
          <w:rFonts w:ascii="Arial" w:hAnsi="Arial" w:cs="Arial"/>
          <w:color w:val="000000"/>
          <w:sz w:val="21"/>
          <w:szCs w:val="21"/>
          <w:shd w:val="clear" w:color="auto" w:fill="FFFFFF"/>
        </w:rPr>
        <w:t> </w:t>
      </w:r>
      <w:proofErr w:type="spellStart"/>
      <w:r>
        <w:rPr>
          <w:rFonts w:ascii="Arial" w:hAnsi="Arial" w:cs="Arial"/>
          <w:color w:val="000000"/>
          <w:sz w:val="21"/>
          <w:szCs w:val="21"/>
          <w:shd w:val="clear" w:color="auto" w:fill="FFFFFF"/>
        </w:rPr>
        <w:t>stats.</w:t>
      </w:r>
      <w:r>
        <w:rPr>
          <w:rFonts w:ascii="Arial" w:hAnsi="Arial" w:cs="Arial"/>
          <w:color w:val="007788"/>
          <w:sz w:val="21"/>
          <w:szCs w:val="21"/>
        </w:rPr>
        <w:t>getSum</w:t>
      </w:r>
      <w:proofErr w:type="spellEnd"/>
      <w:r>
        <w:rPr>
          <w:rFonts w:ascii="Arial" w:hAnsi="Arial" w:cs="Arial"/>
          <w:color w:val="008000"/>
          <w:sz w:val="21"/>
          <w:szCs w:val="21"/>
        </w:rPr>
        <w:t>())</w:t>
      </w:r>
      <w:r>
        <w:rPr>
          <w:rFonts w:ascii="Arial" w:hAnsi="Arial" w:cs="Arial"/>
          <w:color w:val="008080"/>
          <w:sz w:val="21"/>
          <w:szCs w:val="21"/>
        </w:rPr>
        <w:t>;</w:t>
      </w:r>
      <w:r>
        <w:rPr>
          <w:rFonts w:ascii="Arial" w:hAnsi="Arial" w:cs="Arial"/>
          <w:color w:val="000000"/>
          <w:sz w:val="21"/>
          <w:szCs w:val="21"/>
        </w:rPr>
        <w:br/>
      </w:r>
      <w:r>
        <w:rPr>
          <w:noProof/>
        </w:rPr>
        <w:drawing>
          <wp:inline distT="0" distB="0" distL="0" distR="0" wp14:anchorId="357E5621" wp14:editId="16F69FE0">
            <wp:extent cx="4299857" cy="1991995"/>
            <wp:effectExtent l="0" t="0" r="5715" b="8255"/>
            <wp:docPr id="20" name="Picture 20" descr="Java 8 Stream API Example Filter Map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8 Stream API Example Filter Map Redu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09560" cy="1996490"/>
                    </a:xfrm>
                    <a:prstGeom prst="rect">
                      <a:avLst/>
                    </a:prstGeom>
                    <a:noFill/>
                    <a:ln>
                      <a:noFill/>
                    </a:ln>
                  </pic:spPr>
                </pic:pic>
              </a:graphicData>
            </a:graphic>
          </wp:inline>
        </w:drawing>
      </w:r>
      <w:r>
        <w:rPr>
          <w:rFonts w:ascii="Arial" w:hAnsi="Arial" w:cs="Arial"/>
          <w:color w:val="008080"/>
          <w:sz w:val="21"/>
          <w:szCs w:val="21"/>
        </w:rPr>
        <w:t>mapping square to circle, by changing the property of square and making it circle.</w:t>
      </w:r>
      <w:r w:rsidR="00200447">
        <w:rPr>
          <w:rFonts w:ascii="Arial" w:hAnsi="Arial" w:cs="Arial"/>
          <w:color w:val="000000"/>
          <w:sz w:val="21"/>
          <w:szCs w:val="21"/>
        </w:rPr>
        <w:br/>
      </w:r>
    </w:p>
    <w:p w14:paraId="68F1DF22" w14:textId="77777777" w:rsidR="00F34069" w:rsidRDefault="00F34069" w:rsidP="00200447">
      <w:pPr>
        <w:rPr>
          <w:rFonts w:ascii="Arial" w:hAnsi="Arial" w:cs="Arial"/>
          <w:color w:val="92D050"/>
          <w:sz w:val="32"/>
          <w:szCs w:val="32"/>
        </w:rPr>
      </w:pPr>
    </w:p>
    <w:p w14:paraId="219FC27D" w14:textId="404317B9" w:rsidR="00F34069" w:rsidRDefault="00F34069" w:rsidP="00200447">
      <w:pPr>
        <w:rPr>
          <w:rFonts w:ascii="Arial" w:hAnsi="Arial" w:cs="Arial"/>
          <w:color w:val="000000"/>
          <w:sz w:val="21"/>
          <w:szCs w:val="21"/>
        </w:rPr>
      </w:pPr>
      <w:proofErr w:type="spellStart"/>
      <w:r w:rsidRPr="00F34069">
        <w:rPr>
          <w:rFonts w:ascii="Arial" w:hAnsi="Arial" w:cs="Arial"/>
          <w:color w:val="92D050"/>
          <w:sz w:val="32"/>
          <w:szCs w:val="32"/>
        </w:rPr>
        <w:lastRenderedPageBreak/>
        <w:t>FlatMap</w:t>
      </w:r>
      <w:proofErr w:type="spellEnd"/>
      <w:r w:rsidRPr="00F34069">
        <w:rPr>
          <w:rFonts w:ascii="Arial" w:hAnsi="Arial" w:cs="Arial"/>
          <w:color w:val="92D050"/>
          <w:sz w:val="32"/>
          <w:szCs w:val="32"/>
        </w:rPr>
        <w:t>() Method:</w:t>
      </w:r>
    </w:p>
    <w:p w14:paraId="3D389F46" w14:textId="72551CBC" w:rsidR="00F34069" w:rsidRDefault="00F34069" w:rsidP="00200447">
      <w:pPr>
        <w:rPr>
          <w:rFonts w:ascii="Arial" w:hAnsi="Arial" w:cs="Arial"/>
          <w:color w:val="000000"/>
          <w:sz w:val="21"/>
          <w:szCs w:val="21"/>
          <w:shd w:val="clear" w:color="auto" w:fill="FFFFFF"/>
        </w:rPr>
      </w:pPr>
      <w:r>
        <w:rPr>
          <w:rFonts w:ascii="Arial" w:hAnsi="Arial" w:cs="Arial"/>
          <w:color w:val="000000"/>
          <w:sz w:val="21"/>
          <w:szCs w:val="21"/>
          <w:shd w:val="clear" w:color="auto" w:fill="FFFFFF"/>
        </w:rPr>
        <w:t>if the map operation uses a function which instead of returning a single value returns a Stream of values like when you give a number and it returns all </w:t>
      </w:r>
      <w:hyperlink r:id="rId95" w:history="1">
        <w:r>
          <w:rPr>
            <w:rStyle w:val="Hyperlink"/>
            <w:rFonts w:ascii="Arial" w:hAnsi="Arial" w:cs="Arial"/>
            <w:color w:val="993300"/>
            <w:sz w:val="21"/>
            <w:szCs w:val="21"/>
          </w:rPr>
          <w:t>prime factors</w:t>
        </w:r>
      </w:hyperlink>
      <w:r>
        <w:rPr>
          <w:rFonts w:ascii="Arial" w:hAnsi="Arial" w:cs="Arial"/>
          <w:color w:val="000000"/>
          <w:sz w:val="21"/>
          <w:szCs w:val="21"/>
          <w:shd w:val="clear" w:color="auto" w:fill="FFFFFF"/>
        </w:rPr>
        <w:t> of the number then you have a </w:t>
      </w:r>
      <w:r>
        <w:rPr>
          <w:rFonts w:ascii="Arial" w:hAnsi="Arial" w:cs="Arial"/>
          <w:i/>
          <w:iCs/>
          <w:color w:val="000000"/>
          <w:sz w:val="21"/>
          <w:szCs w:val="21"/>
        </w:rPr>
        <w:t>Stream of Stream of integers</w:t>
      </w:r>
      <w:r>
        <w:rPr>
          <w:rFonts w:ascii="Arial" w:hAnsi="Arial" w:cs="Arial"/>
          <w:color w:val="000000"/>
          <w:sz w:val="21"/>
          <w:szCs w:val="21"/>
          <w:shd w:val="clear" w:color="auto" w:fill="FFFFFF"/>
        </w:rPr>
        <w:t xml:space="preserve">. That's where the </w:t>
      </w:r>
      <w:proofErr w:type="spellStart"/>
      <w:r>
        <w:rPr>
          <w:rFonts w:ascii="Arial" w:hAnsi="Arial" w:cs="Arial"/>
          <w:color w:val="000000"/>
          <w:sz w:val="21"/>
          <w:szCs w:val="21"/>
          <w:shd w:val="clear" w:color="auto" w:fill="FFFFFF"/>
        </w:rPr>
        <w:t>flatmap</w:t>
      </w:r>
      <w:proofErr w:type="spellEnd"/>
      <w:r>
        <w:rPr>
          <w:rFonts w:ascii="Arial" w:hAnsi="Arial" w:cs="Arial"/>
          <w:color w:val="000000"/>
          <w:sz w:val="21"/>
          <w:szCs w:val="21"/>
          <w:shd w:val="clear" w:color="auto" w:fill="FFFFFF"/>
        </w:rPr>
        <w:t xml:space="preserve"> function helps.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The </w:t>
      </w:r>
      <w:proofErr w:type="spellStart"/>
      <w:r>
        <w:rPr>
          <w:rFonts w:ascii="Courier New" w:hAnsi="Courier New" w:cs="Courier New"/>
          <w:color w:val="000000"/>
          <w:sz w:val="21"/>
          <w:szCs w:val="21"/>
        </w:rPr>
        <w:t>flatMap</w:t>
      </w:r>
      <w:proofErr w:type="spellEnd"/>
      <w:r>
        <w:rPr>
          <w:rFonts w:ascii="Courier New" w:hAnsi="Courier New" w:cs="Courier New"/>
          <w:color w:val="000000"/>
          <w:sz w:val="21"/>
          <w:szCs w:val="21"/>
        </w:rPr>
        <w:t>()</w:t>
      </w:r>
      <w:r>
        <w:rPr>
          <w:rFonts w:ascii="Arial" w:hAnsi="Arial" w:cs="Arial"/>
          <w:color w:val="000000"/>
          <w:sz w:val="21"/>
          <w:szCs w:val="21"/>
          <w:shd w:val="clear" w:color="auto" w:fill="FFFFFF"/>
        </w:rPr>
        <w:t> method can be used to flatten that stream into a stream of integers. For example, suppose, you have a list of numbers like </w:t>
      </w:r>
      <w:r>
        <w:rPr>
          <w:rFonts w:ascii="Courier New" w:hAnsi="Courier New" w:cs="Courier New"/>
          <w:color w:val="000000"/>
          <w:sz w:val="21"/>
          <w:szCs w:val="21"/>
        </w:rPr>
        <w:t>[21, 23, 42]</w:t>
      </w:r>
      <w:r>
        <w:rPr>
          <w:rFonts w:ascii="Arial" w:hAnsi="Arial" w:cs="Arial"/>
          <w:color w:val="000000"/>
          <w:sz w:val="21"/>
          <w:szCs w:val="21"/>
          <w:shd w:val="clear" w:color="auto" w:fill="FFFFFF"/>
        </w:rPr>
        <w:t> and we call the </w:t>
      </w:r>
      <w:proofErr w:type="spellStart"/>
      <w:r>
        <w:rPr>
          <w:rFonts w:ascii="Courier New" w:hAnsi="Courier New" w:cs="Courier New"/>
          <w:color w:val="000000"/>
          <w:sz w:val="21"/>
          <w:szCs w:val="21"/>
        </w:rPr>
        <w:t>getPrimeFactors</w:t>
      </w:r>
      <w:proofErr w:type="spellEnd"/>
      <w:r>
        <w:rPr>
          <w:rFonts w:ascii="Courier New" w:hAnsi="Courier New" w:cs="Courier New"/>
          <w:color w:val="000000"/>
          <w:sz w:val="21"/>
          <w:szCs w:val="21"/>
        </w:rPr>
        <w:t>()</w:t>
      </w:r>
      <w:r>
        <w:rPr>
          <w:rFonts w:ascii="Arial" w:hAnsi="Arial" w:cs="Arial"/>
          <w:color w:val="000000"/>
          <w:sz w:val="21"/>
          <w:szCs w:val="21"/>
          <w:shd w:val="clear" w:color="auto" w:fill="FFFFFF"/>
        </w:rPr>
        <w:t> method along with the </w:t>
      </w:r>
      <w:hyperlink r:id="rId96" w:history="1">
        <w:r>
          <w:rPr>
            <w:rStyle w:val="Hyperlink"/>
            <w:rFonts w:ascii="Arial" w:hAnsi="Arial" w:cs="Arial"/>
            <w:color w:val="993300"/>
            <w:sz w:val="21"/>
            <w:szCs w:val="21"/>
          </w:rPr>
          <w:t>map() operation</w:t>
        </w:r>
      </w:hyperlink>
      <w:r>
        <w:rPr>
          <w:rFonts w:ascii="Arial" w:hAnsi="Arial" w:cs="Arial"/>
          <w:color w:val="000000"/>
          <w:sz w:val="21"/>
          <w:szCs w:val="21"/>
          <w:shd w:val="clear" w:color="auto" w:fill="FFFFFF"/>
        </w:rPr>
        <w:t> to transform this stream.</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The result would be </w:t>
      </w:r>
      <w:r>
        <w:rPr>
          <w:rFonts w:ascii="Courier New" w:hAnsi="Courier New" w:cs="Courier New"/>
          <w:color w:val="000000"/>
          <w:sz w:val="21"/>
          <w:szCs w:val="21"/>
        </w:rPr>
        <w:t>[[3,7],[23],[2,3,7]]</w:t>
      </w:r>
      <w:r>
        <w:rPr>
          <w:rFonts w:ascii="Arial" w:hAnsi="Arial" w:cs="Arial"/>
          <w:color w:val="000000"/>
          <w:sz w:val="21"/>
          <w:szCs w:val="21"/>
          <w:shd w:val="clear" w:color="auto" w:fill="FFFFFF"/>
        </w:rPr>
        <w:t>. If you want to flatten this stream of a stream into a stream of values, you can use the </w:t>
      </w:r>
      <w:proofErr w:type="spellStart"/>
      <w:r>
        <w:rPr>
          <w:rFonts w:ascii="Courier New" w:hAnsi="Courier New" w:cs="Courier New"/>
          <w:color w:val="000000"/>
          <w:sz w:val="21"/>
          <w:szCs w:val="21"/>
        </w:rPr>
        <w:t>flatMap</w:t>
      </w:r>
      <w:proofErr w:type="spellEnd"/>
      <w:r>
        <w:rPr>
          <w:rFonts w:ascii="Courier New" w:hAnsi="Courier New" w:cs="Courier New"/>
          <w:color w:val="000000"/>
          <w:sz w:val="21"/>
          <w:szCs w:val="21"/>
        </w:rPr>
        <w:t>()</w:t>
      </w:r>
      <w:r>
        <w:rPr>
          <w:rFonts w:ascii="Arial" w:hAnsi="Arial" w:cs="Arial"/>
          <w:color w:val="000000"/>
          <w:sz w:val="21"/>
          <w:szCs w:val="21"/>
          <w:shd w:val="clear" w:color="auto" w:fill="FFFFFF"/>
        </w:rPr>
        <w:t> which will finally return </w:t>
      </w:r>
      <w:r>
        <w:rPr>
          <w:rFonts w:ascii="Courier New" w:hAnsi="Courier New" w:cs="Courier New"/>
          <w:color w:val="000000"/>
          <w:sz w:val="21"/>
          <w:szCs w:val="21"/>
        </w:rPr>
        <w:t>[3,7,2,3,2,3,7]</w:t>
      </w:r>
      <w:r>
        <w:rPr>
          <w:rFonts w:ascii="Arial" w:hAnsi="Arial" w:cs="Arial"/>
          <w:color w:val="000000"/>
          <w:sz w:val="21"/>
          <w:szCs w:val="21"/>
          <w:shd w:val="clear" w:color="auto" w:fill="FFFFFF"/>
        </w:rPr>
        <w:t>.</w:t>
      </w:r>
    </w:p>
    <w:p w14:paraId="463C4877" w14:textId="0791D1F5" w:rsidR="00E35BDA" w:rsidRDefault="00E35BDA" w:rsidP="00200447">
      <w:pPr>
        <w:rPr>
          <w:rFonts w:ascii="Arial" w:hAnsi="Arial" w:cs="Arial"/>
          <w:color w:val="000000"/>
          <w:sz w:val="21"/>
          <w:szCs w:val="21"/>
          <w:shd w:val="clear" w:color="auto" w:fill="FFFFFF"/>
        </w:rPr>
      </w:pPr>
      <w:r>
        <w:rPr>
          <w:noProof/>
        </w:rPr>
        <w:drawing>
          <wp:inline distT="0" distB="0" distL="0" distR="0" wp14:anchorId="3D2AA198" wp14:editId="1F171D06">
            <wp:extent cx="4963795" cy="2525351"/>
            <wp:effectExtent l="0" t="0" r="8255" b="8890"/>
            <wp:docPr id="22" name="Picture 22" descr="Java 8 flatMap example with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8 flatMap example with stream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77947" cy="2532551"/>
                    </a:xfrm>
                    <a:prstGeom prst="rect">
                      <a:avLst/>
                    </a:prstGeom>
                    <a:noFill/>
                    <a:ln>
                      <a:noFill/>
                    </a:ln>
                  </pic:spPr>
                </pic:pic>
              </a:graphicData>
            </a:graphic>
          </wp:inline>
        </w:drawing>
      </w:r>
    </w:p>
    <w:p w14:paraId="2C903F14" w14:textId="4E2D5C3E" w:rsidR="00200447" w:rsidRDefault="00F34069" w:rsidP="00200447">
      <w:pPr>
        <w:rPr>
          <w:b/>
          <w:bCs/>
          <w:color w:val="C45911" w:themeColor="accent2" w:themeShade="BF"/>
          <w:sz w:val="32"/>
          <w:szCs w:val="32"/>
        </w:rPr>
      </w:pPr>
      <w:r>
        <w:rPr>
          <w:rFonts w:ascii="Arial" w:hAnsi="Arial" w:cs="Arial"/>
          <w:color w:val="000000"/>
          <w:sz w:val="21"/>
          <w:szCs w:val="21"/>
        </w:rPr>
        <w:t xml:space="preserve"> </w:t>
      </w:r>
      <w:r w:rsidR="00200447">
        <w:rPr>
          <w:rFonts w:ascii="Arial" w:hAnsi="Arial" w:cs="Arial"/>
          <w:color w:val="000000"/>
          <w:sz w:val="21"/>
          <w:szCs w:val="21"/>
        </w:rPr>
        <w:br/>
      </w:r>
      <w:r w:rsidR="0047594A">
        <w:rPr>
          <w:b/>
          <w:bCs/>
          <w:color w:val="C45911" w:themeColor="accent2" w:themeShade="BF"/>
          <w:sz w:val="32"/>
          <w:szCs w:val="32"/>
        </w:rPr>
        <w:t>Designing Synchronized and Thread Safe Design Pattern:</w:t>
      </w:r>
    </w:p>
    <w:tbl>
      <w:tblPr>
        <w:tblW w:w="9963" w:type="dxa"/>
        <w:tblCellMar>
          <w:left w:w="0" w:type="dxa"/>
          <w:right w:w="0" w:type="dxa"/>
        </w:tblCellMar>
        <w:tblLook w:val="04A0" w:firstRow="1" w:lastRow="0" w:firstColumn="1" w:lastColumn="0" w:noHBand="0" w:noVBand="1"/>
      </w:tblPr>
      <w:tblGrid>
        <w:gridCol w:w="9963"/>
      </w:tblGrid>
      <w:tr w:rsidR="00200447" w:rsidRPr="00FE2185" w14:paraId="22B09599" w14:textId="77777777" w:rsidTr="00D834D9">
        <w:tc>
          <w:tcPr>
            <w:tcW w:w="6929" w:type="dxa"/>
            <w:tcBorders>
              <w:top w:val="nil"/>
              <w:left w:val="nil"/>
              <w:bottom w:val="nil"/>
              <w:right w:val="nil"/>
            </w:tcBorders>
            <w:tcMar>
              <w:top w:w="210" w:type="dxa"/>
              <w:left w:w="150" w:type="dxa"/>
              <w:bottom w:w="210" w:type="dxa"/>
              <w:right w:w="150" w:type="dxa"/>
            </w:tcMar>
            <w:vAlign w:val="bottom"/>
            <w:hideMark/>
          </w:tcPr>
          <w:p w14:paraId="34D0BD28"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color w:val="75715E"/>
                <w:bdr w:val="none" w:sz="0" w:space="0" w:color="auto" w:frame="1"/>
                <w:lang w:eastAsia="en-IN"/>
              </w:rPr>
              <w:t>// Java program to create Thread Safe</w:t>
            </w:r>
          </w:p>
          <w:p w14:paraId="46F567AB"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color w:val="75715E"/>
                <w:bdr w:val="none" w:sz="0" w:space="0" w:color="auto" w:frame="1"/>
                <w:lang w:eastAsia="en-IN"/>
              </w:rPr>
              <w:t>// Singleton class</w:t>
            </w:r>
          </w:p>
          <w:p w14:paraId="4F96F78B"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
                <w:bCs/>
                <w:color w:val="F92672"/>
                <w:bdr w:val="none" w:sz="0" w:space="0" w:color="auto" w:frame="1"/>
                <w:lang w:eastAsia="en-IN"/>
              </w:rPr>
              <w:t>public</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b/>
                <w:bCs/>
                <w:color w:val="F92672"/>
                <w:bdr w:val="none" w:sz="0" w:space="0" w:color="auto" w:frame="1"/>
                <w:lang w:eastAsia="en-IN"/>
              </w:rPr>
              <w:t>class</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color w:val="F8F8F2"/>
                <w:bdr w:val="none" w:sz="0" w:space="0" w:color="auto" w:frame="1"/>
                <w:lang w:eastAsia="en-IN"/>
              </w:rPr>
              <w:t>GFG</w:t>
            </w:r>
          </w:p>
          <w:p w14:paraId="6DA362F7"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color w:val="F8F8F2"/>
                <w:bdr w:val="none" w:sz="0" w:space="0" w:color="auto" w:frame="1"/>
                <w:lang w:eastAsia="en-IN"/>
              </w:rPr>
              <w:t>{</w:t>
            </w:r>
          </w:p>
          <w:p w14:paraId="301884E8"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75715E"/>
                <w:bdr w:val="none" w:sz="0" w:space="0" w:color="auto" w:frame="1"/>
                <w:lang w:eastAsia="en-IN"/>
              </w:rPr>
              <w:t>// private instance, so that it can be</w:t>
            </w:r>
          </w:p>
          <w:p w14:paraId="37AF96C4"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75715E"/>
                <w:bdr w:val="none" w:sz="0" w:space="0" w:color="auto" w:frame="1"/>
                <w:lang w:eastAsia="en-IN"/>
              </w:rPr>
              <w:t xml:space="preserve">// accessed by only by </w:t>
            </w:r>
            <w:proofErr w:type="spellStart"/>
            <w:r w:rsidRPr="00FE2185">
              <w:rPr>
                <w:rFonts w:ascii="Consolas" w:eastAsia="Times New Roman" w:hAnsi="Consolas" w:cs="Courier New"/>
                <w:color w:val="75715E"/>
                <w:bdr w:val="none" w:sz="0" w:space="0" w:color="auto" w:frame="1"/>
                <w:lang w:eastAsia="en-IN"/>
              </w:rPr>
              <w:t>getInstance</w:t>
            </w:r>
            <w:proofErr w:type="spellEnd"/>
            <w:r w:rsidRPr="00FE2185">
              <w:rPr>
                <w:rFonts w:ascii="Consolas" w:eastAsia="Times New Roman" w:hAnsi="Consolas" w:cs="Courier New"/>
                <w:color w:val="75715E"/>
                <w:bdr w:val="none" w:sz="0" w:space="0" w:color="auto" w:frame="1"/>
                <w:lang w:eastAsia="en-IN"/>
              </w:rPr>
              <w:t>() method</w:t>
            </w:r>
          </w:p>
          <w:p w14:paraId="6637B8EA"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b/>
                <w:bCs/>
                <w:color w:val="F92672"/>
                <w:bdr w:val="none" w:sz="0" w:space="0" w:color="auto" w:frame="1"/>
                <w:lang w:eastAsia="en-IN"/>
              </w:rPr>
              <w:t>private</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b/>
                <w:bCs/>
                <w:color w:val="F92672"/>
                <w:bdr w:val="none" w:sz="0" w:space="0" w:color="auto" w:frame="1"/>
                <w:lang w:eastAsia="en-IN"/>
              </w:rPr>
              <w:t>static</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color w:val="F8F8F2"/>
                <w:bdr w:val="none" w:sz="0" w:space="0" w:color="auto" w:frame="1"/>
                <w:lang w:eastAsia="en-IN"/>
              </w:rPr>
              <w:t>GFG instance;</w:t>
            </w:r>
          </w:p>
          <w:p w14:paraId="02BDCF70"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Times New Roman"/>
                <w:sz w:val="25"/>
                <w:szCs w:val="25"/>
                <w:lang w:eastAsia="en-IN"/>
              </w:rPr>
              <w:t> </w:t>
            </w:r>
          </w:p>
          <w:p w14:paraId="46CBBAC7"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b/>
                <w:bCs/>
                <w:color w:val="F92672"/>
                <w:bdr w:val="none" w:sz="0" w:space="0" w:color="auto" w:frame="1"/>
                <w:lang w:eastAsia="en-IN"/>
              </w:rPr>
              <w:t>private</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color w:val="F8F8F2"/>
                <w:bdr w:val="none" w:sz="0" w:space="0" w:color="auto" w:frame="1"/>
                <w:lang w:eastAsia="en-IN"/>
              </w:rPr>
              <w:t>GFG()</w:t>
            </w:r>
          </w:p>
          <w:p w14:paraId="10C93BE4"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F8F8F2"/>
                <w:bdr w:val="none" w:sz="0" w:space="0" w:color="auto" w:frame="1"/>
                <w:lang w:eastAsia="en-IN"/>
              </w:rPr>
              <w:t>{</w:t>
            </w:r>
          </w:p>
          <w:p w14:paraId="130B4AE9"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75715E"/>
                <w:bdr w:val="none" w:sz="0" w:space="0" w:color="auto" w:frame="1"/>
                <w:lang w:eastAsia="en-IN"/>
              </w:rPr>
              <w:t>// private constructor</w:t>
            </w:r>
          </w:p>
          <w:p w14:paraId="33457F26"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F8F8F2"/>
                <w:bdr w:val="none" w:sz="0" w:space="0" w:color="auto" w:frame="1"/>
                <w:lang w:eastAsia="en-IN"/>
              </w:rPr>
              <w:t>}</w:t>
            </w:r>
          </w:p>
          <w:p w14:paraId="0C2B989E"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Times New Roman"/>
                <w:sz w:val="25"/>
                <w:szCs w:val="25"/>
                <w:lang w:eastAsia="en-IN"/>
              </w:rPr>
              <w:t> </w:t>
            </w:r>
          </w:p>
          <w:p w14:paraId="7F8AA7A2"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75715E"/>
                <w:bdr w:val="none" w:sz="0" w:space="0" w:color="auto" w:frame="1"/>
                <w:lang w:eastAsia="en-IN"/>
              </w:rPr>
              <w:t>//synchronized method to control simultaneous access</w:t>
            </w:r>
          </w:p>
          <w:p w14:paraId="054DE193"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b/>
                <w:bCs/>
                <w:color w:val="F92672"/>
                <w:bdr w:val="none" w:sz="0" w:space="0" w:color="auto" w:frame="1"/>
                <w:lang w:eastAsia="en-IN"/>
              </w:rPr>
              <w:t>synchronized</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b/>
                <w:bCs/>
                <w:color w:val="F92672"/>
                <w:bdr w:val="none" w:sz="0" w:space="0" w:color="auto" w:frame="1"/>
                <w:lang w:eastAsia="en-IN"/>
              </w:rPr>
              <w:t>public</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b/>
                <w:bCs/>
                <w:color w:val="F92672"/>
                <w:bdr w:val="none" w:sz="0" w:space="0" w:color="auto" w:frame="1"/>
                <w:lang w:eastAsia="en-IN"/>
              </w:rPr>
              <w:t>static</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color w:val="F8F8F2"/>
                <w:bdr w:val="none" w:sz="0" w:space="0" w:color="auto" w:frame="1"/>
                <w:lang w:eastAsia="en-IN"/>
              </w:rPr>
              <w:t xml:space="preserve">GFG </w:t>
            </w:r>
            <w:proofErr w:type="spellStart"/>
            <w:r w:rsidRPr="00FE2185">
              <w:rPr>
                <w:rFonts w:ascii="Consolas" w:eastAsia="Times New Roman" w:hAnsi="Consolas" w:cs="Courier New"/>
                <w:color w:val="F8F8F2"/>
                <w:bdr w:val="none" w:sz="0" w:space="0" w:color="auto" w:frame="1"/>
                <w:lang w:eastAsia="en-IN"/>
              </w:rPr>
              <w:t>getInstance</w:t>
            </w:r>
            <w:proofErr w:type="spellEnd"/>
            <w:r w:rsidRPr="00FE2185">
              <w:rPr>
                <w:rFonts w:ascii="Consolas" w:eastAsia="Times New Roman" w:hAnsi="Consolas" w:cs="Courier New"/>
                <w:color w:val="F8F8F2"/>
                <w:bdr w:val="none" w:sz="0" w:space="0" w:color="auto" w:frame="1"/>
                <w:lang w:eastAsia="en-IN"/>
              </w:rPr>
              <w:t>()</w:t>
            </w:r>
          </w:p>
          <w:p w14:paraId="17D3714A"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F8F8F2"/>
                <w:bdr w:val="none" w:sz="0" w:space="0" w:color="auto" w:frame="1"/>
                <w:lang w:eastAsia="en-IN"/>
              </w:rPr>
              <w:t>{</w:t>
            </w:r>
          </w:p>
          <w:p w14:paraId="25ADCFCB"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b/>
                <w:bCs/>
                <w:color w:val="F92672"/>
                <w:bdr w:val="none" w:sz="0" w:space="0" w:color="auto" w:frame="1"/>
                <w:lang w:eastAsia="en-IN"/>
              </w:rPr>
              <w:t>if</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color w:val="F8F8F2"/>
                <w:bdr w:val="none" w:sz="0" w:space="0" w:color="auto" w:frame="1"/>
                <w:lang w:eastAsia="en-IN"/>
              </w:rPr>
              <w:t xml:space="preserve">(instance == </w:t>
            </w:r>
            <w:r w:rsidRPr="00FE2185">
              <w:rPr>
                <w:rFonts w:ascii="Consolas" w:eastAsia="Times New Roman" w:hAnsi="Consolas" w:cs="Courier New"/>
                <w:b/>
                <w:bCs/>
                <w:color w:val="F92672"/>
                <w:bdr w:val="none" w:sz="0" w:space="0" w:color="auto" w:frame="1"/>
                <w:lang w:eastAsia="en-IN"/>
              </w:rPr>
              <w:t>null</w:t>
            </w:r>
            <w:r w:rsidRPr="00FE2185">
              <w:rPr>
                <w:rFonts w:ascii="Consolas" w:eastAsia="Times New Roman" w:hAnsi="Consolas" w:cs="Courier New"/>
                <w:color w:val="F8F8F2"/>
                <w:bdr w:val="none" w:sz="0" w:space="0" w:color="auto" w:frame="1"/>
                <w:lang w:eastAsia="en-IN"/>
              </w:rPr>
              <w:t>)</w:t>
            </w:r>
          </w:p>
          <w:p w14:paraId="18096329"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lastRenderedPageBreak/>
              <w:t>    </w:t>
            </w:r>
            <w:r w:rsidRPr="00FE2185">
              <w:rPr>
                <w:rFonts w:ascii="Consolas" w:eastAsia="Times New Roman" w:hAnsi="Consolas" w:cs="Courier New"/>
                <w:color w:val="F8F8F2"/>
                <w:bdr w:val="none" w:sz="0" w:space="0" w:color="auto" w:frame="1"/>
                <w:lang w:eastAsia="en-IN"/>
              </w:rPr>
              <w:t>{</w:t>
            </w:r>
          </w:p>
          <w:p w14:paraId="3B2DC927"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75715E"/>
                <w:bdr w:val="none" w:sz="0" w:space="0" w:color="auto" w:frame="1"/>
                <w:lang w:eastAsia="en-IN"/>
              </w:rPr>
              <w:t>// if instance is null, initialize</w:t>
            </w:r>
          </w:p>
          <w:p w14:paraId="668AABEA"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F8F8F2"/>
                <w:bdr w:val="none" w:sz="0" w:space="0" w:color="auto" w:frame="1"/>
                <w:lang w:eastAsia="en-IN"/>
              </w:rPr>
              <w:t xml:space="preserve">instance = </w:t>
            </w:r>
            <w:r w:rsidRPr="00FE2185">
              <w:rPr>
                <w:rFonts w:ascii="Consolas" w:eastAsia="Times New Roman" w:hAnsi="Consolas" w:cs="Courier New"/>
                <w:b/>
                <w:bCs/>
                <w:color w:val="F92672"/>
                <w:bdr w:val="none" w:sz="0" w:space="0" w:color="auto" w:frame="1"/>
                <w:lang w:eastAsia="en-IN"/>
              </w:rPr>
              <w:t>new</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color w:val="F8F8F2"/>
                <w:bdr w:val="none" w:sz="0" w:space="0" w:color="auto" w:frame="1"/>
                <w:lang w:eastAsia="en-IN"/>
              </w:rPr>
              <w:t>GFG();</w:t>
            </w:r>
          </w:p>
          <w:p w14:paraId="70F22C89"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F8F8F2"/>
                <w:bdr w:val="none" w:sz="0" w:space="0" w:color="auto" w:frame="1"/>
                <w:lang w:eastAsia="en-IN"/>
              </w:rPr>
              <w:t>}</w:t>
            </w:r>
          </w:p>
          <w:p w14:paraId="15A37FA1"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b/>
                <w:bCs/>
                <w:color w:val="F92672"/>
                <w:bdr w:val="none" w:sz="0" w:space="0" w:color="auto" w:frame="1"/>
                <w:lang w:eastAsia="en-IN"/>
              </w:rPr>
              <w:t>return</w:t>
            </w:r>
            <w:r w:rsidRPr="00FE2185">
              <w:rPr>
                <w:rFonts w:ascii="Consolas" w:eastAsia="Times New Roman" w:hAnsi="Consolas" w:cs="Times New Roman"/>
                <w:sz w:val="25"/>
                <w:szCs w:val="25"/>
                <w:lang w:eastAsia="en-IN"/>
              </w:rPr>
              <w:t xml:space="preserve"> </w:t>
            </w:r>
            <w:r w:rsidRPr="00FE2185">
              <w:rPr>
                <w:rFonts w:ascii="Consolas" w:eastAsia="Times New Roman" w:hAnsi="Consolas" w:cs="Courier New"/>
                <w:color w:val="F8F8F2"/>
                <w:bdr w:val="none" w:sz="0" w:space="0" w:color="auto" w:frame="1"/>
                <w:lang w:eastAsia="en-IN"/>
              </w:rPr>
              <w:t>instance;</w:t>
            </w:r>
          </w:p>
          <w:p w14:paraId="3C6400B5"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bdr w:val="none" w:sz="0" w:space="0" w:color="auto" w:frame="1"/>
                <w:lang w:eastAsia="en-IN"/>
              </w:rPr>
              <w:t>  </w:t>
            </w:r>
            <w:r w:rsidRPr="00FE2185">
              <w:rPr>
                <w:rFonts w:ascii="Consolas" w:eastAsia="Times New Roman" w:hAnsi="Consolas" w:cs="Courier New"/>
                <w:color w:val="F8F8F2"/>
                <w:bdr w:val="none" w:sz="0" w:space="0" w:color="auto" w:frame="1"/>
                <w:lang w:eastAsia="en-IN"/>
              </w:rPr>
              <w:t>}</w:t>
            </w:r>
          </w:p>
          <w:p w14:paraId="637BE297" w14:textId="77777777" w:rsidR="00200447" w:rsidRPr="00FE2185"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FE2185">
              <w:rPr>
                <w:rFonts w:ascii="Consolas" w:eastAsia="Times New Roman" w:hAnsi="Consolas" w:cs="Courier New"/>
                <w:color w:val="F8F8F2"/>
                <w:bdr w:val="none" w:sz="0" w:space="0" w:color="auto" w:frame="1"/>
                <w:lang w:eastAsia="en-IN"/>
              </w:rPr>
              <w:t>}</w:t>
            </w:r>
          </w:p>
        </w:tc>
      </w:tr>
    </w:tbl>
    <w:p w14:paraId="6B67C0C8" w14:textId="77777777" w:rsidR="00200447" w:rsidRPr="00FE2185" w:rsidRDefault="00200447" w:rsidP="00200447">
      <w:pPr>
        <w:numPr>
          <w:ilvl w:val="0"/>
          <w:numId w:val="7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FE2185">
        <w:rPr>
          <w:rFonts w:ascii="Arial" w:eastAsia="Times New Roman" w:hAnsi="Arial" w:cs="Arial"/>
          <w:b/>
          <w:bCs/>
          <w:color w:val="FFFFFF"/>
          <w:spacing w:val="2"/>
          <w:sz w:val="26"/>
          <w:szCs w:val="26"/>
          <w:bdr w:val="none" w:sz="0" w:space="0" w:color="auto" w:frame="1"/>
          <w:lang w:eastAsia="en-IN"/>
        </w:rPr>
        <w:lastRenderedPageBreak/>
        <w:t>Pros:</w:t>
      </w:r>
    </w:p>
    <w:p w14:paraId="065BAD53" w14:textId="77777777" w:rsidR="00200447" w:rsidRPr="00FE2185" w:rsidRDefault="00200447" w:rsidP="00200447">
      <w:pPr>
        <w:numPr>
          <w:ilvl w:val="1"/>
          <w:numId w:val="73"/>
        </w:numPr>
        <w:shd w:val="clear" w:color="auto" w:fill="131417"/>
        <w:spacing w:after="0" w:line="240" w:lineRule="auto"/>
        <w:ind w:left="2160"/>
        <w:textAlignment w:val="baseline"/>
        <w:rPr>
          <w:rFonts w:ascii="Arial" w:eastAsia="Times New Roman" w:hAnsi="Arial" w:cs="Arial"/>
          <w:color w:val="FFFFFF"/>
          <w:spacing w:val="2"/>
          <w:sz w:val="26"/>
          <w:szCs w:val="26"/>
          <w:lang w:eastAsia="en-IN"/>
        </w:rPr>
      </w:pPr>
      <w:r w:rsidRPr="00FE2185">
        <w:rPr>
          <w:rFonts w:ascii="Arial" w:eastAsia="Times New Roman" w:hAnsi="Arial" w:cs="Arial"/>
          <w:color w:val="FFFFFF"/>
          <w:spacing w:val="2"/>
          <w:sz w:val="26"/>
          <w:szCs w:val="26"/>
          <w:lang w:eastAsia="en-IN"/>
        </w:rPr>
        <w:t>Lazy initialization is possible.</w:t>
      </w:r>
    </w:p>
    <w:p w14:paraId="0614F597" w14:textId="77777777" w:rsidR="00200447" w:rsidRPr="00FE2185" w:rsidRDefault="00200447" w:rsidP="00200447">
      <w:pPr>
        <w:numPr>
          <w:ilvl w:val="1"/>
          <w:numId w:val="73"/>
        </w:numPr>
        <w:shd w:val="clear" w:color="auto" w:fill="131417"/>
        <w:spacing w:after="0" w:line="240" w:lineRule="auto"/>
        <w:ind w:left="2160"/>
        <w:textAlignment w:val="baseline"/>
        <w:rPr>
          <w:rFonts w:ascii="Arial" w:eastAsia="Times New Roman" w:hAnsi="Arial" w:cs="Arial"/>
          <w:color w:val="FFFFFF"/>
          <w:spacing w:val="2"/>
          <w:sz w:val="26"/>
          <w:szCs w:val="26"/>
          <w:lang w:eastAsia="en-IN"/>
        </w:rPr>
      </w:pPr>
      <w:r w:rsidRPr="00FE2185">
        <w:rPr>
          <w:rFonts w:ascii="Arial" w:eastAsia="Times New Roman" w:hAnsi="Arial" w:cs="Arial"/>
          <w:color w:val="FFFFFF"/>
          <w:spacing w:val="2"/>
          <w:sz w:val="26"/>
          <w:szCs w:val="26"/>
          <w:lang w:eastAsia="en-IN"/>
        </w:rPr>
        <w:t>It is also thread safe.</w:t>
      </w:r>
    </w:p>
    <w:p w14:paraId="6D1E4A50" w14:textId="77777777" w:rsidR="00200447" w:rsidRPr="00FE2185" w:rsidRDefault="00200447" w:rsidP="00200447">
      <w:pPr>
        <w:numPr>
          <w:ilvl w:val="1"/>
          <w:numId w:val="73"/>
        </w:numPr>
        <w:shd w:val="clear" w:color="auto" w:fill="131417"/>
        <w:spacing w:after="0" w:line="240" w:lineRule="auto"/>
        <w:ind w:left="2160"/>
        <w:textAlignment w:val="baseline"/>
        <w:rPr>
          <w:rFonts w:ascii="Arial" w:eastAsia="Times New Roman" w:hAnsi="Arial" w:cs="Arial"/>
          <w:color w:val="FFFFFF"/>
          <w:spacing w:val="2"/>
          <w:sz w:val="26"/>
          <w:szCs w:val="26"/>
          <w:lang w:eastAsia="en-IN"/>
        </w:rPr>
      </w:pPr>
      <w:proofErr w:type="spellStart"/>
      <w:r w:rsidRPr="00FE2185">
        <w:rPr>
          <w:rFonts w:ascii="Arial" w:eastAsia="Times New Roman" w:hAnsi="Arial" w:cs="Arial"/>
          <w:color w:val="FFFFFF"/>
          <w:spacing w:val="2"/>
          <w:sz w:val="26"/>
          <w:szCs w:val="26"/>
          <w:lang w:eastAsia="en-IN"/>
        </w:rPr>
        <w:t>getInstance</w:t>
      </w:r>
      <w:proofErr w:type="spellEnd"/>
      <w:r w:rsidRPr="00FE2185">
        <w:rPr>
          <w:rFonts w:ascii="Arial" w:eastAsia="Times New Roman" w:hAnsi="Arial" w:cs="Arial"/>
          <w:color w:val="FFFFFF"/>
          <w:spacing w:val="2"/>
          <w:sz w:val="26"/>
          <w:szCs w:val="26"/>
          <w:lang w:eastAsia="en-IN"/>
        </w:rPr>
        <w:t>() method is synchronized so it causes slow performance as multiple threads can’t access it simultaneously.</w:t>
      </w:r>
    </w:p>
    <w:p w14:paraId="3E15E290" w14:textId="77777777" w:rsidR="00200447" w:rsidRDefault="00200447" w:rsidP="00200447">
      <w:pPr>
        <w:rPr>
          <w:b/>
          <w:sz w:val="32"/>
          <w:szCs w:val="32"/>
        </w:rPr>
      </w:pPr>
    </w:p>
    <w:p w14:paraId="68A17FC2" w14:textId="77777777" w:rsidR="00200447" w:rsidRPr="002652E7" w:rsidRDefault="00200447" w:rsidP="00200447">
      <w:pPr>
        <w:numPr>
          <w:ilvl w:val="0"/>
          <w:numId w:val="74"/>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2652E7">
        <w:rPr>
          <w:rFonts w:ascii="Arial" w:eastAsia="Times New Roman" w:hAnsi="Arial" w:cs="Arial"/>
          <w:b/>
          <w:bCs/>
          <w:color w:val="FFFFFF"/>
          <w:spacing w:val="2"/>
          <w:sz w:val="26"/>
          <w:szCs w:val="26"/>
          <w:bdr w:val="none" w:sz="0" w:space="0" w:color="auto" w:frame="1"/>
          <w:lang w:eastAsia="en-IN"/>
        </w:rPr>
        <w:t>Lazy initialization with Double check locking:</w:t>
      </w:r>
      <w:r w:rsidRPr="002652E7">
        <w:rPr>
          <w:rFonts w:ascii="Arial" w:eastAsia="Times New Roman" w:hAnsi="Arial" w:cs="Arial"/>
          <w:color w:val="FFFFFF"/>
          <w:spacing w:val="2"/>
          <w:sz w:val="26"/>
          <w:szCs w:val="26"/>
          <w:lang w:eastAsia="en-IN"/>
        </w:rPr>
        <w:t xml:space="preserve"> In this mechanism, we overcome the overhead problem of synchronized code. In this method, </w:t>
      </w:r>
      <w:proofErr w:type="spellStart"/>
      <w:r w:rsidRPr="002652E7">
        <w:rPr>
          <w:rFonts w:ascii="Arial" w:eastAsia="Times New Roman" w:hAnsi="Arial" w:cs="Arial"/>
          <w:color w:val="FFFFFF"/>
          <w:spacing w:val="2"/>
          <w:sz w:val="26"/>
          <w:szCs w:val="26"/>
          <w:lang w:eastAsia="en-IN"/>
        </w:rPr>
        <w:t>getInstance</w:t>
      </w:r>
      <w:proofErr w:type="spellEnd"/>
      <w:r w:rsidRPr="002652E7">
        <w:rPr>
          <w:rFonts w:ascii="Arial" w:eastAsia="Times New Roman" w:hAnsi="Arial" w:cs="Arial"/>
          <w:color w:val="FFFFFF"/>
          <w:spacing w:val="2"/>
          <w:sz w:val="26"/>
          <w:szCs w:val="26"/>
          <w:lang w:eastAsia="en-IN"/>
        </w:rPr>
        <w:t xml:space="preserve"> is not synchronized but the block which creates instance is synchronized so that minimum number of threads have to wait and that’s only for first time.</w:t>
      </w:r>
      <w:r w:rsidRPr="002652E7">
        <w:rPr>
          <w:rFonts w:ascii="Arial" w:eastAsia="Times New Roman" w:hAnsi="Arial" w:cs="Arial"/>
          <w:color w:val="FFFFFF"/>
          <w:spacing w:val="2"/>
          <w:sz w:val="26"/>
          <w:szCs w:val="26"/>
          <w:lang w:eastAsia="en-IN"/>
        </w:rPr>
        <w:br/>
        <w:t> </w:t>
      </w:r>
    </w:p>
    <w:p w14:paraId="16AF2054" w14:textId="77777777" w:rsidR="00200447" w:rsidRPr="002652E7" w:rsidRDefault="00200447" w:rsidP="00200447">
      <w:pPr>
        <w:numPr>
          <w:ilvl w:val="0"/>
          <w:numId w:val="75"/>
        </w:numPr>
        <w:pBdr>
          <w:top w:val="single" w:sz="6" w:space="8" w:color="DDDDDD"/>
          <w:left w:val="single" w:sz="6" w:space="9" w:color="DDDDDD"/>
          <w:right w:val="single" w:sz="6" w:space="9" w:color="DDDDDD"/>
        </w:pBdr>
        <w:shd w:val="clear" w:color="auto" w:fill="131417"/>
        <w:spacing w:line="285" w:lineRule="atLeast"/>
        <w:ind w:right="180"/>
        <w:textAlignment w:val="baseline"/>
        <w:rPr>
          <w:rFonts w:ascii="Arial" w:eastAsia="Times New Roman" w:hAnsi="Arial" w:cs="Arial"/>
          <w:color w:val="FFFFFF"/>
          <w:spacing w:val="2"/>
          <w:sz w:val="27"/>
          <w:szCs w:val="27"/>
          <w:lang w:eastAsia="en-IN"/>
        </w:rPr>
      </w:pPr>
      <w:r w:rsidRPr="002652E7">
        <w:rPr>
          <w:rFonts w:ascii="Arial" w:eastAsia="Times New Roman" w:hAnsi="Arial" w:cs="Arial"/>
          <w:color w:val="FFFFFF"/>
          <w:spacing w:val="2"/>
          <w:sz w:val="27"/>
          <w:szCs w:val="27"/>
          <w:lang w:eastAsia="en-IN"/>
        </w:rPr>
        <w:t>JAVA</w:t>
      </w:r>
    </w:p>
    <w:tbl>
      <w:tblPr>
        <w:tblW w:w="9963" w:type="dxa"/>
        <w:tblCellMar>
          <w:left w:w="0" w:type="dxa"/>
          <w:right w:w="0" w:type="dxa"/>
        </w:tblCellMar>
        <w:tblLook w:val="04A0" w:firstRow="1" w:lastRow="0" w:firstColumn="1" w:lastColumn="0" w:noHBand="0" w:noVBand="1"/>
      </w:tblPr>
      <w:tblGrid>
        <w:gridCol w:w="9963"/>
      </w:tblGrid>
      <w:tr w:rsidR="00200447" w:rsidRPr="002652E7" w14:paraId="63824591" w14:textId="77777777" w:rsidTr="00D834D9">
        <w:tc>
          <w:tcPr>
            <w:tcW w:w="5942" w:type="dxa"/>
            <w:tcBorders>
              <w:top w:val="nil"/>
              <w:left w:val="nil"/>
              <w:bottom w:val="nil"/>
              <w:right w:val="nil"/>
            </w:tcBorders>
            <w:tcMar>
              <w:top w:w="210" w:type="dxa"/>
              <w:left w:w="150" w:type="dxa"/>
              <w:bottom w:w="210" w:type="dxa"/>
              <w:right w:w="150" w:type="dxa"/>
            </w:tcMar>
            <w:vAlign w:val="bottom"/>
            <w:hideMark/>
          </w:tcPr>
          <w:p w14:paraId="5777EABD"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color w:val="75715E"/>
                <w:bdr w:val="none" w:sz="0" w:space="0" w:color="auto" w:frame="1"/>
                <w:lang w:eastAsia="en-IN"/>
              </w:rPr>
              <w:t>// Java code to explain double check locking</w:t>
            </w:r>
          </w:p>
          <w:p w14:paraId="2E7545A7"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
                <w:bCs/>
                <w:color w:val="F92672"/>
                <w:bdr w:val="none" w:sz="0" w:space="0" w:color="auto" w:frame="1"/>
                <w:lang w:eastAsia="en-IN"/>
              </w:rPr>
              <w:t>public</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b/>
                <w:bCs/>
                <w:color w:val="F92672"/>
                <w:bdr w:val="none" w:sz="0" w:space="0" w:color="auto" w:frame="1"/>
                <w:lang w:eastAsia="en-IN"/>
              </w:rPr>
              <w:t>class</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GFG</w:t>
            </w:r>
          </w:p>
          <w:p w14:paraId="63FDEE35"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color w:val="F8F8F2"/>
                <w:bdr w:val="none" w:sz="0" w:space="0" w:color="auto" w:frame="1"/>
                <w:lang w:eastAsia="en-IN"/>
              </w:rPr>
              <w:t>{</w:t>
            </w:r>
          </w:p>
          <w:p w14:paraId="1FA85F97"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75715E"/>
                <w:bdr w:val="none" w:sz="0" w:space="0" w:color="auto" w:frame="1"/>
                <w:lang w:eastAsia="en-IN"/>
              </w:rPr>
              <w:t>// private instance, so that it can be</w:t>
            </w:r>
          </w:p>
          <w:p w14:paraId="1967F2C2"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75715E"/>
                <w:bdr w:val="none" w:sz="0" w:space="0" w:color="auto" w:frame="1"/>
                <w:lang w:eastAsia="en-IN"/>
              </w:rPr>
              <w:t xml:space="preserve">// accessed by only by </w:t>
            </w:r>
            <w:proofErr w:type="spellStart"/>
            <w:r w:rsidRPr="002652E7">
              <w:rPr>
                <w:rFonts w:ascii="Consolas" w:eastAsia="Times New Roman" w:hAnsi="Consolas" w:cs="Courier New"/>
                <w:color w:val="75715E"/>
                <w:bdr w:val="none" w:sz="0" w:space="0" w:color="auto" w:frame="1"/>
                <w:lang w:eastAsia="en-IN"/>
              </w:rPr>
              <w:t>getInstance</w:t>
            </w:r>
            <w:proofErr w:type="spellEnd"/>
            <w:r w:rsidRPr="002652E7">
              <w:rPr>
                <w:rFonts w:ascii="Consolas" w:eastAsia="Times New Roman" w:hAnsi="Consolas" w:cs="Courier New"/>
                <w:color w:val="75715E"/>
                <w:bdr w:val="none" w:sz="0" w:space="0" w:color="auto" w:frame="1"/>
                <w:lang w:eastAsia="en-IN"/>
              </w:rPr>
              <w:t>() method</w:t>
            </w:r>
          </w:p>
          <w:p w14:paraId="43D8BA38"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b/>
                <w:bCs/>
                <w:color w:val="F92672"/>
                <w:bdr w:val="none" w:sz="0" w:space="0" w:color="auto" w:frame="1"/>
                <w:lang w:eastAsia="en-IN"/>
              </w:rPr>
              <w:t>private</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b/>
                <w:bCs/>
                <w:color w:val="F92672"/>
                <w:bdr w:val="none" w:sz="0" w:space="0" w:color="auto" w:frame="1"/>
                <w:lang w:eastAsia="en-IN"/>
              </w:rPr>
              <w:t>static</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GFG instance;</w:t>
            </w:r>
          </w:p>
          <w:p w14:paraId="6C6CC398"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Times New Roman"/>
                <w:sz w:val="25"/>
                <w:szCs w:val="25"/>
                <w:lang w:eastAsia="en-IN"/>
              </w:rPr>
              <w:t> </w:t>
            </w:r>
          </w:p>
          <w:p w14:paraId="2398827A"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b/>
                <w:bCs/>
                <w:color w:val="F92672"/>
                <w:bdr w:val="none" w:sz="0" w:space="0" w:color="auto" w:frame="1"/>
                <w:lang w:eastAsia="en-IN"/>
              </w:rPr>
              <w:t>private</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GFG()</w:t>
            </w:r>
          </w:p>
          <w:p w14:paraId="2CD2374C"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17A02233"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75715E"/>
                <w:bdr w:val="none" w:sz="0" w:space="0" w:color="auto" w:frame="1"/>
                <w:lang w:eastAsia="en-IN"/>
              </w:rPr>
              <w:t>// private constructor</w:t>
            </w:r>
          </w:p>
          <w:p w14:paraId="754CABDB"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1969ECA4"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Times New Roman"/>
                <w:sz w:val="25"/>
                <w:szCs w:val="25"/>
                <w:lang w:eastAsia="en-IN"/>
              </w:rPr>
              <w:t> </w:t>
            </w:r>
          </w:p>
          <w:p w14:paraId="0FA821A1"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b/>
                <w:bCs/>
                <w:color w:val="F92672"/>
                <w:bdr w:val="none" w:sz="0" w:space="0" w:color="auto" w:frame="1"/>
                <w:lang w:eastAsia="en-IN"/>
              </w:rPr>
              <w:t>public</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b/>
                <w:bCs/>
                <w:color w:val="F92672"/>
                <w:bdr w:val="none" w:sz="0" w:space="0" w:color="auto" w:frame="1"/>
                <w:lang w:eastAsia="en-IN"/>
              </w:rPr>
              <w:t>static</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 xml:space="preserve">GFG </w:t>
            </w:r>
            <w:proofErr w:type="spellStart"/>
            <w:r w:rsidRPr="002652E7">
              <w:rPr>
                <w:rFonts w:ascii="Consolas" w:eastAsia="Times New Roman" w:hAnsi="Consolas" w:cs="Courier New"/>
                <w:color w:val="F8F8F2"/>
                <w:bdr w:val="none" w:sz="0" w:space="0" w:color="auto" w:frame="1"/>
                <w:lang w:eastAsia="en-IN"/>
              </w:rPr>
              <w:t>getInstance</w:t>
            </w:r>
            <w:proofErr w:type="spellEnd"/>
            <w:r w:rsidRPr="002652E7">
              <w:rPr>
                <w:rFonts w:ascii="Consolas" w:eastAsia="Times New Roman" w:hAnsi="Consolas" w:cs="Courier New"/>
                <w:color w:val="F8F8F2"/>
                <w:bdr w:val="none" w:sz="0" w:space="0" w:color="auto" w:frame="1"/>
                <w:lang w:eastAsia="en-IN"/>
              </w:rPr>
              <w:t>()</w:t>
            </w:r>
          </w:p>
          <w:p w14:paraId="401ECCFE"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78AB0C41"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b/>
                <w:bCs/>
                <w:color w:val="F92672"/>
                <w:bdr w:val="none" w:sz="0" w:space="0" w:color="auto" w:frame="1"/>
                <w:lang w:eastAsia="en-IN"/>
              </w:rPr>
              <w:t>if</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 xml:space="preserve">(instance == </w:t>
            </w:r>
            <w:r w:rsidRPr="002652E7">
              <w:rPr>
                <w:rFonts w:ascii="Consolas" w:eastAsia="Times New Roman" w:hAnsi="Consolas" w:cs="Courier New"/>
                <w:b/>
                <w:bCs/>
                <w:color w:val="F92672"/>
                <w:bdr w:val="none" w:sz="0" w:space="0" w:color="auto" w:frame="1"/>
                <w:lang w:eastAsia="en-IN"/>
              </w:rPr>
              <w:t>null</w:t>
            </w:r>
            <w:r w:rsidRPr="002652E7">
              <w:rPr>
                <w:rFonts w:ascii="Consolas" w:eastAsia="Times New Roman" w:hAnsi="Consolas" w:cs="Courier New"/>
                <w:color w:val="F8F8F2"/>
                <w:bdr w:val="none" w:sz="0" w:space="0" w:color="auto" w:frame="1"/>
                <w:lang w:eastAsia="en-IN"/>
              </w:rPr>
              <w:t>)</w:t>
            </w:r>
          </w:p>
          <w:p w14:paraId="55020D9A"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4AD0ADAD"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75715E"/>
                <w:bdr w:val="none" w:sz="0" w:space="0" w:color="auto" w:frame="1"/>
                <w:lang w:eastAsia="en-IN"/>
              </w:rPr>
              <w:t>//synchronized block to remove overhead</w:t>
            </w:r>
          </w:p>
          <w:p w14:paraId="42A3B2CB"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b/>
                <w:bCs/>
                <w:color w:val="F92672"/>
                <w:bdr w:val="none" w:sz="0" w:space="0" w:color="auto" w:frame="1"/>
                <w:lang w:eastAsia="en-IN"/>
              </w:rPr>
              <w:t>synchronized</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w:t>
            </w:r>
            <w:proofErr w:type="spellStart"/>
            <w:r w:rsidRPr="002652E7">
              <w:rPr>
                <w:rFonts w:ascii="Consolas" w:eastAsia="Times New Roman" w:hAnsi="Consolas" w:cs="Courier New"/>
                <w:color w:val="F8F8F2"/>
                <w:bdr w:val="none" w:sz="0" w:space="0" w:color="auto" w:frame="1"/>
                <w:lang w:eastAsia="en-IN"/>
              </w:rPr>
              <w:t>GFG.</w:t>
            </w:r>
            <w:r w:rsidRPr="002652E7">
              <w:rPr>
                <w:rFonts w:ascii="Consolas" w:eastAsia="Times New Roman" w:hAnsi="Consolas" w:cs="Courier New"/>
                <w:b/>
                <w:bCs/>
                <w:color w:val="F92672"/>
                <w:bdr w:val="none" w:sz="0" w:space="0" w:color="auto" w:frame="1"/>
                <w:lang w:eastAsia="en-IN"/>
              </w:rPr>
              <w:t>class</w:t>
            </w:r>
            <w:proofErr w:type="spellEnd"/>
            <w:r w:rsidRPr="002652E7">
              <w:rPr>
                <w:rFonts w:ascii="Consolas" w:eastAsia="Times New Roman" w:hAnsi="Consolas" w:cs="Courier New"/>
                <w:color w:val="F8F8F2"/>
                <w:bdr w:val="none" w:sz="0" w:space="0" w:color="auto" w:frame="1"/>
                <w:lang w:eastAsia="en-IN"/>
              </w:rPr>
              <w:t>)</w:t>
            </w:r>
          </w:p>
          <w:p w14:paraId="1D0EF3A2"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61A5582E"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b/>
                <w:bCs/>
                <w:color w:val="F92672"/>
                <w:bdr w:val="none" w:sz="0" w:space="0" w:color="auto" w:frame="1"/>
                <w:lang w:eastAsia="en-IN"/>
              </w:rPr>
              <w:t>if</w:t>
            </w:r>
            <w:r w:rsidRPr="002652E7">
              <w:rPr>
                <w:rFonts w:ascii="Consolas" w:eastAsia="Times New Roman" w:hAnsi="Consolas" w:cs="Courier New"/>
                <w:color w:val="F8F8F2"/>
                <w:bdr w:val="none" w:sz="0" w:space="0" w:color="auto" w:frame="1"/>
                <w:lang w:eastAsia="en-IN"/>
              </w:rPr>
              <w:t>(instance==</w:t>
            </w:r>
            <w:r w:rsidRPr="002652E7">
              <w:rPr>
                <w:rFonts w:ascii="Consolas" w:eastAsia="Times New Roman" w:hAnsi="Consolas" w:cs="Courier New"/>
                <w:b/>
                <w:bCs/>
                <w:color w:val="F92672"/>
                <w:bdr w:val="none" w:sz="0" w:space="0" w:color="auto" w:frame="1"/>
                <w:lang w:eastAsia="en-IN"/>
              </w:rPr>
              <w:t>null</w:t>
            </w:r>
            <w:r w:rsidRPr="002652E7">
              <w:rPr>
                <w:rFonts w:ascii="Consolas" w:eastAsia="Times New Roman" w:hAnsi="Consolas" w:cs="Courier New"/>
                <w:color w:val="F8F8F2"/>
                <w:bdr w:val="none" w:sz="0" w:space="0" w:color="auto" w:frame="1"/>
                <w:lang w:eastAsia="en-IN"/>
              </w:rPr>
              <w:t>)</w:t>
            </w:r>
          </w:p>
          <w:p w14:paraId="1F34BDBF"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4560047B"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lastRenderedPageBreak/>
              <w:t>          </w:t>
            </w:r>
            <w:r w:rsidRPr="002652E7">
              <w:rPr>
                <w:rFonts w:ascii="Consolas" w:eastAsia="Times New Roman" w:hAnsi="Consolas" w:cs="Courier New"/>
                <w:color w:val="75715E"/>
                <w:bdr w:val="none" w:sz="0" w:space="0" w:color="auto" w:frame="1"/>
                <w:lang w:eastAsia="en-IN"/>
              </w:rPr>
              <w:t>// if instance is null, initialize</w:t>
            </w:r>
          </w:p>
          <w:p w14:paraId="0F98B016"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 xml:space="preserve">instance = </w:t>
            </w:r>
            <w:r w:rsidRPr="002652E7">
              <w:rPr>
                <w:rFonts w:ascii="Consolas" w:eastAsia="Times New Roman" w:hAnsi="Consolas" w:cs="Courier New"/>
                <w:b/>
                <w:bCs/>
                <w:color w:val="F92672"/>
                <w:bdr w:val="none" w:sz="0" w:space="0" w:color="auto" w:frame="1"/>
                <w:lang w:eastAsia="en-IN"/>
              </w:rPr>
              <w:t>new</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GFG();</w:t>
            </w:r>
          </w:p>
          <w:p w14:paraId="6FA807D1"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1C40D63D"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Times New Roman"/>
                <w:sz w:val="25"/>
                <w:szCs w:val="25"/>
                <w:lang w:eastAsia="en-IN"/>
              </w:rPr>
              <w:t> </w:t>
            </w:r>
          </w:p>
          <w:p w14:paraId="7E6798A1"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67575AB6"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1D3FECA2"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b/>
                <w:bCs/>
                <w:color w:val="F92672"/>
                <w:bdr w:val="none" w:sz="0" w:space="0" w:color="auto" w:frame="1"/>
                <w:lang w:eastAsia="en-IN"/>
              </w:rPr>
              <w:t>return</w:t>
            </w:r>
            <w:r w:rsidRPr="002652E7">
              <w:rPr>
                <w:rFonts w:ascii="Consolas" w:eastAsia="Times New Roman" w:hAnsi="Consolas" w:cs="Times New Roman"/>
                <w:sz w:val="25"/>
                <w:szCs w:val="25"/>
                <w:lang w:eastAsia="en-IN"/>
              </w:rPr>
              <w:t xml:space="preserve"> </w:t>
            </w:r>
            <w:r w:rsidRPr="002652E7">
              <w:rPr>
                <w:rFonts w:ascii="Consolas" w:eastAsia="Times New Roman" w:hAnsi="Consolas" w:cs="Courier New"/>
                <w:color w:val="F8F8F2"/>
                <w:bdr w:val="none" w:sz="0" w:space="0" w:color="auto" w:frame="1"/>
                <w:lang w:eastAsia="en-IN"/>
              </w:rPr>
              <w:t>instance;</w:t>
            </w:r>
          </w:p>
          <w:p w14:paraId="3865C7A3"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bdr w:val="none" w:sz="0" w:space="0" w:color="auto" w:frame="1"/>
                <w:lang w:eastAsia="en-IN"/>
              </w:rPr>
              <w:t>  </w:t>
            </w:r>
            <w:r w:rsidRPr="002652E7">
              <w:rPr>
                <w:rFonts w:ascii="Consolas" w:eastAsia="Times New Roman" w:hAnsi="Consolas" w:cs="Courier New"/>
                <w:color w:val="F8F8F2"/>
                <w:bdr w:val="none" w:sz="0" w:space="0" w:color="auto" w:frame="1"/>
                <w:lang w:eastAsia="en-IN"/>
              </w:rPr>
              <w:t>}</w:t>
            </w:r>
          </w:p>
          <w:p w14:paraId="33A88850" w14:textId="77777777" w:rsidR="00200447" w:rsidRPr="002652E7" w:rsidRDefault="00200447" w:rsidP="00D834D9">
            <w:pPr>
              <w:shd w:val="clear" w:color="auto" w:fill="272822"/>
              <w:spacing w:after="0" w:line="288" w:lineRule="atLeast"/>
              <w:textAlignment w:val="baseline"/>
              <w:rPr>
                <w:rFonts w:ascii="Consolas" w:eastAsia="Times New Roman" w:hAnsi="Consolas" w:cs="Times New Roman"/>
                <w:sz w:val="25"/>
                <w:szCs w:val="25"/>
                <w:lang w:eastAsia="en-IN"/>
              </w:rPr>
            </w:pPr>
            <w:r w:rsidRPr="002652E7">
              <w:rPr>
                <w:rFonts w:ascii="Consolas" w:eastAsia="Times New Roman" w:hAnsi="Consolas" w:cs="Courier New"/>
                <w:color w:val="F8F8F2"/>
                <w:bdr w:val="none" w:sz="0" w:space="0" w:color="auto" w:frame="1"/>
                <w:lang w:eastAsia="en-IN"/>
              </w:rPr>
              <w:t>}</w:t>
            </w:r>
          </w:p>
        </w:tc>
      </w:tr>
    </w:tbl>
    <w:p w14:paraId="17B3CA15" w14:textId="77777777" w:rsidR="00200447" w:rsidRPr="002652E7" w:rsidRDefault="00200447" w:rsidP="00200447">
      <w:pPr>
        <w:numPr>
          <w:ilvl w:val="0"/>
          <w:numId w:val="76"/>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2652E7">
        <w:rPr>
          <w:rFonts w:ascii="Arial" w:eastAsia="Times New Roman" w:hAnsi="Arial" w:cs="Arial"/>
          <w:b/>
          <w:bCs/>
          <w:color w:val="FFFFFF"/>
          <w:spacing w:val="2"/>
          <w:sz w:val="26"/>
          <w:szCs w:val="26"/>
          <w:bdr w:val="none" w:sz="0" w:space="0" w:color="auto" w:frame="1"/>
          <w:lang w:eastAsia="en-IN"/>
        </w:rPr>
        <w:lastRenderedPageBreak/>
        <w:t>Pros:</w:t>
      </w:r>
    </w:p>
    <w:p w14:paraId="675C4B83" w14:textId="77777777" w:rsidR="00200447" w:rsidRPr="002652E7" w:rsidRDefault="00200447" w:rsidP="00200447">
      <w:pPr>
        <w:numPr>
          <w:ilvl w:val="1"/>
          <w:numId w:val="76"/>
        </w:numPr>
        <w:shd w:val="clear" w:color="auto" w:fill="131417"/>
        <w:spacing w:after="0" w:line="240" w:lineRule="auto"/>
        <w:ind w:left="2160"/>
        <w:textAlignment w:val="baseline"/>
        <w:rPr>
          <w:rFonts w:ascii="Arial" w:eastAsia="Times New Roman" w:hAnsi="Arial" w:cs="Arial"/>
          <w:color w:val="FFFFFF"/>
          <w:spacing w:val="2"/>
          <w:sz w:val="26"/>
          <w:szCs w:val="26"/>
          <w:lang w:eastAsia="en-IN"/>
        </w:rPr>
      </w:pPr>
      <w:r w:rsidRPr="002652E7">
        <w:rPr>
          <w:rFonts w:ascii="Arial" w:eastAsia="Times New Roman" w:hAnsi="Arial" w:cs="Arial"/>
          <w:color w:val="FFFFFF"/>
          <w:spacing w:val="2"/>
          <w:sz w:val="26"/>
          <w:szCs w:val="26"/>
          <w:lang w:eastAsia="en-IN"/>
        </w:rPr>
        <w:t>Lazy initialization is possible.</w:t>
      </w:r>
    </w:p>
    <w:p w14:paraId="5AC9D028" w14:textId="77777777" w:rsidR="00200447" w:rsidRPr="002652E7" w:rsidRDefault="00200447" w:rsidP="00200447">
      <w:pPr>
        <w:numPr>
          <w:ilvl w:val="1"/>
          <w:numId w:val="76"/>
        </w:numPr>
        <w:shd w:val="clear" w:color="auto" w:fill="131417"/>
        <w:spacing w:after="0" w:line="240" w:lineRule="auto"/>
        <w:ind w:left="2160"/>
        <w:textAlignment w:val="baseline"/>
        <w:rPr>
          <w:rFonts w:ascii="Arial" w:eastAsia="Times New Roman" w:hAnsi="Arial" w:cs="Arial"/>
          <w:color w:val="FFFFFF"/>
          <w:spacing w:val="2"/>
          <w:sz w:val="26"/>
          <w:szCs w:val="26"/>
          <w:lang w:eastAsia="en-IN"/>
        </w:rPr>
      </w:pPr>
      <w:r w:rsidRPr="002652E7">
        <w:rPr>
          <w:rFonts w:ascii="Arial" w:eastAsia="Times New Roman" w:hAnsi="Arial" w:cs="Arial"/>
          <w:color w:val="FFFFFF"/>
          <w:spacing w:val="2"/>
          <w:sz w:val="26"/>
          <w:szCs w:val="26"/>
          <w:lang w:eastAsia="en-IN"/>
        </w:rPr>
        <w:t>It is also thread safe.</w:t>
      </w:r>
    </w:p>
    <w:p w14:paraId="0B437A22" w14:textId="77777777" w:rsidR="00200447" w:rsidRPr="002652E7" w:rsidRDefault="00200447" w:rsidP="00200447">
      <w:pPr>
        <w:numPr>
          <w:ilvl w:val="1"/>
          <w:numId w:val="76"/>
        </w:numPr>
        <w:shd w:val="clear" w:color="auto" w:fill="131417"/>
        <w:spacing w:after="0" w:line="240" w:lineRule="auto"/>
        <w:ind w:left="2160"/>
        <w:textAlignment w:val="baseline"/>
        <w:rPr>
          <w:rFonts w:ascii="Arial" w:eastAsia="Times New Roman" w:hAnsi="Arial" w:cs="Arial"/>
          <w:color w:val="FFFFFF"/>
          <w:spacing w:val="2"/>
          <w:sz w:val="26"/>
          <w:szCs w:val="26"/>
          <w:lang w:eastAsia="en-IN"/>
        </w:rPr>
      </w:pPr>
      <w:r w:rsidRPr="002652E7">
        <w:rPr>
          <w:rFonts w:ascii="Arial" w:eastAsia="Times New Roman" w:hAnsi="Arial" w:cs="Arial"/>
          <w:color w:val="FFFFFF"/>
          <w:spacing w:val="2"/>
          <w:sz w:val="26"/>
          <w:szCs w:val="26"/>
          <w:lang w:eastAsia="en-IN"/>
        </w:rPr>
        <w:t>Performance overhead gets reduced because of synchronized keyword.</w:t>
      </w:r>
    </w:p>
    <w:p w14:paraId="36B11789" w14:textId="77777777" w:rsidR="00200447" w:rsidRPr="002652E7" w:rsidRDefault="00200447" w:rsidP="00200447">
      <w:pPr>
        <w:numPr>
          <w:ilvl w:val="1"/>
          <w:numId w:val="76"/>
        </w:numPr>
        <w:shd w:val="clear" w:color="auto" w:fill="131417"/>
        <w:spacing w:after="0" w:line="240" w:lineRule="auto"/>
        <w:ind w:left="2160"/>
        <w:textAlignment w:val="baseline"/>
        <w:rPr>
          <w:rFonts w:ascii="Arial" w:eastAsia="Times New Roman" w:hAnsi="Arial" w:cs="Arial"/>
          <w:color w:val="FFFFFF"/>
          <w:spacing w:val="2"/>
          <w:sz w:val="26"/>
          <w:szCs w:val="26"/>
          <w:lang w:eastAsia="en-IN"/>
        </w:rPr>
      </w:pPr>
      <w:r w:rsidRPr="002652E7">
        <w:rPr>
          <w:rFonts w:ascii="Arial" w:eastAsia="Times New Roman" w:hAnsi="Arial" w:cs="Arial"/>
          <w:color w:val="FFFFFF"/>
          <w:spacing w:val="2"/>
          <w:sz w:val="26"/>
          <w:szCs w:val="26"/>
          <w:lang w:eastAsia="en-IN"/>
        </w:rPr>
        <w:t>First time, it can affect performance.</w:t>
      </w:r>
    </w:p>
    <w:p w14:paraId="42E0AA8D" w14:textId="77777777" w:rsidR="00200447" w:rsidRPr="00FE2185" w:rsidRDefault="00200447" w:rsidP="00200447">
      <w:pPr>
        <w:rPr>
          <w:b/>
          <w:sz w:val="32"/>
          <w:szCs w:val="32"/>
        </w:rPr>
      </w:pPr>
    </w:p>
    <w:p w14:paraId="50CB5DC4" w14:textId="57E94F33" w:rsidR="00200447" w:rsidRDefault="00200447" w:rsidP="00200447">
      <w:pPr>
        <w:rPr>
          <w:b/>
          <w:bCs/>
          <w:color w:val="C45911" w:themeColor="accent2" w:themeShade="BF"/>
          <w:sz w:val="32"/>
          <w:szCs w:val="32"/>
        </w:rPr>
      </w:pPr>
    </w:p>
    <w:p w14:paraId="24296367" w14:textId="77777777" w:rsidR="007B732F" w:rsidRDefault="007B732F" w:rsidP="007B732F">
      <w:pPr>
        <w:pStyle w:val="Heading3"/>
        <w:shd w:val="clear" w:color="auto" w:fill="131417"/>
        <w:spacing w:before="360" w:after="360"/>
        <w:jc w:val="center"/>
        <w:textAlignment w:val="baseline"/>
        <w:rPr>
          <w:rFonts w:ascii="Arial" w:hAnsi="Arial" w:cs="Arial"/>
          <w:color w:val="FFFFFF"/>
          <w:spacing w:val="2"/>
          <w:sz w:val="28"/>
          <w:szCs w:val="28"/>
        </w:rPr>
      </w:pPr>
      <w:r>
        <w:rPr>
          <w:rFonts w:ascii="Arial" w:hAnsi="Arial" w:cs="Arial"/>
          <w:color w:val="FFFFFF"/>
          <w:spacing w:val="2"/>
          <w:sz w:val="28"/>
          <w:szCs w:val="28"/>
        </w:rPr>
        <w:t>HashSet vs HashMap</w:t>
      </w:r>
    </w:p>
    <w:tbl>
      <w:tblPr>
        <w:tblW w:w="0" w:type="auto"/>
        <w:tblCellMar>
          <w:left w:w="0" w:type="dxa"/>
          <w:right w:w="0" w:type="dxa"/>
        </w:tblCellMar>
        <w:tblLook w:val="04A0" w:firstRow="1" w:lastRow="0" w:firstColumn="1" w:lastColumn="0" w:noHBand="0" w:noVBand="1"/>
      </w:tblPr>
      <w:tblGrid>
        <w:gridCol w:w="2213"/>
        <w:gridCol w:w="3851"/>
        <w:gridCol w:w="2962"/>
      </w:tblGrid>
      <w:tr w:rsidR="007B732F" w14:paraId="69879D12" w14:textId="77777777" w:rsidTr="007B732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62D722BC" w14:textId="77777777" w:rsidR="007B732F" w:rsidRDefault="007B732F">
            <w:pPr>
              <w:pStyle w:val="NormalWeb"/>
              <w:spacing w:before="0" w:beforeAutospacing="0" w:after="150" w:afterAutospacing="0"/>
              <w:jc w:val="center"/>
              <w:textAlignment w:val="baseline"/>
              <w:rPr>
                <w:sz w:val="28"/>
                <w:szCs w:val="28"/>
              </w:rPr>
            </w:pPr>
            <w:r>
              <w:rPr>
                <w:sz w:val="28"/>
                <w:szCs w:val="28"/>
              </w:rPr>
              <w:t>BASIS</w:t>
            </w:r>
          </w:p>
        </w:tc>
        <w:tc>
          <w:tcPr>
            <w:tcW w:w="0" w:type="auto"/>
            <w:tcBorders>
              <w:top w:val="nil"/>
              <w:left w:val="nil"/>
              <w:bottom w:val="nil"/>
              <w:right w:val="nil"/>
            </w:tcBorders>
            <w:tcMar>
              <w:top w:w="150" w:type="dxa"/>
              <w:left w:w="150" w:type="dxa"/>
              <w:bottom w:w="150" w:type="dxa"/>
              <w:right w:w="150" w:type="dxa"/>
            </w:tcMar>
            <w:vAlign w:val="bottom"/>
            <w:hideMark/>
          </w:tcPr>
          <w:p w14:paraId="725C689A" w14:textId="77777777" w:rsidR="007B732F" w:rsidRDefault="007B732F">
            <w:pPr>
              <w:pStyle w:val="NormalWeb"/>
              <w:spacing w:before="0" w:beforeAutospacing="0" w:after="150" w:afterAutospacing="0"/>
              <w:jc w:val="center"/>
              <w:textAlignment w:val="baseline"/>
              <w:rPr>
                <w:sz w:val="28"/>
                <w:szCs w:val="28"/>
              </w:rPr>
            </w:pPr>
            <w:r>
              <w:rPr>
                <w:sz w:val="28"/>
                <w:szCs w:val="28"/>
              </w:rPr>
              <w:t>HashSet</w:t>
            </w:r>
          </w:p>
        </w:tc>
        <w:tc>
          <w:tcPr>
            <w:tcW w:w="0" w:type="auto"/>
            <w:tcBorders>
              <w:top w:val="nil"/>
              <w:left w:val="nil"/>
              <w:bottom w:val="nil"/>
              <w:right w:val="nil"/>
            </w:tcBorders>
            <w:tcMar>
              <w:top w:w="150" w:type="dxa"/>
              <w:left w:w="150" w:type="dxa"/>
              <w:bottom w:w="150" w:type="dxa"/>
              <w:right w:w="150" w:type="dxa"/>
            </w:tcMar>
            <w:vAlign w:val="bottom"/>
            <w:hideMark/>
          </w:tcPr>
          <w:p w14:paraId="5E25C1C5" w14:textId="77777777" w:rsidR="007B732F" w:rsidRDefault="007B732F">
            <w:pPr>
              <w:pStyle w:val="NormalWeb"/>
              <w:spacing w:before="0" w:beforeAutospacing="0" w:after="150" w:afterAutospacing="0"/>
              <w:jc w:val="center"/>
              <w:textAlignment w:val="baseline"/>
              <w:rPr>
                <w:sz w:val="28"/>
                <w:szCs w:val="28"/>
              </w:rPr>
            </w:pPr>
            <w:r>
              <w:rPr>
                <w:sz w:val="28"/>
                <w:szCs w:val="28"/>
              </w:rPr>
              <w:t>HashMap</w:t>
            </w:r>
          </w:p>
        </w:tc>
      </w:tr>
      <w:tr w:rsidR="007B732F" w14:paraId="15ED847D"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12A1BB12" w14:textId="77777777" w:rsidR="007B732F" w:rsidRDefault="007B732F">
            <w:pPr>
              <w:rPr>
                <w:sz w:val="25"/>
                <w:szCs w:val="25"/>
              </w:rPr>
            </w:pPr>
            <w:r>
              <w:rPr>
                <w:i/>
                <w:iCs/>
                <w:sz w:val="25"/>
                <w:szCs w:val="25"/>
                <w:bdr w:val="none" w:sz="0" w:space="0" w:color="auto" w:frame="1"/>
              </w:rPr>
              <w:t>Implementation</w:t>
            </w:r>
          </w:p>
        </w:tc>
        <w:tc>
          <w:tcPr>
            <w:tcW w:w="0" w:type="auto"/>
            <w:tcBorders>
              <w:top w:val="nil"/>
              <w:left w:val="nil"/>
              <w:bottom w:val="nil"/>
              <w:right w:val="nil"/>
            </w:tcBorders>
            <w:tcMar>
              <w:top w:w="210" w:type="dxa"/>
              <w:left w:w="150" w:type="dxa"/>
              <w:bottom w:w="210" w:type="dxa"/>
              <w:right w:w="150" w:type="dxa"/>
            </w:tcMar>
            <w:vAlign w:val="bottom"/>
            <w:hideMark/>
          </w:tcPr>
          <w:p w14:paraId="61925ADC" w14:textId="77777777" w:rsidR="007B732F" w:rsidRDefault="007B732F">
            <w:pPr>
              <w:rPr>
                <w:sz w:val="25"/>
                <w:szCs w:val="25"/>
              </w:rPr>
            </w:pPr>
            <w:r>
              <w:rPr>
                <w:sz w:val="25"/>
                <w:szCs w:val="25"/>
              </w:rPr>
              <w:t>HashSet implements Set interface.</w:t>
            </w:r>
          </w:p>
        </w:tc>
        <w:tc>
          <w:tcPr>
            <w:tcW w:w="0" w:type="auto"/>
            <w:tcBorders>
              <w:top w:val="nil"/>
              <w:left w:val="nil"/>
              <w:bottom w:val="nil"/>
              <w:right w:val="nil"/>
            </w:tcBorders>
            <w:tcMar>
              <w:top w:w="210" w:type="dxa"/>
              <w:left w:w="150" w:type="dxa"/>
              <w:bottom w:w="210" w:type="dxa"/>
              <w:right w:w="150" w:type="dxa"/>
            </w:tcMar>
            <w:vAlign w:val="bottom"/>
            <w:hideMark/>
          </w:tcPr>
          <w:p w14:paraId="46B4820A" w14:textId="77777777" w:rsidR="007B732F" w:rsidRDefault="007B732F">
            <w:pPr>
              <w:rPr>
                <w:sz w:val="25"/>
                <w:szCs w:val="25"/>
              </w:rPr>
            </w:pPr>
            <w:r>
              <w:rPr>
                <w:sz w:val="25"/>
                <w:szCs w:val="25"/>
              </w:rPr>
              <w:t>HashMap implements Map interface.</w:t>
            </w:r>
          </w:p>
        </w:tc>
      </w:tr>
      <w:tr w:rsidR="007B732F" w14:paraId="739721AE"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5400747E" w14:textId="77777777" w:rsidR="007B732F" w:rsidRDefault="007B732F">
            <w:pPr>
              <w:rPr>
                <w:sz w:val="25"/>
                <w:szCs w:val="25"/>
              </w:rPr>
            </w:pPr>
            <w:r>
              <w:rPr>
                <w:i/>
                <w:iCs/>
                <w:sz w:val="25"/>
                <w:szCs w:val="25"/>
                <w:bdr w:val="none" w:sz="0" w:space="0" w:color="auto" w:frame="1"/>
              </w:rPr>
              <w:t>Duplicates</w:t>
            </w:r>
          </w:p>
        </w:tc>
        <w:tc>
          <w:tcPr>
            <w:tcW w:w="0" w:type="auto"/>
            <w:tcBorders>
              <w:top w:val="nil"/>
              <w:left w:val="nil"/>
              <w:bottom w:val="nil"/>
              <w:right w:val="nil"/>
            </w:tcBorders>
            <w:tcMar>
              <w:top w:w="210" w:type="dxa"/>
              <w:left w:w="150" w:type="dxa"/>
              <w:bottom w:w="210" w:type="dxa"/>
              <w:right w:w="150" w:type="dxa"/>
            </w:tcMar>
            <w:vAlign w:val="bottom"/>
            <w:hideMark/>
          </w:tcPr>
          <w:p w14:paraId="3081F1BF" w14:textId="77777777" w:rsidR="007B732F" w:rsidRDefault="007B732F">
            <w:pPr>
              <w:rPr>
                <w:sz w:val="25"/>
                <w:szCs w:val="25"/>
              </w:rPr>
            </w:pPr>
            <w:r>
              <w:rPr>
                <w:sz w:val="25"/>
                <w:szCs w:val="25"/>
              </w:rPr>
              <w:t>HashSet doesn’t allow duplicate values.</w:t>
            </w:r>
          </w:p>
        </w:tc>
        <w:tc>
          <w:tcPr>
            <w:tcW w:w="0" w:type="auto"/>
            <w:tcBorders>
              <w:top w:val="nil"/>
              <w:left w:val="nil"/>
              <w:bottom w:val="nil"/>
              <w:right w:val="nil"/>
            </w:tcBorders>
            <w:tcMar>
              <w:top w:w="210" w:type="dxa"/>
              <w:left w:w="150" w:type="dxa"/>
              <w:bottom w:w="210" w:type="dxa"/>
              <w:right w:w="150" w:type="dxa"/>
            </w:tcMar>
            <w:vAlign w:val="bottom"/>
            <w:hideMark/>
          </w:tcPr>
          <w:p w14:paraId="0423FC6A" w14:textId="77777777" w:rsidR="007B732F" w:rsidRDefault="007B732F">
            <w:pPr>
              <w:rPr>
                <w:sz w:val="25"/>
                <w:szCs w:val="25"/>
              </w:rPr>
            </w:pPr>
            <w:r>
              <w:rPr>
                <w:sz w:val="25"/>
                <w:szCs w:val="25"/>
              </w:rPr>
              <w:t>HashMap store key, value pairs and it does not allow duplicate keys. If key is duplicate then the old key is replaced with the new value.</w:t>
            </w:r>
          </w:p>
        </w:tc>
      </w:tr>
      <w:tr w:rsidR="007B732F" w14:paraId="6CECE7BC"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07F412BD" w14:textId="77777777" w:rsidR="007B732F" w:rsidRDefault="007B732F">
            <w:pPr>
              <w:rPr>
                <w:sz w:val="25"/>
                <w:szCs w:val="25"/>
              </w:rPr>
            </w:pPr>
            <w:r>
              <w:rPr>
                <w:i/>
                <w:iCs/>
                <w:sz w:val="25"/>
                <w:szCs w:val="25"/>
                <w:bdr w:val="none" w:sz="0" w:space="0" w:color="auto" w:frame="1"/>
              </w:rPr>
              <w:t>Number of objects during storing objects</w:t>
            </w:r>
          </w:p>
        </w:tc>
        <w:tc>
          <w:tcPr>
            <w:tcW w:w="0" w:type="auto"/>
            <w:tcBorders>
              <w:top w:val="nil"/>
              <w:left w:val="nil"/>
              <w:bottom w:val="nil"/>
              <w:right w:val="nil"/>
            </w:tcBorders>
            <w:tcMar>
              <w:top w:w="210" w:type="dxa"/>
              <w:left w:w="150" w:type="dxa"/>
              <w:bottom w:w="210" w:type="dxa"/>
              <w:right w:w="150" w:type="dxa"/>
            </w:tcMar>
            <w:vAlign w:val="bottom"/>
            <w:hideMark/>
          </w:tcPr>
          <w:p w14:paraId="397FA052" w14:textId="77777777" w:rsidR="007B732F" w:rsidRDefault="007B732F">
            <w:pPr>
              <w:rPr>
                <w:sz w:val="25"/>
                <w:szCs w:val="25"/>
              </w:rPr>
            </w:pPr>
            <w:r>
              <w:rPr>
                <w:sz w:val="25"/>
                <w:szCs w:val="25"/>
              </w:rPr>
              <w:t>HashSet requires only one object add(Object o).</w:t>
            </w:r>
          </w:p>
        </w:tc>
        <w:tc>
          <w:tcPr>
            <w:tcW w:w="0" w:type="auto"/>
            <w:tcBorders>
              <w:top w:val="nil"/>
              <w:left w:val="nil"/>
              <w:bottom w:val="nil"/>
              <w:right w:val="nil"/>
            </w:tcBorders>
            <w:tcMar>
              <w:top w:w="210" w:type="dxa"/>
              <w:left w:w="150" w:type="dxa"/>
              <w:bottom w:w="210" w:type="dxa"/>
              <w:right w:w="150" w:type="dxa"/>
            </w:tcMar>
            <w:vAlign w:val="bottom"/>
            <w:hideMark/>
          </w:tcPr>
          <w:p w14:paraId="70364473" w14:textId="77777777" w:rsidR="007B732F" w:rsidRDefault="007B732F">
            <w:pPr>
              <w:rPr>
                <w:sz w:val="25"/>
                <w:szCs w:val="25"/>
              </w:rPr>
            </w:pPr>
            <w:r>
              <w:rPr>
                <w:sz w:val="25"/>
                <w:szCs w:val="25"/>
              </w:rPr>
              <w:t>HashMap requires two objects put(K key, V Value) to add an element to the HashMap object.</w:t>
            </w:r>
          </w:p>
        </w:tc>
      </w:tr>
      <w:tr w:rsidR="007B732F" w14:paraId="7FA8671E"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57831028" w14:textId="77777777" w:rsidR="007B732F" w:rsidRDefault="007B732F">
            <w:pPr>
              <w:rPr>
                <w:sz w:val="25"/>
                <w:szCs w:val="25"/>
              </w:rPr>
            </w:pPr>
            <w:r>
              <w:rPr>
                <w:i/>
                <w:iCs/>
                <w:sz w:val="25"/>
                <w:szCs w:val="25"/>
                <w:bdr w:val="none" w:sz="0" w:space="0" w:color="auto" w:frame="1"/>
              </w:rPr>
              <w:lastRenderedPageBreak/>
              <w:t>Dummy value</w:t>
            </w:r>
          </w:p>
        </w:tc>
        <w:tc>
          <w:tcPr>
            <w:tcW w:w="0" w:type="auto"/>
            <w:tcBorders>
              <w:top w:val="nil"/>
              <w:left w:val="nil"/>
              <w:bottom w:val="nil"/>
              <w:right w:val="nil"/>
            </w:tcBorders>
            <w:tcMar>
              <w:top w:w="210" w:type="dxa"/>
              <w:left w:w="150" w:type="dxa"/>
              <w:bottom w:w="210" w:type="dxa"/>
              <w:right w:w="150" w:type="dxa"/>
            </w:tcMar>
            <w:vAlign w:val="bottom"/>
            <w:hideMark/>
          </w:tcPr>
          <w:p w14:paraId="5A0FA7EB" w14:textId="77777777" w:rsidR="007B732F" w:rsidRDefault="007B732F">
            <w:pPr>
              <w:rPr>
                <w:sz w:val="25"/>
                <w:szCs w:val="25"/>
              </w:rPr>
            </w:pPr>
            <w:r>
              <w:rPr>
                <w:sz w:val="25"/>
                <w:szCs w:val="25"/>
              </w:rPr>
              <w:t>HashSet internally uses HashMap to add elements. In HashSet, the argument passed in add(Object) method serves as key K. Java internally associates dummy value for each value passed in add(Object) method.</w:t>
            </w:r>
          </w:p>
        </w:tc>
        <w:tc>
          <w:tcPr>
            <w:tcW w:w="0" w:type="auto"/>
            <w:tcBorders>
              <w:top w:val="nil"/>
              <w:left w:val="nil"/>
              <w:bottom w:val="nil"/>
              <w:right w:val="nil"/>
            </w:tcBorders>
            <w:tcMar>
              <w:top w:w="210" w:type="dxa"/>
              <w:left w:w="150" w:type="dxa"/>
              <w:bottom w:w="210" w:type="dxa"/>
              <w:right w:w="150" w:type="dxa"/>
            </w:tcMar>
            <w:vAlign w:val="bottom"/>
            <w:hideMark/>
          </w:tcPr>
          <w:p w14:paraId="25A9D6F6" w14:textId="77777777" w:rsidR="007B732F" w:rsidRDefault="007B732F">
            <w:pPr>
              <w:rPr>
                <w:sz w:val="25"/>
                <w:szCs w:val="25"/>
              </w:rPr>
            </w:pPr>
            <w:r>
              <w:rPr>
                <w:sz w:val="25"/>
                <w:szCs w:val="25"/>
              </w:rPr>
              <w:t>HashMap does not have any concept of dummy value.</w:t>
            </w:r>
          </w:p>
        </w:tc>
      </w:tr>
      <w:tr w:rsidR="007B732F" w14:paraId="5795DC52"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7A88DC3C" w14:textId="77777777" w:rsidR="007B732F" w:rsidRDefault="007B732F">
            <w:pPr>
              <w:rPr>
                <w:sz w:val="25"/>
                <w:szCs w:val="25"/>
              </w:rPr>
            </w:pPr>
            <w:r>
              <w:rPr>
                <w:i/>
                <w:iCs/>
                <w:sz w:val="25"/>
                <w:szCs w:val="25"/>
                <w:bdr w:val="none" w:sz="0" w:space="0" w:color="auto" w:frame="1"/>
              </w:rPr>
              <w:t>Storing or Adding mechanism</w:t>
            </w:r>
          </w:p>
        </w:tc>
        <w:tc>
          <w:tcPr>
            <w:tcW w:w="0" w:type="auto"/>
            <w:tcBorders>
              <w:top w:val="nil"/>
              <w:left w:val="nil"/>
              <w:bottom w:val="nil"/>
              <w:right w:val="nil"/>
            </w:tcBorders>
            <w:tcMar>
              <w:top w:w="210" w:type="dxa"/>
              <w:left w:w="150" w:type="dxa"/>
              <w:bottom w:w="210" w:type="dxa"/>
              <w:right w:w="150" w:type="dxa"/>
            </w:tcMar>
            <w:vAlign w:val="bottom"/>
            <w:hideMark/>
          </w:tcPr>
          <w:p w14:paraId="6F75F131" w14:textId="77777777" w:rsidR="007B732F" w:rsidRDefault="007B732F">
            <w:pPr>
              <w:rPr>
                <w:sz w:val="25"/>
                <w:szCs w:val="25"/>
              </w:rPr>
            </w:pPr>
            <w:r>
              <w:rPr>
                <w:sz w:val="25"/>
                <w:szCs w:val="25"/>
              </w:rPr>
              <w:t>HashSet internally uses the HashMap object to store or add the objects.</w:t>
            </w:r>
          </w:p>
        </w:tc>
        <w:tc>
          <w:tcPr>
            <w:tcW w:w="0" w:type="auto"/>
            <w:tcBorders>
              <w:top w:val="nil"/>
              <w:left w:val="nil"/>
              <w:bottom w:val="nil"/>
              <w:right w:val="nil"/>
            </w:tcBorders>
            <w:tcMar>
              <w:top w:w="210" w:type="dxa"/>
              <w:left w:w="150" w:type="dxa"/>
              <w:bottom w:w="210" w:type="dxa"/>
              <w:right w:w="150" w:type="dxa"/>
            </w:tcMar>
            <w:vAlign w:val="bottom"/>
            <w:hideMark/>
          </w:tcPr>
          <w:p w14:paraId="1AB2C756" w14:textId="77777777" w:rsidR="007B732F" w:rsidRDefault="007B732F">
            <w:pPr>
              <w:rPr>
                <w:sz w:val="25"/>
                <w:szCs w:val="25"/>
              </w:rPr>
            </w:pPr>
            <w:r>
              <w:rPr>
                <w:sz w:val="25"/>
                <w:szCs w:val="25"/>
              </w:rPr>
              <w:t>HashMap internally uses hashing to store or add objects</w:t>
            </w:r>
          </w:p>
        </w:tc>
      </w:tr>
      <w:tr w:rsidR="007B732F" w:rsidRPr="007B732F" w14:paraId="65460B59"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2B322AD4" w14:textId="77777777" w:rsidR="007B732F" w:rsidRPr="007B732F" w:rsidRDefault="007B732F">
            <w:pPr>
              <w:rPr>
                <w:color w:val="BF8F00" w:themeColor="accent4" w:themeShade="BF"/>
                <w:sz w:val="25"/>
                <w:szCs w:val="25"/>
              </w:rPr>
            </w:pPr>
            <w:r w:rsidRPr="007B732F">
              <w:rPr>
                <w:i/>
                <w:iCs/>
                <w:color w:val="BF8F00" w:themeColor="accent4" w:themeShade="BF"/>
                <w:sz w:val="25"/>
                <w:szCs w:val="25"/>
                <w:bdr w:val="none" w:sz="0" w:space="0" w:color="auto" w:frame="1"/>
              </w:rPr>
              <w:t>Faster</w:t>
            </w:r>
          </w:p>
        </w:tc>
        <w:tc>
          <w:tcPr>
            <w:tcW w:w="0" w:type="auto"/>
            <w:tcBorders>
              <w:top w:val="nil"/>
              <w:left w:val="nil"/>
              <w:bottom w:val="nil"/>
              <w:right w:val="nil"/>
            </w:tcBorders>
            <w:tcMar>
              <w:top w:w="210" w:type="dxa"/>
              <w:left w:w="150" w:type="dxa"/>
              <w:bottom w:w="210" w:type="dxa"/>
              <w:right w:w="150" w:type="dxa"/>
            </w:tcMar>
            <w:vAlign w:val="bottom"/>
            <w:hideMark/>
          </w:tcPr>
          <w:p w14:paraId="3EA1D637" w14:textId="77777777" w:rsidR="007B732F" w:rsidRPr="007B732F" w:rsidRDefault="007B732F">
            <w:pPr>
              <w:rPr>
                <w:color w:val="BF8F00" w:themeColor="accent4" w:themeShade="BF"/>
                <w:sz w:val="25"/>
                <w:szCs w:val="25"/>
              </w:rPr>
            </w:pPr>
            <w:r w:rsidRPr="007B732F">
              <w:rPr>
                <w:color w:val="BF8F00" w:themeColor="accent4" w:themeShade="BF"/>
                <w:sz w:val="25"/>
                <w:szCs w:val="25"/>
              </w:rPr>
              <w:t>HashSet is slower than HashMap.</w:t>
            </w:r>
          </w:p>
        </w:tc>
        <w:tc>
          <w:tcPr>
            <w:tcW w:w="0" w:type="auto"/>
            <w:tcBorders>
              <w:top w:val="nil"/>
              <w:left w:val="nil"/>
              <w:bottom w:val="nil"/>
              <w:right w:val="nil"/>
            </w:tcBorders>
            <w:tcMar>
              <w:top w:w="210" w:type="dxa"/>
              <w:left w:w="150" w:type="dxa"/>
              <w:bottom w:w="210" w:type="dxa"/>
              <w:right w:w="150" w:type="dxa"/>
            </w:tcMar>
            <w:vAlign w:val="bottom"/>
            <w:hideMark/>
          </w:tcPr>
          <w:p w14:paraId="61A3D598" w14:textId="77777777" w:rsidR="007B732F" w:rsidRPr="007B732F" w:rsidRDefault="007B732F">
            <w:pPr>
              <w:rPr>
                <w:color w:val="BF8F00" w:themeColor="accent4" w:themeShade="BF"/>
                <w:sz w:val="25"/>
                <w:szCs w:val="25"/>
              </w:rPr>
            </w:pPr>
            <w:r w:rsidRPr="007B732F">
              <w:rPr>
                <w:color w:val="BF8F00" w:themeColor="accent4" w:themeShade="BF"/>
                <w:sz w:val="25"/>
                <w:szCs w:val="25"/>
              </w:rPr>
              <w:t>HashMap is faster than HashSet.</w:t>
            </w:r>
          </w:p>
        </w:tc>
      </w:tr>
      <w:tr w:rsidR="007B732F" w:rsidRPr="007B732F" w14:paraId="609857B3"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4B2E3B16" w14:textId="77777777" w:rsidR="007B732F" w:rsidRPr="007B732F" w:rsidRDefault="007B732F">
            <w:pPr>
              <w:rPr>
                <w:color w:val="BF8F00" w:themeColor="accent4" w:themeShade="BF"/>
                <w:sz w:val="25"/>
                <w:szCs w:val="25"/>
              </w:rPr>
            </w:pPr>
            <w:r w:rsidRPr="007B732F">
              <w:rPr>
                <w:i/>
                <w:iCs/>
                <w:color w:val="BF8F00" w:themeColor="accent4" w:themeShade="BF"/>
                <w:sz w:val="25"/>
                <w:szCs w:val="25"/>
                <w:bdr w:val="none" w:sz="0" w:space="0" w:color="auto" w:frame="1"/>
              </w:rPr>
              <w:t>Insertion</w:t>
            </w:r>
          </w:p>
        </w:tc>
        <w:tc>
          <w:tcPr>
            <w:tcW w:w="0" w:type="auto"/>
            <w:tcBorders>
              <w:top w:val="nil"/>
              <w:left w:val="nil"/>
              <w:bottom w:val="nil"/>
              <w:right w:val="nil"/>
            </w:tcBorders>
            <w:tcMar>
              <w:top w:w="210" w:type="dxa"/>
              <w:left w:w="150" w:type="dxa"/>
              <w:bottom w:w="210" w:type="dxa"/>
              <w:right w:w="150" w:type="dxa"/>
            </w:tcMar>
            <w:vAlign w:val="bottom"/>
            <w:hideMark/>
          </w:tcPr>
          <w:p w14:paraId="479D8818" w14:textId="77777777" w:rsidR="007B732F" w:rsidRPr="007B732F" w:rsidRDefault="007B732F">
            <w:pPr>
              <w:rPr>
                <w:color w:val="BF8F00" w:themeColor="accent4" w:themeShade="BF"/>
                <w:sz w:val="25"/>
                <w:szCs w:val="25"/>
              </w:rPr>
            </w:pPr>
            <w:r w:rsidRPr="007B732F">
              <w:rPr>
                <w:color w:val="BF8F00" w:themeColor="accent4" w:themeShade="BF"/>
                <w:sz w:val="25"/>
                <w:szCs w:val="25"/>
              </w:rPr>
              <w:t>HashSet uses the add() method for add or storing data.</w:t>
            </w:r>
          </w:p>
        </w:tc>
        <w:tc>
          <w:tcPr>
            <w:tcW w:w="0" w:type="auto"/>
            <w:tcBorders>
              <w:top w:val="nil"/>
              <w:left w:val="nil"/>
              <w:bottom w:val="nil"/>
              <w:right w:val="nil"/>
            </w:tcBorders>
            <w:tcMar>
              <w:top w:w="210" w:type="dxa"/>
              <w:left w:w="150" w:type="dxa"/>
              <w:bottom w:w="210" w:type="dxa"/>
              <w:right w:w="150" w:type="dxa"/>
            </w:tcMar>
            <w:vAlign w:val="bottom"/>
            <w:hideMark/>
          </w:tcPr>
          <w:p w14:paraId="017AD70A" w14:textId="77777777" w:rsidR="007B732F" w:rsidRPr="007B732F" w:rsidRDefault="007B732F">
            <w:pPr>
              <w:rPr>
                <w:color w:val="BF8F00" w:themeColor="accent4" w:themeShade="BF"/>
                <w:sz w:val="25"/>
                <w:szCs w:val="25"/>
              </w:rPr>
            </w:pPr>
            <w:r w:rsidRPr="007B732F">
              <w:rPr>
                <w:color w:val="BF8F00" w:themeColor="accent4" w:themeShade="BF"/>
                <w:sz w:val="25"/>
                <w:szCs w:val="25"/>
              </w:rPr>
              <w:t>HashMap uses the put() method for storing data.</w:t>
            </w:r>
          </w:p>
        </w:tc>
      </w:tr>
      <w:tr w:rsidR="007B732F" w:rsidRPr="007B732F" w14:paraId="6E1A500F"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4F69494A" w14:textId="77777777" w:rsidR="007B732F" w:rsidRPr="007B732F" w:rsidRDefault="007B732F">
            <w:pPr>
              <w:rPr>
                <w:color w:val="BF8F00" w:themeColor="accent4" w:themeShade="BF"/>
                <w:sz w:val="25"/>
                <w:szCs w:val="25"/>
              </w:rPr>
            </w:pPr>
            <w:r w:rsidRPr="007B732F">
              <w:rPr>
                <w:i/>
                <w:iCs/>
                <w:color w:val="BF8F00" w:themeColor="accent4" w:themeShade="BF"/>
                <w:sz w:val="25"/>
                <w:szCs w:val="25"/>
                <w:bdr w:val="none" w:sz="0" w:space="0" w:color="auto" w:frame="1"/>
              </w:rPr>
              <w:t>Example</w:t>
            </w:r>
          </w:p>
        </w:tc>
        <w:tc>
          <w:tcPr>
            <w:tcW w:w="0" w:type="auto"/>
            <w:tcBorders>
              <w:top w:val="nil"/>
              <w:left w:val="nil"/>
              <w:bottom w:val="nil"/>
              <w:right w:val="nil"/>
            </w:tcBorders>
            <w:tcMar>
              <w:top w:w="210" w:type="dxa"/>
              <w:left w:w="150" w:type="dxa"/>
              <w:bottom w:w="210" w:type="dxa"/>
              <w:right w:w="150" w:type="dxa"/>
            </w:tcMar>
            <w:vAlign w:val="bottom"/>
            <w:hideMark/>
          </w:tcPr>
          <w:p w14:paraId="152D8A54" w14:textId="77777777" w:rsidR="007B732F" w:rsidRPr="007B732F" w:rsidRDefault="007B732F">
            <w:pPr>
              <w:rPr>
                <w:color w:val="BF8F00" w:themeColor="accent4" w:themeShade="BF"/>
                <w:sz w:val="25"/>
                <w:szCs w:val="25"/>
              </w:rPr>
            </w:pPr>
            <w:r w:rsidRPr="007B732F">
              <w:rPr>
                <w:color w:val="BF8F00" w:themeColor="accent4" w:themeShade="BF"/>
                <w:sz w:val="25"/>
                <w:szCs w:val="25"/>
              </w:rPr>
              <w:t>HashSet is a set, e.g. {1, 2, 3, 4, 5, 6, 7}.</w:t>
            </w:r>
          </w:p>
        </w:tc>
        <w:tc>
          <w:tcPr>
            <w:tcW w:w="0" w:type="auto"/>
            <w:tcBorders>
              <w:top w:val="nil"/>
              <w:left w:val="nil"/>
              <w:bottom w:val="nil"/>
              <w:right w:val="nil"/>
            </w:tcBorders>
            <w:tcMar>
              <w:top w:w="210" w:type="dxa"/>
              <w:left w:w="150" w:type="dxa"/>
              <w:bottom w:w="210" w:type="dxa"/>
              <w:right w:w="150" w:type="dxa"/>
            </w:tcMar>
            <w:vAlign w:val="bottom"/>
            <w:hideMark/>
          </w:tcPr>
          <w:p w14:paraId="0F208851" w14:textId="77777777" w:rsidR="007B732F" w:rsidRPr="007B732F" w:rsidRDefault="007B732F">
            <w:pPr>
              <w:rPr>
                <w:color w:val="BF8F00" w:themeColor="accent4" w:themeShade="BF"/>
                <w:sz w:val="25"/>
                <w:szCs w:val="25"/>
              </w:rPr>
            </w:pPr>
            <w:r w:rsidRPr="007B732F">
              <w:rPr>
                <w:color w:val="BF8F00" w:themeColor="accent4" w:themeShade="BF"/>
                <w:sz w:val="25"/>
                <w:szCs w:val="25"/>
              </w:rPr>
              <w:t>HashMap is a key -&gt; value pair(key to value) map, e.g. {a -&gt; 1, b -&gt; 2, c -&gt; 2, d -&gt; 1}.</w:t>
            </w:r>
          </w:p>
        </w:tc>
      </w:tr>
    </w:tbl>
    <w:p w14:paraId="027E37FA" w14:textId="77777777" w:rsidR="007B732F" w:rsidRPr="007B732F" w:rsidRDefault="007B732F" w:rsidP="007B732F">
      <w:pPr>
        <w:pStyle w:val="Heading3"/>
        <w:shd w:val="clear" w:color="auto" w:fill="131417"/>
        <w:spacing w:before="360" w:after="360"/>
        <w:jc w:val="center"/>
        <w:textAlignment w:val="baseline"/>
        <w:rPr>
          <w:rFonts w:ascii="Arial" w:hAnsi="Arial" w:cs="Arial"/>
          <w:color w:val="BF8F00" w:themeColor="accent4" w:themeShade="BF"/>
          <w:spacing w:val="2"/>
          <w:sz w:val="28"/>
          <w:szCs w:val="28"/>
        </w:rPr>
      </w:pPr>
      <w:r w:rsidRPr="007B732F">
        <w:rPr>
          <w:rFonts w:ascii="Arial" w:hAnsi="Arial" w:cs="Arial"/>
          <w:color w:val="BF8F00" w:themeColor="accent4" w:themeShade="BF"/>
          <w:spacing w:val="2"/>
          <w:sz w:val="28"/>
          <w:szCs w:val="28"/>
        </w:rPr>
        <w:t>HashSet vs TreeSet</w:t>
      </w:r>
    </w:p>
    <w:tbl>
      <w:tblPr>
        <w:tblpPr w:leftFromText="180" w:rightFromText="180" w:vertAnchor="text" w:tblpY="1"/>
        <w:tblOverlap w:val="never"/>
        <w:tblW w:w="0" w:type="auto"/>
        <w:tblCellMar>
          <w:left w:w="0" w:type="dxa"/>
          <w:right w:w="0" w:type="dxa"/>
        </w:tblCellMar>
        <w:tblLook w:val="04A0" w:firstRow="1" w:lastRow="0" w:firstColumn="1" w:lastColumn="0" w:noHBand="0" w:noVBand="1"/>
      </w:tblPr>
      <w:tblGrid>
        <w:gridCol w:w="1999"/>
        <w:gridCol w:w="2362"/>
        <w:gridCol w:w="4665"/>
      </w:tblGrid>
      <w:tr w:rsidR="007B732F" w:rsidRPr="007B732F" w14:paraId="441476EF" w14:textId="77777777" w:rsidTr="007B732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F363448" w14:textId="77777777" w:rsidR="007B732F" w:rsidRPr="007B732F" w:rsidRDefault="007B732F" w:rsidP="007B732F">
            <w:pPr>
              <w:pStyle w:val="NormalWeb"/>
              <w:spacing w:before="0" w:beforeAutospacing="0" w:after="150" w:afterAutospacing="0"/>
              <w:jc w:val="center"/>
              <w:textAlignment w:val="baseline"/>
              <w:rPr>
                <w:color w:val="00B050"/>
                <w:sz w:val="28"/>
                <w:szCs w:val="28"/>
              </w:rPr>
            </w:pPr>
            <w:r w:rsidRPr="007B732F">
              <w:rPr>
                <w:color w:val="00B050"/>
                <w:sz w:val="28"/>
                <w:szCs w:val="28"/>
              </w:rPr>
              <w:t>BASIS</w:t>
            </w:r>
          </w:p>
        </w:tc>
        <w:tc>
          <w:tcPr>
            <w:tcW w:w="0" w:type="auto"/>
            <w:tcBorders>
              <w:top w:val="nil"/>
              <w:left w:val="nil"/>
              <w:bottom w:val="nil"/>
              <w:right w:val="nil"/>
            </w:tcBorders>
            <w:tcMar>
              <w:top w:w="150" w:type="dxa"/>
              <w:left w:w="150" w:type="dxa"/>
              <w:bottom w:w="150" w:type="dxa"/>
              <w:right w:w="150" w:type="dxa"/>
            </w:tcMar>
            <w:vAlign w:val="bottom"/>
            <w:hideMark/>
          </w:tcPr>
          <w:p w14:paraId="1D808C6C" w14:textId="77777777" w:rsidR="007B732F" w:rsidRPr="007B732F" w:rsidRDefault="007B732F" w:rsidP="007B732F">
            <w:pPr>
              <w:pStyle w:val="NormalWeb"/>
              <w:spacing w:before="0" w:beforeAutospacing="0" w:after="150" w:afterAutospacing="0"/>
              <w:jc w:val="center"/>
              <w:textAlignment w:val="baseline"/>
              <w:rPr>
                <w:color w:val="00B050"/>
                <w:sz w:val="28"/>
                <w:szCs w:val="28"/>
              </w:rPr>
            </w:pPr>
            <w:r w:rsidRPr="007B732F">
              <w:rPr>
                <w:color w:val="00B050"/>
                <w:sz w:val="28"/>
                <w:szCs w:val="28"/>
              </w:rPr>
              <w:t>HashSet</w:t>
            </w:r>
          </w:p>
        </w:tc>
        <w:tc>
          <w:tcPr>
            <w:tcW w:w="0" w:type="auto"/>
            <w:tcBorders>
              <w:top w:val="nil"/>
              <w:left w:val="nil"/>
              <w:bottom w:val="nil"/>
              <w:right w:val="nil"/>
            </w:tcBorders>
            <w:tcMar>
              <w:top w:w="150" w:type="dxa"/>
              <w:left w:w="150" w:type="dxa"/>
              <w:bottom w:w="150" w:type="dxa"/>
              <w:right w:w="150" w:type="dxa"/>
            </w:tcMar>
            <w:vAlign w:val="bottom"/>
            <w:hideMark/>
          </w:tcPr>
          <w:p w14:paraId="6797C2AE" w14:textId="77777777" w:rsidR="007B732F" w:rsidRPr="007B732F" w:rsidRDefault="007B732F" w:rsidP="007B732F">
            <w:pPr>
              <w:pStyle w:val="NormalWeb"/>
              <w:spacing w:before="0" w:beforeAutospacing="0" w:after="150" w:afterAutospacing="0"/>
              <w:jc w:val="center"/>
              <w:textAlignment w:val="baseline"/>
              <w:rPr>
                <w:color w:val="00B050"/>
                <w:sz w:val="28"/>
                <w:szCs w:val="28"/>
              </w:rPr>
            </w:pPr>
            <w:r w:rsidRPr="007B732F">
              <w:rPr>
                <w:color w:val="00B050"/>
                <w:sz w:val="28"/>
                <w:szCs w:val="28"/>
              </w:rPr>
              <w:t>TreeSet</w:t>
            </w:r>
          </w:p>
        </w:tc>
      </w:tr>
      <w:tr w:rsidR="007B732F" w:rsidRPr="007B732F" w14:paraId="07C5058B"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602393FA" w14:textId="77777777" w:rsidR="007B732F" w:rsidRPr="007B732F" w:rsidRDefault="007B732F" w:rsidP="007B732F">
            <w:pPr>
              <w:rPr>
                <w:color w:val="BF8F00" w:themeColor="accent4" w:themeShade="BF"/>
                <w:sz w:val="25"/>
                <w:szCs w:val="25"/>
              </w:rPr>
            </w:pPr>
            <w:r w:rsidRPr="007B732F">
              <w:rPr>
                <w:i/>
                <w:iCs/>
                <w:color w:val="BF8F00" w:themeColor="accent4" w:themeShade="BF"/>
                <w:sz w:val="25"/>
                <w:szCs w:val="25"/>
                <w:bdr w:val="none" w:sz="0" w:space="0" w:color="auto" w:frame="1"/>
              </w:rPr>
              <w:t>Speed and internal implementation</w:t>
            </w:r>
          </w:p>
        </w:tc>
        <w:tc>
          <w:tcPr>
            <w:tcW w:w="0" w:type="auto"/>
            <w:tcBorders>
              <w:top w:val="nil"/>
              <w:left w:val="nil"/>
              <w:bottom w:val="nil"/>
              <w:right w:val="nil"/>
            </w:tcBorders>
            <w:tcMar>
              <w:top w:w="210" w:type="dxa"/>
              <w:left w:w="150" w:type="dxa"/>
              <w:bottom w:w="210" w:type="dxa"/>
              <w:right w:w="150" w:type="dxa"/>
            </w:tcMar>
            <w:vAlign w:val="bottom"/>
            <w:hideMark/>
          </w:tcPr>
          <w:p w14:paraId="4FF0BFE7"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t xml:space="preserve">For operations like search, insert and delete. It takes constant time for these operations on average. HashSet is </w:t>
            </w:r>
            <w:r w:rsidRPr="007B732F">
              <w:rPr>
                <w:color w:val="BF8F00" w:themeColor="accent4" w:themeShade="BF"/>
                <w:sz w:val="25"/>
                <w:szCs w:val="25"/>
              </w:rPr>
              <w:lastRenderedPageBreak/>
              <w:t>faster than TreeSet. HashSet is Implemented using a hash table.</w:t>
            </w:r>
          </w:p>
        </w:tc>
        <w:tc>
          <w:tcPr>
            <w:tcW w:w="0" w:type="auto"/>
            <w:tcBorders>
              <w:top w:val="nil"/>
              <w:left w:val="nil"/>
              <w:bottom w:val="nil"/>
              <w:right w:val="nil"/>
            </w:tcBorders>
            <w:tcMar>
              <w:top w:w="210" w:type="dxa"/>
              <w:left w:w="150" w:type="dxa"/>
              <w:bottom w:w="210" w:type="dxa"/>
              <w:right w:w="150" w:type="dxa"/>
            </w:tcMar>
            <w:vAlign w:val="bottom"/>
            <w:hideMark/>
          </w:tcPr>
          <w:p w14:paraId="61FED1D7"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lastRenderedPageBreak/>
              <w:t xml:space="preserve">TreeSet takes O(Log n) for search, insert and delete which is higher than HashSet. But TreeSet keeps sorted data. Also, it supports operations like higher() (Returns least higher element), floor(), ceiling(), etc. These operations are also O(Log n) in </w:t>
            </w:r>
            <w:r w:rsidRPr="007B732F">
              <w:rPr>
                <w:color w:val="BF8F00" w:themeColor="accent4" w:themeShade="BF"/>
                <w:sz w:val="25"/>
                <w:szCs w:val="25"/>
              </w:rPr>
              <w:lastRenderedPageBreak/>
              <w:t xml:space="preserve">TreeSet and not supported in HashSet. TreeSet is implemented using a </w:t>
            </w:r>
            <w:proofErr w:type="spellStart"/>
            <w:r w:rsidRPr="007B732F">
              <w:rPr>
                <w:color w:val="BF8F00" w:themeColor="accent4" w:themeShade="BF"/>
                <w:sz w:val="25"/>
                <w:szCs w:val="25"/>
              </w:rPr>
              <w:t>Self Balancing</w:t>
            </w:r>
            <w:proofErr w:type="spellEnd"/>
            <w:r w:rsidRPr="007B732F">
              <w:rPr>
                <w:color w:val="BF8F00" w:themeColor="accent4" w:themeShade="BF"/>
                <w:sz w:val="25"/>
                <w:szCs w:val="25"/>
              </w:rPr>
              <w:t xml:space="preserve"> Binary Search Tree (Red-Black Tree). TreeSet is backed by TreeMap in Java.</w:t>
            </w:r>
          </w:p>
        </w:tc>
      </w:tr>
      <w:tr w:rsidR="007B732F" w:rsidRPr="007B732F" w14:paraId="0945D8BE"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2C725035" w14:textId="77777777" w:rsidR="007B732F" w:rsidRPr="007B732F" w:rsidRDefault="007B732F" w:rsidP="007B732F">
            <w:pPr>
              <w:rPr>
                <w:color w:val="BF8F00" w:themeColor="accent4" w:themeShade="BF"/>
                <w:sz w:val="25"/>
                <w:szCs w:val="25"/>
              </w:rPr>
            </w:pPr>
            <w:r w:rsidRPr="007B732F">
              <w:rPr>
                <w:i/>
                <w:iCs/>
                <w:color w:val="BF8F00" w:themeColor="accent4" w:themeShade="BF"/>
                <w:sz w:val="25"/>
                <w:szCs w:val="25"/>
                <w:bdr w:val="none" w:sz="0" w:space="0" w:color="auto" w:frame="1"/>
              </w:rPr>
              <w:lastRenderedPageBreak/>
              <w:t>Ordering </w:t>
            </w:r>
          </w:p>
        </w:tc>
        <w:tc>
          <w:tcPr>
            <w:tcW w:w="0" w:type="auto"/>
            <w:tcBorders>
              <w:top w:val="nil"/>
              <w:left w:val="nil"/>
              <w:bottom w:val="nil"/>
              <w:right w:val="nil"/>
            </w:tcBorders>
            <w:tcMar>
              <w:top w:w="210" w:type="dxa"/>
              <w:left w:w="150" w:type="dxa"/>
              <w:bottom w:w="210" w:type="dxa"/>
              <w:right w:w="150" w:type="dxa"/>
            </w:tcMar>
            <w:vAlign w:val="bottom"/>
            <w:hideMark/>
          </w:tcPr>
          <w:p w14:paraId="387BC943"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t>Elements in HashSet are not ordered.</w:t>
            </w:r>
          </w:p>
        </w:tc>
        <w:tc>
          <w:tcPr>
            <w:tcW w:w="0" w:type="auto"/>
            <w:tcBorders>
              <w:top w:val="nil"/>
              <w:left w:val="nil"/>
              <w:bottom w:val="nil"/>
              <w:right w:val="nil"/>
            </w:tcBorders>
            <w:tcMar>
              <w:top w:w="210" w:type="dxa"/>
              <w:left w:w="150" w:type="dxa"/>
              <w:bottom w:w="210" w:type="dxa"/>
              <w:right w:w="150" w:type="dxa"/>
            </w:tcMar>
            <w:vAlign w:val="bottom"/>
            <w:hideMark/>
          </w:tcPr>
          <w:p w14:paraId="7FE4D82B"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t xml:space="preserve">TreeSet maintains objects in Sorted order defined by either Comparable or Comparator method in Java. TreeSet elements are sorted in ascending order by default. It offers several methods to deal with the ordered set like first(), last(), </w:t>
            </w:r>
            <w:proofErr w:type="spellStart"/>
            <w:r w:rsidRPr="007B732F">
              <w:rPr>
                <w:color w:val="BF8F00" w:themeColor="accent4" w:themeShade="BF"/>
                <w:sz w:val="25"/>
                <w:szCs w:val="25"/>
              </w:rPr>
              <w:t>headSet</w:t>
            </w:r>
            <w:proofErr w:type="spellEnd"/>
            <w:r w:rsidRPr="007B732F">
              <w:rPr>
                <w:color w:val="BF8F00" w:themeColor="accent4" w:themeShade="BF"/>
                <w:sz w:val="25"/>
                <w:szCs w:val="25"/>
              </w:rPr>
              <w:t xml:space="preserve">(), </w:t>
            </w:r>
            <w:proofErr w:type="spellStart"/>
            <w:r w:rsidRPr="007B732F">
              <w:rPr>
                <w:color w:val="BF8F00" w:themeColor="accent4" w:themeShade="BF"/>
                <w:sz w:val="25"/>
                <w:szCs w:val="25"/>
              </w:rPr>
              <w:t>tailSet</w:t>
            </w:r>
            <w:proofErr w:type="spellEnd"/>
            <w:r w:rsidRPr="007B732F">
              <w:rPr>
                <w:color w:val="BF8F00" w:themeColor="accent4" w:themeShade="BF"/>
                <w:sz w:val="25"/>
                <w:szCs w:val="25"/>
              </w:rPr>
              <w:t>(), etc.</w:t>
            </w:r>
          </w:p>
        </w:tc>
      </w:tr>
      <w:tr w:rsidR="007B732F" w:rsidRPr="007B732F" w14:paraId="5B689908"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5798B2E2" w14:textId="77777777" w:rsidR="007B732F" w:rsidRPr="007B732F" w:rsidRDefault="007B732F" w:rsidP="007B732F">
            <w:pPr>
              <w:rPr>
                <w:color w:val="BF8F00" w:themeColor="accent4" w:themeShade="BF"/>
                <w:sz w:val="25"/>
                <w:szCs w:val="25"/>
              </w:rPr>
            </w:pPr>
            <w:r w:rsidRPr="007B732F">
              <w:rPr>
                <w:i/>
                <w:iCs/>
                <w:color w:val="BF8F00" w:themeColor="accent4" w:themeShade="BF"/>
                <w:sz w:val="25"/>
                <w:szCs w:val="25"/>
                <w:bdr w:val="none" w:sz="0" w:space="0" w:color="auto" w:frame="1"/>
              </w:rPr>
              <w:t>Null Object</w:t>
            </w:r>
          </w:p>
        </w:tc>
        <w:tc>
          <w:tcPr>
            <w:tcW w:w="0" w:type="auto"/>
            <w:tcBorders>
              <w:top w:val="nil"/>
              <w:left w:val="nil"/>
              <w:bottom w:val="nil"/>
              <w:right w:val="nil"/>
            </w:tcBorders>
            <w:tcMar>
              <w:top w:w="210" w:type="dxa"/>
              <w:left w:w="150" w:type="dxa"/>
              <w:bottom w:w="210" w:type="dxa"/>
              <w:right w:w="150" w:type="dxa"/>
            </w:tcMar>
            <w:vAlign w:val="bottom"/>
            <w:hideMark/>
          </w:tcPr>
          <w:p w14:paraId="18137B58"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t>HashSet allows the null object.</w:t>
            </w:r>
          </w:p>
        </w:tc>
        <w:tc>
          <w:tcPr>
            <w:tcW w:w="0" w:type="auto"/>
            <w:tcBorders>
              <w:top w:val="nil"/>
              <w:left w:val="nil"/>
              <w:bottom w:val="nil"/>
              <w:right w:val="nil"/>
            </w:tcBorders>
            <w:tcMar>
              <w:top w:w="210" w:type="dxa"/>
              <w:left w:w="150" w:type="dxa"/>
              <w:bottom w:w="210" w:type="dxa"/>
              <w:right w:w="150" w:type="dxa"/>
            </w:tcMar>
            <w:vAlign w:val="bottom"/>
            <w:hideMark/>
          </w:tcPr>
          <w:p w14:paraId="3E6FA062"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t xml:space="preserve">TreeSet doesn’t allow null Object and throw NullPointerException, Why, because TreeSet uses </w:t>
            </w:r>
            <w:proofErr w:type="spellStart"/>
            <w:r w:rsidRPr="007B732F">
              <w:rPr>
                <w:color w:val="BF8F00" w:themeColor="accent4" w:themeShade="BF"/>
                <w:sz w:val="25"/>
                <w:szCs w:val="25"/>
              </w:rPr>
              <w:t>compareTo</w:t>
            </w:r>
            <w:proofErr w:type="spellEnd"/>
            <w:r w:rsidRPr="007B732F">
              <w:rPr>
                <w:color w:val="BF8F00" w:themeColor="accent4" w:themeShade="BF"/>
                <w:sz w:val="25"/>
                <w:szCs w:val="25"/>
              </w:rPr>
              <w:t xml:space="preserve">() method to compare keys and </w:t>
            </w:r>
            <w:proofErr w:type="spellStart"/>
            <w:r w:rsidRPr="007B732F">
              <w:rPr>
                <w:color w:val="BF8F00" w:themeColor="accent4" w:themeShade="BF"/>
                <w:sz w:val="25"/>
                <w:szCs w:val="25"/>
              </w:rPr>
              <w:t>compareTo</w:t>
            </w:r>
            <w:proofErr w:type="spellEnd"/>
            <w:r w:rsidRPr="007B732F">
              <w:rPr>
                <w:color w:val="BF8F00" w:themeColor="accent4" w:themeShade="BF"/>
                <w:sz w:val="25"/>
                <w:szCs w:val="25"/>
              </w:rPr>
              <w:t xml:space="preserve">() will throw </w:t>
            </w:r>
            <w:proofErr w:type="spellStart"/>
            <w:r w:rsidRPr="007B732F">
              <w:rPr>
                <w:color w:val="BF8F00" w:themeColor="accent4" w:themeShade="BF"/>
                <w:sz w:val="25"/>
                <w:szCs w:val="25"/>
              </w:rPr>
              <w:t>java.lang.NullPointerException</w:t>
            </w:r>
            <w:proofErr w:type="spellEnd"/>
            <w:r w:rsidRPr="007B732F">
              <w:rPr>
                <w:color w:val="BF8F00" w:themeColor="accent4" w:themeShade="BF"/>
                <w:sz w:val="25"/>
                <w:szCs w:val="25"/>
              </w:rPr>
              <w:t>.</w:t>
            </w:r>
          </w:p>
        </w:tc>
      </w:tr>
      <w:tr w:rsidR="007B732F" w:rsidRPr="007B732F" w14:paraId="2FFADD25" w14:textId="77777777" w:rsidTr="007B732F">
        <w:tc>
          <w:tcPr>
            <w:tcW w:w="0" w:type="auto"/>
            <w:tcBorders>
              <w:top w:val="nil"/>
              <w:left w:val="nil"/>
              <w:bottom w:val="nil"/>
              <w:right w:val="nil"/>
            </w:tcBorders>
            <w:tcMar>
              <w:top w:w="210" w:type="dxa"/>
              <w:left w:w="150" w:type="dxa"/>
              <w:bottom w:w="210" w:type="dxa"/>
              <w:right w:w="150" w:type="dxa"/>
            </w:tcMar>
            <w:vAlign w:val="bottom"/>
            <w:hideMark/>
          </w:tcPr>
          <w:p w14:paraId="56C3A20B" w14:textId="77777777" w:rsidR="007B732F" w:rsidRPr="007B732F" w:rsidRDefault="007B732F" w:rsidP="007B732F">
            <w:pPr>
              <w:rPr>
                <w:color w:val="BF8F00" w:themeColor="accent4" w:themeShade="BF"/>
                <w:sz w:val="25"/>
                <w:szCs w:val="25"/>
              </w:rPr>
            </w:pPr>
            <w:r w:rsidRPr="007B732F">
              <w:rPr>
                <w:i/>
                <w:iCs/>
                <w:color w:val="BF8F00" w:themeColor="accent4" w:themeShade="BF"/>
                <w:sz w:val="25"/>
                <w:szCs w:val="25"/>
                <w:bdr w:val="none" w:sz="0" w:space="0" w:color="auto" w:frame="1"/>
              </w:rPr>
              <w:t>Comparison</w:t>
            </w:r>
          </w:p>
        </w:tc>
        <w:tc>
          <w:tcPr>
            <w:tcW w:w="0" w:type="auto"/>
            <w:tcBorders>
              <w:top w:val="nil"/>
              <w:left w:val="nil"/>
              <w:bottom w:val="nil"/>
              <w:right w:val="nil"/>
            </w:tcBorders>
            <w:tcMar>
              <w:top w:w="210" w:type="dxa"/>
              <w:left w:w="150" w:type="dxa"/>
              <w:bottom w:w="210" w:type="dxa"/>
              <w:right w:w="150" w:type="dxa"/>
            </w:tcMar>
            <w:vAlign w:val="bottom"/>
            <w:hideMark/>
          </w:tcPr>
          <w:p w14:paraId="2A2C6D8B"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t>HashSet uses equals() method to compare two objects in Set and for detecting duplicates.</w:t>
            </w:r>
          </w:p>
        </w:tc>
        <w:tc>
          <w:tcPr>
            <w:tcW w:w="0" w:type="auto"/>
            <w:tcBorders>
              <w:top w:val="nil"/>
              <w:left w:val="nil"/>
              <w:bottom w:val="nil"/>
              <w:right w:val="nil"/>
            </w:tcBorders>
            <w:tcMar>
              <w:top w:w="210" w:type="dxa"/>
              <w:left w:w="150" w:type="dxa"/>
              <w:bottom w:w="210" w:type="dxa"/>
              <w:right w:w="150" w:type="dxa"/>
            </w:tcMar>
            <w:vAlign w:val="bottom"/>
            <w:hideMark/>
          </w:tcPr>
          <w:p w14:paraId="05733668" w14:textId="77777777" w:rsidR="007B732F" w:rsidRPr="007B732F" w:rsidRDefault="007B732F" w:rsidP="007B732F">
            <w:pPr>
              <w:rPr>
                <w:color w:val="BF8F00" w:themeColor="accent4" w:themeShade="BF"/>
                <w:sz w:val="25"/>
                <w:szCs w:val="25"/>
              </w:rPr>
            </w:pPr>
            <w:r w:rsidRPr="007B732F">
              <w:rPr>
                <w:color w:val="BF8F00" w:themeColor="accent4" w:themeShade="BF"/>
                <w:sz w:val="25"/>
                <w:szCs w:val="25"/>
              </w:rPr>
              <w:t xml:space="preserve">TreeSet uses </w:t>
            </w:r>
            <w:proofErr w:type="spellStart"/>
            <w:r w:rsidRPr="007B732F">
              <w:rPr>
                <w:color w:val="BF8F00" w:themeColor="accent4" w:themeShade="BF"/>
                <w:sz w:val="25"/>
                <w:szCs w:val="25"/>
              </w:rPr>
              <w:t>compareTo</w:t>
            </w:r>
            <w:proofErr w:type="spellEnd"/>
            <w:r w:rsidRPr="007B732F">
              <w:rPr>
                <w:color w:val="BF8F00" w:themeColor="accent4" w:themeShade="BF"/>
                <w:sz w:val="25"/>
                <w:szCs w:val="25"/>
              </w:rPr>
              <w:t xml:space="preserve">() method for same purpose. If equals() and </w:t>
            </w:r>
            <w:proofErr w:type="spellStart"/>
            <w:r w:rsidRPr="007B732F">
              <w:rPr>
                <w:color w:val="BF8F00" w:themeColor="accent4" w:themeShade="BF"/>
                <w:sz w:val="25"/>
                <w:szCs w:val="25"/>
              </w:rPr>
              <w:t>compareTo</w:t>
            </w:r>
            <w:proofErr w:type="spellEnd"/>
            <w:r w:rsidRPr="007B732F">
              <w:rPr>
                <w:color w:val="BF8F00" w:themeColor="accent4" w:themeShade="BF"/>
                <w:sz w:val="25"/>
                <w:szCs w:val="25"/>
              </w:rPr>
              <w:t xml:space="preserve">() are not consistent, i.e. for two equal object equals should return true while </w:t>
            </w:r>
            <w:proofErr w:type="spellStart"/>
            <w:r w:rsidRPr="007B732F">
              <w:rPr>
                <w:color w:val="BF8F00" w:themeColor="accent4" w:themeShade="BF"/>
                <w:sz w:val="25"/>
                <w:szCs w:val="25"/>
              </w:rPr>
              <w:t>compareTo</w:t>
            </w:r>
            <w:proofErr w:type="spellEnd"/>
            <w:r w:rsidRPr="007B732F">
              <w:rPr>
                <w:color w:val="BF8F00" w:themeColor="accent4" w:themeShade="BF"/>
                <w:sz w:val="25"/>
                <w:szCs w:val="25"/>
              </w:rPr>
              <w:t>() should return zero, then it will break the contract of the Set interface and will allow duplicates in Set implementations like TreeSet</w:t>
            </w:r>
          </w:p>
        </w:tc>
      </w:tr>
    </w:tbl>
    <w:p w14:paraId="3C3273A0" w14:textId="77777777" w:rsidR="00362CDA" w:rsidRDefault="007B732F" w:rsidP="0032342F">
      <w:r>
        <w:br w:type="textWrapping" w:clear="all"/>
      </w:r>
    </w:p>
    <w:tbl>
      <w:tblPr>
        <w:tblW w:w="0" w:type="auto"/>
        <w:shd w:val="clear" w:color="auto" w:fill="131417"/>
        <w:tblCellMar>
          <w:left w:w="0" w:type="dxa"/>
          <w:right w:w="0" w:type="dxa"/>
        </w:tblCellMar>
        <w:tblLook w:val="04A0" w:firstRow="1" w:lastRow="0" w:firstColumn="1" w:lastColumn="0" w:noHBand="0" w:noVBand="1"/>
      </w:tblPr>
      <w:tblGrid>
        <w:gridCol w:w="1754"/>
        <w:gridCol w:w="3723"/>
        <w:gridCol w:w="3549"/>
      </w:tblGrid>
      <w:tr w:rsidR="00362CDA" w:rsidRPr="00362CDA" w14:paraId="21BFD011" w14:textId="77777777" w:rsidTr="00362CDA">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768AA30E" w14:textId="77777777" w:rsidR="00362CDA" w:rsidRPr="00362CDA" w:rsidRDefault="00362CDA" w:rsidP="00362CDA">
            <w:pPr>
              <w:spacing w:after="0" w:line="240" w:lineRule="auto"/>
              <w:rPr>
                <w:rFonts w:ascii="Arial" w:eastAsia="Times New Roman" w:hAnsi="Arial" w:cs="Arial"/>
                <w:color w:val="F4B083" w:themeColor="accent2" w:themeTint="99"/>
                <w:spacing w:val="2"/>
                <w:sz w:val="28"/>
                <w:szCs w:val="28"/>
                <w:lang w:eastAsia="en-IN"/>
              </w:rPr>
            </w:pPr>
            <w:r w:rsidRPr="00362CDA">
              <w:rPr>
                <w:rFonts w:ascii="Arial" w:eastAsia="Times New Roman" w:hAnsi="Arial" w:cs="Arial"/>
                <w:color w:val="F4B083" w:themeColor="accent2" w:themeTint="99"/>
                <w:spacing w:val="2"/>
                <w:sz w:val="28"/>
                <w:szCs w:val="28"/>
                <w:lang w:eastAsia="en-IN"/>
              </w:rPr>
              <w:t>Categories </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F9E396F" w14:textId="77777777" w:rsidR="00362CDA" w:rsidRPr="00362CDA" w:rsidRDefault="00362CDA" w:rsidP="00362CDA">
            <w:pPr>
              <w:spacing w:after="0" w:line="240" w:lineRule="auto"/>
              <w:rPr>
                <w:rFonts w:ascii="Arial" w:eastAsia="Times New Roman" w:hAnsi="Arial" w:cs="Arial"/>
                <w:color w:val="F4B083" w:themeColor="accent2" w:themeTint="99"/>
                <w:spacing w:val="2"/>
                <w:sz w:val="28"/>
                <w:szCs w:val="28"/>
                <w:lang w:eastAsia="en-IN"/>
              </w:rPr>
            </w:pPr>
            <w:r w:rsidRPr="00362CDA">
              <w:rPr>
                <w:rFonts w:ascii="Arial" w:eastAsia="Times New Roman" w:hAnsi="Arial" w:cs="Arial"/>
                <w:color w:val="F4B083" w:themeColor="accent2" w:themeTint="99"/>
                <w:spacing w:val="2"/>
                <w:sz w:val="28"/>
                <w:szCs w:val="28"/>
                <w:lang w:eastAsia="en-IN"/>
              </w:rPr>
              <w:t>LinkedHashMap</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40E4026" w14:textId="77777777" w:rsidR="00362CDA" w:rsidRPr="00362CDA" w:rsidRDefault="00362CDA" w:rsidP="00362CDA">
            <w:pPr>
              <w:spacing w:after="0" w:line="240" w:lineRule="auto"/>
              <w:rPr>
                <w:rFonts w:ascii="Arial" w:eastAsia="Times New Roman" w:hAnsi="Arial" w:cs="Arial"/>
                <w:color w:val="F4B083" w:themeColor="accent2" w:themeTint="99"/>
                <w:spacing w:val="2"/>
                <w:sz w:val="28"/>
                <w:szCs w:val="28"/>
                <w:lang w:eastAsia="en-IN"/>
              </w:rPr>
            </w:pPr>
            <w:proofErr w:type="spellStart"/>
            <w:r w:rsidRPr="00362CDA">
              <w:rPr>
                <w:rFonts w:ascii="Arial" w:eastAsia="Times New Roman" w:hAnsi="Arial" w:cs="Arial"/>
                <w:color w:val="F4B083" w:themeColor="accent2" w:themeTint="99"/>
                <w:spacing w:val="2"/>
                <w:sz w:val="28"/>
                <w:szCs w:val="28"/>
                <w:lang w:eastAsia="en-IN"/>
              </w:rPr>
              <w:t>LinekdHashSet</w:t>
            </w:r>
            <w:proofErr w:type="spellEnd"/>
          </w:p>
        </w:tc>
      </w:tr>
      <w:tr w:rsidR="00362CDA" w:rsidRPr="00362CDA" w14:paraId="1F0A962E" w14:textId="77777777" w:rsidTr="00362CD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69DE2FB"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Operation</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219A9FA"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proofErr w:type="spellStart"/>
            <w:r w:rsidRPr="00362CDA">
              <w:rPr>
                <w:rFonts w:ascii="Arial" w:eastAsia="Times New Roman" w:hAnsi="Arial" w:cs="Arial"/>
                <w:color w:val="FFFFFF"/>
                <w:spacing w:val="2"/>
                <w:sz w:val="25"/>
                <w:szCs w:val="25"/>
                <w:lang w:eastAsia="en-IN"/>
              </w:rPr>
              <w:t>Usd</w:t>
            </w:r>
            <w:proofErr w:type="spellEnd"/>
            <w:r w:rsidRPr="00362CDA">
              <w:rPr>
                <w:rFonts w:ascii="Arial" w:eastAsia="Times New Roman" w:hAnsi="Arial" w:cs="Arial"/>
                <w:color w:val="FFFFFF"/>
                <w:spacing w:val="2"/>
                <w:sz w:val="25"/>
                <w:szCs w:val="25"/>
                <w:lang w:eastAsia="en-IN"/>
              </w:rPr>
              <w:t xml:space="preserve"> to store key-value pairs.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D9A99CA"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Used to store collection of things </w:t>
            </w:r>
          </w:p>
        </w:tc>
      </w:tr>
      <w:tr w:rsidR="00362CDA" w:rsidRPr="00362CDA" w14:paraId="54CA1376" w14:textId="77777777" w:rsidTr="00362CD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4302B3D"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lastRenderedPageBreak/>
              <w:t>Duplicates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6F7BCC4"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 xml:space="preserve">Take unique an no duplicate keys but can </w:t>
            </w:r>
            <w:proofErr w:type="spellStart"/>
            <w:r w:rsidRPr="00362CDA">
              <w:rPr>
                <w:rFonts w:ascii="Arial" w:eastAsia="Times New Roman" w:hAnsi="Arial" w:cs="Arial"/>
                <w:color w:val="FFFFFF"/>
                <w:spacing w:val="2"/>
                <w:sz w:val="25"/>
                <w:szCs w:val="25"/>
                <w:lang w:eastAsia="en-IN"/>
              </w:rPr>
              <w:t>takeduplicate</w:t>
            </w:r>
            <w:proofErr w:type="spellEnd"/>
            <w:r w:rsidRPr="00362CDA">
              <w:rPr>
                <w:rFonts w:ascii="Arial" w:eastAsia="Times New Roman" w:hAnsi="Arial" w:cs="Arial"/>
                <w:color w:val="FFFFFF"/>
                <w:spacing w:val="2"/>
                <w:sz w:val="25"/>
                <w:szCs w:val="25"/>
                <w:lang w:eastAsia="en-IN"/>
              </w:rPr>
              <w:t xml:space="preserve"> values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911A3EA"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Stores no duplicate element </w:t>
            </w:r>
          </w:p>
        </w:tc>
      </w:tr>
      <w:tr w:rsidR="00362CDA" w:rsidRPr="00362CDA" w14:paraId="33F6B903" w14:textId="77777777" w:rsidTr="00362CD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7596C55"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Implements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C9DEA3E"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HashMap</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13045E9"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HashSet</w:t>
            </w:r>
          </w:p>
        </w:tc>
      </w:tr>
      <w:tr w:rsidR="00362CDA" w:rsidRPr="00362CDA" w14:paraId="32B64AE5" w14:textId="77777777" w:rsidTr="00362CD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B2478DE"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Example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13D9448"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 xml:space="preserve">Map&lt;String, Integer&gt; </w:t>
            </w:r>
            <w:proofErr w:type="spellStart"/>
            <w:r w:rsidRPr="00362CDA">
              <w:rPr>
                <w:rFonts w:ascii="Arial" w:eastAsia="Times New Roman" w:hAnsi="Arial" w:cs="Arial"/>
                <w:color w:val="FFFFFF"/>
                <w:spacing w:val="2"/>
                <w:sz w:val="25"/>
                <w:szCs w:val="25"/>
                <w:lang w:eastAsia="en-IN"/>
              </w:rPr>
              <w:t>lhm</w:t>
            </w:r>
            <w:proofErr w:type="spellEnd"/>
            <w:r w:rsidRPr="00362CDA">
              <w:rPr>
                <w:rFonts w:ascii="Arial" w:eastAsia="Times New Roman" w:hAnsi="Arial" w:cs="Arial"/>
                <w:color w:val="FFFFFF"/>
                <w:spacing w:val="2"/>
                <w:sz w:val="25"/>
                <w:szCs w:val="25"/>
                <w:lang w:eastAsia="en-IN"/>
              </w:rPr>
              <w:t xml:space="preserve"> = new LinkedHashMap&lt;String, Integer&gt;();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26E761F" w14:textId="77777777" w:rsidR="00362CDA" w:rsidRPr="00362CDA" w:rsidRDefault="00362CDA" w:rsidP="00362CDA">
            <w:pPr>
              <w:spacing w:after="0" w:line="240" w:lineRule="auto"/>
              <w:rPr>
                <w:rFonts w:ascii="Arial" w:eastAsia="Times New Roman" w:hAnsi="Arial" w:cs="Arial"/>
                <w:color w:val="FFFFFF"/>
                <w:spacing w:val="2"/>
                <w:sz w:val="25"/>
                <w:szCs w:val="25"/>
                <w:lang w:eastAsia="en-IN"/>
              </w:rPr>
            </w:pPr>
            <w:r w:rsidRPr="00362CDA">
              <w:rPr>
                <w:rFonts w:ascii="Arial" w:eastAsia="Times New Roman" w:hAnsi="Arial" w:cs="Arial"/>
                <w:color w:val="FFFFFF"/>
                <w:spacing w:val="2"/>
                <w:sz w:val="25"/>
                <w:szCs w:val="25"/>
                <w:lang w:eastAsia="en-IN"/>
              </w:rPr>
              <w:t xml:space="preserve">Set&lt;String&gt; </w:t>
            </w:r>
            <w:proofErr w:type="spellStart"/>
            <w:r w:rsidRPr="00362CDA">
              <w:rPr>
                <w:rFonts w:ascii="Arial" w:eastAsia="Times New Roman" w:hAnsi="Arial" w:cs="Arial"/>
                <w:color w:val="FFFFFF"/>
                <w:spacing w:val="2"/>
                <w:sz w:val="25"/>
                <w:szCs w:val="25"/>
                <w:lang w:eastAsia="en-IN"/>
              </w:rPr>
              <w:t>lhs</w:t>
            </w:r>
            <w:proofErr w:type="spellEnd"/>
            <w:r w:rsidRPr="00362CDA">
              <w:rPr>
                <w:rFonts w:ascii="Arial" w:eastAsia="Times New Roman" w:hAnsi="Arial" w:cs="Arial"/>
                <w:color w:val="FFFFFF"/>
                <w:spacing w:val="2"/>
                <w:sz w:val="25"/>
                <w:szCs w:val="25"/>
                <w:lang w:eastAsia="en-IN"/>
              </w:rPr>
              <w:t xml:space="preserve"> = new </w:t>
            </w:r>
            <w:proofErr w:type="spellStart"/>
            <w:r w:rsidRPr="00362CDA">
              <w:rPr>
                <w:rFonts w:ascii="Arial" w:eastAsia="Times New Roman" w:hAnsi="Arial" w:cs="Arial"/>
                <w:color w:val="FFFFFF"/>
                <w:spacing w:val="2"/>
                <w:sz w:val="25"/>
                <w:szCs w:val="25"/>
                <w:lang w:eastAsia="en-IN"/>
              </w:rPr>
              <w:t>LinkedhashSet</w:t>
            </w:r>
            <w:proofErr w:type="spellEnd"/>
            <w:r w:rsidRPr="00362CDA">
              <w:rPr>
                <w:rFonts w:ascii="Arial" w:eastAsia="Times New Roman" w:hAnsi="Arial" w:cs="Arial"/>
                <w:color w:val="FFFFFF"/>
                <w:spacing w:val="2"/>
                <w:sz w:val="25"/>
                <w:szCs w:val="25"/>
                <w:lang w:eastAsia="en-IN"/>
              </w:rPr>
              <w:t>&lt;String&gt;();</w:t>
            </w:r>
          </w:p>
        </w:tc>
      </w:tr>
    </w:tbl>
    <w:p w14:paraId="3A892114" w14:textId="51F4ECEF" w:rsidR="00FA3630" w:rsidRDefault="00FA3630" w:rsidP="0032342F"/>
    <w:p w14:paraId="094F2D2E" w14:textId="5CB5F507" w:rsidR="00DD5700" w:rsidRPr="0051112D" w:rsidRDefault="0051112D" w:rsidP="0032342F">
      <w:pPr>
        <w:rPr>
          <w:b/>
          <w:sz w:val="28"/>
          <w:szCs w:val="28"/>
        </w:rPr>
      </w:pPr>
      <w:r w:rsidRPr="0051112D">
        <w:rPr>
          <w:b/>
          <w:sz w:val="28"/>
          <w:szCs w:val="28"/>
        </w:rPr>
        <w:t xml:space="preserve">Small Story of </w:t>
      </w:r>
      <w:proofErr w:type="spellStart"/>
      <w:r w:rsidRPr="0051112D">
        <w:rPr>
          <w:b/>
          <w:sz w:val="28"/>
          <w:szCs w:val="28"/>
        </w:rPr>
        <w:t>Hashmap</w:t>
      </w:r>
      <w:proofErr w:type="spellEnd"/>
      <w:r w:rsidRPr="0051112D">
        <w:rPr>
          <w:b/>
          <w:sz w:val="28"/>
          <w:szCs w:val="28"/>
        </w:rPr>
        <w:t>, ArrayList &amp; LinkList:</w:t>
      </w:r>
    </w:p>
    <w:p w14:paraId="61D43A7A" w14:textId="77777777" w:rsidR="0051112D" w:rsidRPr="0051112D" w:rsidRDefault="0051112D" w:rsidP="006865E1">
      <w:pPr>
        <w:pStyle w:val="NormalWeb"/>
        <w:numPr>
          <w:ilvl w:val="0"/>
          <w:numId w:val="55"/>
        </w:numPr>
        <w:shd w:val="clear" w:color="auto" w:fill="FFFFFF"/>
        <w:spacing w:before="0" w:beforeAutospacing="0"/>
        <w:textAlignment w:val="baseline"/>
        <w:rPr>
          <w:rFonts w:ascii="Segoe UI" w:hAnsi="Segoe UI" w:cs="Segoe UI"/>
          <w:color w:val="232629"/>
          <w:sz w:val="22"/>
          <w:szCs w:val="22"/>
        </w:rPr>
      </w:pPr>
      <w:r w:rsidRPr="0051112D">
        <w:rPr>
          <w:rFonts w:ascii="Segoe UI" w:hAnsi="Segoe UI" w:cs="Segoe UI"/>
          <w:color w:val="232629"/>
          <w:sz w:val="22"/>
          <w:szCs w:val="22"/>
        </w:rPr>
        <w:t>The downfall of ArrayList and LinkedList is that when iterating through them, depending on the search algorithm, the time it takes to find an item grows with the size of the list.</w:t>
      </w:r>
    </w:p>
    <w:p w14:paraId="25D43E34" w14:textId="77777777" w:rsidR="0051112D" w:rsidRPr="0051112D" w:rsidRDefault="0051112D" w:rsidP="006865E1">
      <w:pPr>
        <w:pStyle w:val="NormalWeb"/>
        <w:numPr>
          <w:ilvl w:val="0"/>
          <w:numId w:val="55"/>
        </w:numPr>
        <w:shd w:val="clear" w:color="auto" w:fill="FFFFFF"/>
        <w:spacing w:before="0" w:beforeAutospacing="0"/>
        <w:textAlignment w:val="baseline"/>
        <w:rPr>
          <w:rFonts w:ascii="Segoe UI" w:hAnsi="Segoe UI" w:cs="Segoe UI"/>
          <w:color w:val="232629"/>
          <w:sz w:val="22"/>
          <w:szCs w:val="22"/>
        </w:rPr>
      </w:pPr>
      <w:r w:rsidRPr="0051112D">
        <w:rPr>
          <w:rFonts w:ascii="Segoe UI" w:hAnsi="Segoe UI" w:cs="Segoe UI"/>
          <w:color w:val="232629"/>
          <w:sz w:val="22"/>
          <w:szCs w:val="22"/>
        </w:rPr>
        <w:t>The beauty of hashing is that although you sacrifice some extra time searching for the element, the time taken does not grow with the size of the map. This is because the HashMap finds information by converting the element you are searching for, directly into the index, so it can make the jump.</w:t>
      </w:r>
    </w:p>
    <w:p w14:paraId="5A63093C" w14:textId="77777777" w:rsidR="0051112D" w:rsidRPr="0051112D" w:rsidRDefault="0051112D" w:rsidP="006865E1">
      <w:pPr>
        <w:pStyle w:val="NormalWeb"/>
        <w:numPr>
          <w:ilvl w:val="0"/>
          <w:numId w:val="55"/>
        </w:numPr>
        <w:shd w:val="clear" w:color="auto" w:fill="FFFFFF"/>
        <w:spacing w:before="0" w:beforeAutospacing="0" w:after="0" w:afterAutospacing="0"/>
        <w:textAlignment w:val="baseline"/>
        <w:rPr>
          <w:rFonts w:ascii="Segoe UI" w:hAnsi="Segoe UI" w:cs="Segoe UI"/>
          <w:color w:val="232629"/>
          <w:sz w:val="22"/>
          <w:szCs w:val="22"/>
        </w:rPr>
      </w:pPr>
      <w:r w:rsidRPr="0051112D">
        <w:rPr>
          <w:rFonts w:ascii="Segoe UI" w:hAnsi="Segoe UI" w:cs="Segoe UI"/>
          <w:color w:val="232629"/>
          <w:sz w:val="22"/>
          <w:szCs w:val="22"/>
        </w:rPr>
        <w:t>Long story short... </w:t>
      </w:r>
      <w:r w:rsidRPr="0051112D">
        <w:rPr>
          <w:rStyle w:val="Strong"/>
          <w:rFonts w:ascii="inherit" w:hAnsi="inherit" w:cs="Segoe UI"/>
          <w:color w:val="232629"/>
          <w:sz w:val="22"/>
          <w:szCs w:val="22"/>
          <w:bdr w:val="none" w:sz="0" w:space="0" w:color="auto" w:frame="1"/>
        </w:rPr>
        <w:t>LinkedList</w:t>
      </w:r>
      <w:r w:rsidRPr="0051112D">
        <w:rPr>
          <w:rFonts w:ascii="Segoe UI" w:hAnsi="Segoe UI" w:cs="Segoe UI"/>
          <w:color w:val="232629"/>
          <w:sz w:val="22"/>
          <w:szCs w:val="22"/>
        </w:rPr>
        <w:t>: Consumes a little more memory than ArrayList, low cost for insertions(add &amp; remove) </w:t>
      </w:r>
      <w:r w:rsidRPr="0051112D">
        <w:rPr>
          <w:rStyle w:val="Strong"/>
          <w:rFonts w:ascii="inherit" w:hAnsi="inherit" w:cs="Segoe UI"/>
          <w:color w:val="232629"/>
          <w:sz w:val="22"/>
          <w:szCs w:val="22"/>
          <w:bdr w:val="none" w:sz="0" w:space="0" w:color="auto" w:frame="1"/>
        </w:rPr>
        <w:t>ArrayList</w:t>
      </w:r>
      <w:r w:rsidRPr="0051112D">
        <w:rPr>
          <w:rFonts w:ascii="Segoe UI" w:hAnsi="Segoe UI" w:cs="Segoe UI"/>
          <w:color w:val="232629"/>
          <w:sz w:val="22"/>
          <w:szCs w:val="22"/>
        </w:rPr>
        <w:t>: Consumes low memory, but similar to LinkedList, and takes extra time to search when large. </w:t>
      </w:r>
      <w:r w:rsidRPr="0051112D">
        <w:rPr>
          <w:rStyle w:val="Strong"/>
          <w:rFonts w:ascii="inherit" w:hAnsi="inherit" w:cs="Segoe UI"/>
          <w:color w:val="232629"/>
          <w:sz w:val="22"/>
          <w:szCs w:val="22"/>
          <w:bdr w:val="none" w:sz="0" w:space="0" w:color="auto" w:frame="1"/>
        </w:rPr>
        <w:t>HashMap</w:t>
      </w:r>
      <w:r w:rsidRPr="0051112D">
        <w:rPr>
          <w:rFonts w:ascii="Segoe UI" w:hAnsi="Segoe UI" w:cs="Segoe UI"/>
          <w:color w:val="232629"/>
          <w:sz w:val="22"/>
          <w:szCs w:val="22"/>
        </w:rPr>
        <w:t>: Can perform a jump to the value, making the search time constant for large maps. Consumes more memory and takes longer to find the value than small lists.</w:t>
      </w:r>
    </w:p>
    <w:p w14:paraId="0ACFD213" w14:textId="13590A4C" w:rsidR="0051112D" w:rsidRDefault="0051112D" w:rsidP="006865E1">
      <w:pPr>
        <w:pStyle w:val="NormalWeb"/>
        <w:numPr>
          <w:ilvl w:val="0"/>
          <w:numId w:val="55"/>
        </w:numPr>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Lists and Maps are different data structures. Maps are used for when you want to associate a key with a value and Lists are an ordered collection.</w:t>
      </w:r>
    </w:p>
    <w:p w14:paraId="61BACEBC" w14:textId="77777777" w:rsidR="0051112D" w:rsidRDefault="0051112D" w:rsidP="006865E1">
      <w:pPr>
        <w:pStyle w:val="NormalWeb"/>
        <w:numPr>
          <w:ilvl w:val="0"/>
          <w:numId w:val="55"/>
        </w:numPr>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Map is an interface in the Java Collection Framework and a HashMap is one implementation of the Map interface. HashMap are efficient for locating a value based on a key and inserting and deleting values based on a key. The entries of a HashMap are not ordered.</w:t>
      </w:r>
    </w:p>
    <w:p w14:paraId="335689BB" w14:textId="0D068ED2" w:rsidR="004F3830" w:rsidRDefault="0051112D" w:rsidP="004F3830">
      <w:pPr>
        <w:pStyle w:val="NormalWeb"/>
        <w:numPr>
          <w:ilvl w:val="0"/>
          <w:numId w:val="55"/>
        </w:numPr>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ArrayList and LinkedList are an implementation of the List interface. LinkedList provides sequential access and is generally more efficient at inserting and deleting elements in the list, however, it is it less efficient at accessing elements in a list. ArrayList provides random access and is more efficient at accessing elements but is generally slower at inserting and deleting elements.</w:t>
      </w:r>
    </w:p>
    <w:p w14:paraId="4FA1BB3F" w14:textId="0A993921" w:rsidR="002F53AA" w:rsidRDefault="002F53AA" w:rsidP="002F53AA">
      <w:pPr>
        <w:pStyle w:val="NormalWeb"/>
        <w:shd w:val="clear" w:color="auto" w:fill="FFFFFF"/>
        <w:spacing w:before="0" w:beforeAutospacing="0" w:after="0" w:afterAutospacing="0"/>
        <w:ind w:left="360"/>
        <w:textAlignment w:val="baseline"/>
        <w:rPr>
          <w:rFonts w:ascii="Segoe UI" w:hAnsi="Segoe UI" w:cs="Segoe UI"/>
          <w:color w:val="232629"/>
          <w:sz w:val="23"/>
          <w:szCs w:val="23"/>
        </w:rPr>
      </w:pPr>
    </w:p>
    <w:p w14:paraId="33316747" w14:textId="4A63AB78" w:rsidR="002F53AA" w:rsidRDefault="002F53AA" w:rsidP="002F53AA">
      <w:pPr>
        <w:pStyle w:val="NormalWeb"/>
        <w:shd w:val="clear" w:color="auto" w:fill="FFFFFF"/>
        <w:spacing w:before="0" w:beforeAutospacing="0" w:after="0" w:afterAutospacing="0"/>
        <w:ind w:left="360"/>
        <w:textAlignment w:val="baseline"/>
        <w:rPr>
          <w:rFonts w:ascii="Segoe UI" w:hAnsi="Segoe UI" w:cs="Segoe UI"/>
          <w:color w:val="232629"/>
          <w:sz w:val="23"/>
          <w:szCs w:val="23"/>
        </w:rPr>
      </w:pPr>
      <w:r>
        <w:rPr>
          <w:rFonts w:ascii="Segoe UI" w:hAnsi="Segoe UI" w:cs="Segoe UI"/>
          <w:color w:val="232629"/>
          <w:sz w:val="23"/>
          <w:szCs w:val="23"/>
        </w:rPr>
        <w:t>Actuator:</w:t>
      </w:r>
    </w:p>
    <w:p w14:paraId="6CB5E97E" w14:textId="7ACD40B4" w:rsidR="002F53AA" w:rsidRDefault="007C71CA" w:rsidP="002F53AA">
      <w:pPr>
        <w:pStyle w:val="NormalWeb"/>
        <w:shd w:val="clear" w:color="auto" w:fill="FFFFFF"/>
        <w:spacing w:before="0" w:beforeAutospacing="0" w:after="0" w:afterAutospacing="0"/>
        <w:ind w:left="360"/>
        <w:textAlignment w:val="baseline"/>
        <w:rPr>
          <w:rFonts w:ascii="Segoe UI" w:hAnsi="Segoe UI" w:cs="Segoe UI"/>
          <w:color w:val="232629"/>
          <w:sz w:val="23"/>
          <w:szCs w:val="23"/>
        </w:rPr>
      </w:pPr>
      <w:r>
        <w:rPr>
          <w:rFonts w:ascii="Segoe UI" w:hAnsi="Segoe UI" w:cs="Segoe UI"/>
          <w:color w:val="232629"/>
          <w:sz w:val="23"/>
          <w:szCs w:val="23"/>
        </w:rPr>
        <w:t xml:space="preserve">Using Actuator we get multiple end-points. </w:t>
      </w:r>
      <w:r w:rsidR="002F53AA">
        <w:rPr>
          <w:rFonts w:ascii="Segoe UI" w:hAnsi="Segoe UI" w:cs="Segoe UI"/>
          <w:color w:val="232629"/>
          <w:sz w:val="23"/>
          <w:szCs w:val="23"/>
        </w:rPr>
        <w:t>We get production-grade tools without having to actually implement these features ourselves.</w:t>
      </w:r>
    </w:p>
    <w:p w14:paraId="45174ED3" w14:textId="27FEED75" w:rsidR="002F53AA" w:rsidRDefault="002F53AA" w:rsidP="002F53AA">
      <w:pPr>
        <w:pStyle w:val="NormalWeb"/>
        <w:shd w:val="clear" w:color="auto" w:fill="FFFFFF"/>
        <w:spacing w:before="0" w:beforeAutospacing="0" w:after="0" w:afterAutospacing="0"/>
        <w:ind w:left="360"/>
        <w:textAlignment w:val="baseline"/>
        <w:rPr>
          <w:rFonts w:ascii="Segoe UI" w:hAnsi="Segoe UI" w:cs="Segoe UI"/>
          <w:color w:val="232629"/>
          <w:sz w:val="23"/>
          <w:szCs w:val="23"/>
        </w:rPr>
      </w:pPr>
      <w:r>
        <w:rPr>
          <w:rFonts w:ascii="Segoe UI" w:hAnsi="Segoe UI" w:cs="Segoe UI"/>
          <w:color w:val="232629"/>
          <w:sz w:val="23"/>
          <w:szCs w:val="23"/>
        </w:rPr>
        <w:tab/>
        <w:t xml:space="preserve">They are mainly used </w:t>
      </w:r>
      <w:r w:rsidR="00E9091C">
        <w:rPr>
          <w:rFonts w:ascii="Segoe UI" w:hAnsi="Segoe UI" w:cs="Segoe UI"/>
          <w:color w:val="232629"/>
          <w:sz w:val="23"/>
          <w:szCs w:val="23"/>
        </w:rPr>
        <w:t>to expose Operational Information about the running Application –like health, info, dump, etc. It uses HTTP ENDPOINTS OR JMX Beans to enable us to interact with it.</w:t>
      </w:r>
      <w:r w:rsidR="007C71CA">
        <w:rPr>
          <w:rFonts w:ascii="Segoe UI" w:hAnsi="Segoe UI" w:cs="Segoe UI"/>
          <w:color w:val="232629"/>
          <w:sz w:val="23"/>
          <w:szCs w:val="23"/>
        </w:rPr>
        <w:t xml:space="preserve"> /health is used to monito the status of the application.</w:t>
      </w:r>
    </w:p>
    <w:p w14:paraId="79E86E3A" w14:textId="213E3D41" w:rsidR="007C71CA" w:rsidRDefault="007C71CA" w:rsidP="002F53AA">
      <w:pPr>
        <w:pStyle w:val="NormalWeb"/>
        <w:shd w:val="clear" w:color="auto" w:fill="FFFFFF"/>
        <w:spacing w:before="0" w:beforeAutospacing="0" w:after="0" w:afterAutospacing="0"/>
        <w:ind w:left="360"/>
        <w:textAlignment w:val="baseline"/>
        <w:rPr>
          <w:rFonts w:ascii="Segoe UI" w:hAnsi="Segoe UI" w:cs="Segoe UI"/>
          <w:color w:val="232629"/>
          <w:sz w:val="23"/>
          <w:szCs w:val="23"/>
        </w:rPr>
      </w:pPr>
      <w:r>
        <w:rPr>
          <w:rFonts w:ascii="Segoe UI" w:hAnsi="Segoe UI" w:cs="Segoe UI"/>
          <w:color w:val="232629"/>
          <w:sz w:val="23"/>
          <w:szCs w:val="23"/>
        </w:rPr>
        <w:lastRenderedPageBreak/>
        <w:t>/beans is used to create an return of All the beans used in our Application.</w:t>
      </w:r>
    </w:p>
    <w:p w14:paraId="44186296" w14:textId="768AF9CB" w:rsidR="007E0CB8" w:rsidRDefault="007E0CB8" w:rsidP="002F53AA">
      <w:pPr>
        <w:pStyle w:val="NormalWeb"/>
        <w:shd w:val="clear" w:color="auto" w:fill="FFFFFF"/>
        <w:spacing w:before="0" w:beforeAutospacing="0" w:after="0" w:afterAutospacing="0"/>
        <w:ind w:left="360"/>
        <w:textAlignment w:val="baseline"/>
        <w:rPr>
          <w:rFonts w:ascii="Segoe UI" w:hAnsi="Segoe UI" w:cs="Segoe UI"/>
          <w:color w:val="232629"/>
          <w:sz w:val="23"/>
          <w:szCs w:val="23"/>
        </w:rPr>
      </w:pPr>
    </w:p>
    <w:p w14:paraId="47871B7B" w14:textId="77777777" w:rsidR="007E0CB8" w:rsidRDefault="007E0CB8" w:rsidP="007E0CB8">
      <w:pPr>
        <w:pStyle w:val="Heading3"/>
        <w:rPr>
          <w:rFonts w:ascii="Segoe UI" w:hAnsi="Segoe UI" w:cs="Segoe UI"/>
        </w:rPr>
      </w:pPr>
      <w:r>
        <w:rPr>
          <w:rFonts w:ascii="Segoe UI" w:hAnsi="Segoe UI" w:cs="Segoe UI"/>
        </w:rPr>
        <w:t> What is an Optional class?</w:t>
      </w:r>
    </w:p>
    <w:p w14:paraId="25361DD2" w14:textId="77777777" w:rsidR="007E0CB8" w:rsidRDefault="007E0CB8" w:rsidP="007E0CB8">
      <w:pPr>
        <w:pStyle w:val="NormalWeb"/>
        <w:rPr>
          <w:rFonts w:ascii="Segoe UI" w:hAnsi="Segoe UI" w:cs="Segoe UI"/>
          <w:color w:val="373E3F"/>
        </w:rPr>
      </w:pPr>
      <w:r>
        <w:rPr>
          <w:rFonts w:ascii="Segoe UI" w:hAnsi="Segoe UI" w:cs="Segoe UI"/>
          <w:color w:val="373E3F"/>
        </w:rPr>
        <w:t xml:space="preserve">Optional is a container type which may or may not contain value i.e. zero(null) or one(not-null) value. It is part of java.util package. There are pre-defined methods like </w:t>
      </w:r>
      <w:proofErr w:type="spellStart"/>
      <w:r>
        <w:rPr>
          <w:rFonts w:ascii="Segoe UI" w:hAnsi="Segoe UI" w:cs="Segoe UI"/>
          <w:color w:val="373E3F"/>
        </w:rPr>
        <w:t>isPresent</w:t>
      </w:r>
      <w:proofErr w:type="spellEnd"/>
      <w:r>
        <w:rPr>
          <w:rFonts w:ascii="Segoe UI" w:hAnsi="Segoe UI" w:cs="Segoe UI"/>
          <w:color w:val="373E3F"/>
        </w:rPr>
        <w:t>(), which returns true if the value is present or else false and the method get(), which will return the value if it is present.</w:t>
      </w:r>
    </w:p>
    <w:p w14:paraId="2822B67D" w14:textId="77777777" w:rsidR="007E0CB8" w:rsidRDefault="007E0CB8" w:rsidP="007E0CB8">
      <w:pPr>
        <w:pStyle w:val="HTMLPreformatted"/>
        <w:shd w:val="clear" w:color="auto" w:fill="F5F8FF"/>
        <w:rPr>
          <w:rStyle w:val="HTMLCode"/>
          <w:color w:val="444444"/>
          <w:shd w:val="clear" w:color="auto" w:fill="F5F8FF"/>
        </w:rPr>
      </w:pPr>
      <w:r>
        <w:rPr>
          <w:rStyle w:val="hljs-keyword"/>
          <w:b/>
          <w:bCs/>
          <w:color w:val="444444"/>
          <w:shd w:val="clear" w:color="auto" w:fill="F5F8FF"/>
        </w:rPr>
        <w:t>static</w:t>
      </w:r>
      <w:r>
        <w:rPr>
          <w:rStyle w:val="hljs-function"/>
          <w:color w:val="444444"/>
          <w:shd w:val="clear" w:color="auto" w:fill="F5F8FF"/>
        </w:rPr>
        <w:t xml:space="preserve"> Optional&lt;String&gt; </w:t>
      </w:r>
      <w:proofErr w:type="spellStart"/>
      <w:r>
        <w:rPr>
          <w:rStyle w:val="hljs-title"/>
          <w:b/>
          <w:bCs/>
          <w:color w:val="880000"/>
          <w:shd w:val="clear" w:color="auto" w:fill="F5F8FF"/>
        </w:rPr>
        <w:t>changeCase</w:t>
      </w:r>
      <w:proofErr w:type="spellEnd"/>
      <w:r>
        <w:rPr>
          <w:rStyle w:val="hljs-params"/>
          <w:rFonts w:eastAsiaTheme="majorEastAsia"/>
          <w:color w:val="444444"/>
          <w:shd w:val="clear" w:color="auto" w:fill="F5F8FF"/>
        </w:rPr>
        <w:t>(String word)</w:t>
      </w:r>
      <w:r>
        <w:rPr>
          <w:rStyle w:val="hljs-function"/>
          <w:color w:val="444444"/>
          <w:shd w:val="clear" w:color="auto" w:fill="F5F8FF"/>
        </w:rPr>
        <w:t xml:space="preserve"> </w:t>
      </w:r>
      <w:r>
        <w:rPr>
          <w:rStyle w:val="HTMLCode"/>
          <w:color w:val="444444"/>
          <w:shd w:val="clear" w:color="auto" w:fill="F5F8FF"/>
        </w:rPr>
        <w:t>{</w:t>
      </w:r>
    </w:p>
    <w:p w14:paraId="56BFB1E6" w14:textId="77777777" w:rsidR="007E0CB8" w:rsidRDefault="007E0CB8" w:rsidP="007E0CB8">
      <w:pPr>
        <w:pStyle w:val="HTMLPreformatted"/>
        <w:shd w:val="clear" w:color="auto" w:fill="F5F8FF"/>
        <w:rPr>
          <w:rStyle w:val="HTMLCode"/>
          <w:color w:val="444444"/>
          <w:shd w:val="clear" w:color="auto" w:fill="F5F8FF"/>
        </w:rPr>
      </w:pPr>
      <w:r>
        <w:rPr>
          <w:rStyle w:val="hljs-keyword"/>
          <w:b/>
          <w:bCs/>
          <w:color w:val="444444"/>
          <w:shd w:val="clear" w:color="auto" w:fill="F5F8FF"/>
        </w:rPr>
        <w:t>if</w:t>
      </w:r>
      <w:r>
        <w:rPr>
          <w:rStyle w:val="HTMLCode"/>
          <w:color w:val="444444"/>
          <w:shd w:val="clear" w:color="auto" w:fill="F5F8FF"/>
        </w:rPr>
        <w:t xml:space="preserve"> (name != </w:t>
      </w:r>
      <w:r>
        <w:rPr>
          <w:rStyle w:val="hljs-keyword"/>
          <w:b/>
          <w:bCs/>
          <w:color w:val="444444"/>
          <w:shd w:val="clear" w:color="auto" w:fill="F5F8FF"/>
        </w:rPr>
        <w:t>null</w:t>
      </w:r>
      <w:r>
        <w:rPr>
          <w:rStyle w:val="HTMLCode"/>
          <w:color w:val="444444"/>
          <w:shd w:val="clear" w:color="auto" w:fill="F5F8FF"/>
        </w:rPr>
        <w:t xml:space="preserve"> &amp;&amp; </w:t>
      </w:r>
      <w:proofErr w:type="spellStart"/>
      <w:r>
        <w:rPr>
          <w:rStyle w:val="HTMLCode"/>
          <w:color w:val="444444"/>
          <w:shd w:val="clear" w:color="auto" w:fill="F5F8FF"/>
        </w:rPr>
        <w:t>word.startsWith</w:t>
      </w:r>
      <w:proofErr w:type="spellEnd"/>
      <w:r>
        <w:rPr>
          <w:rStyle w:val="HTMLCode"/>
          <w:color w:val="444444"/>
          <w:shd w:val="clear" w:color="auto" w:fill="F5F8FF"/>
        </w:rPr>
        <w:t>(</w:t>
      </w:r>
      <w:r>
        <w:rPr>
          <w:rStyle w:val="hljs-string"/>
          <w:color w:val="880000"/>
          <w:shd w:val="clear" w:color="auto" w:fill="F5F8FF"/>
        </w:rPr>
        <w:t>"A"</w:t>
      </w:r>
      <w:r>
        <w:rPr>
          <w:rStyle w:val="HTMLCode"/>
          <w:color w:val="444444"/>
          <w:shd w:val="clear" w:color="auto" w:fill="F5F8FF"/>
        </w:rPr>
        <w:t>)) {</w:t>
      </w:r>
    </w:p>
    <w:p w14:paraId="1318B241" w14:textId="77777777" w:rsidR="007E0CB8" w:rsidRDefault="007E0CB8" w:rsidP="007E0CB8">
      <w:pPr>
        <w:pStyle w:val="HTMLPreformatted"/>
        <w:shd w:val="clear" w:color="auto" w:fill="F5F8FF"/>
        <w:rPr>
          <w:rStyle w:val="HTMLCode"/>
          <w:color w:val="444444"/>
          <w:shd w:val="clear" w:color="auto" w:fill="F5F8FF"/>
        </w:rPr>
      </w:pPr>
      <w:r>
        <w:rPr>
          <w:rStyle w:val="HTMLCode"/>
          <w:color w:val="444444"/>
          <w:shd w:val="clear" w:color="auto" w:fill="F5F8FF"/>
        </w:rPr>
        <w:t xml:space="preserve">   </w:t>
      </w:r>
      <w:r>
        <w:rPr>
          <w:rStyle w:val="hljs-keyword"/>
          <w:b/>
          <w:bCs/>
          <w:color w:val="444444"/>
          <w:shd w:val="clear" w:color="auto" w:fill="F5F8FF"/>
        </w:rPr>
        <w:t>return</w:t>
      </w:r>
      <w:r>
        <w:rPr>
          <w:rStyle w:val="HTMLCode"/>
          <w:color w:val="444444"/>
          <w:shd w:val="clear" w:color="auto" w:fill="F5F8FF"/>
        </w:rPr>
        <w:t xml:space="preserve"> Optional.of(</w:t>
      </w:r>
      <w:proofErr w:type="spellStart"/>
      <w:r>
        <w:rPr>
          <w:rStyle w:val="HTMLCode"/>
          <w:color w:val="444444"/>
          <w:shd w:val="clear" w:color="auto" w:fill="F5F8FF"/>
        </w:rPr>
        <w:t>word.toUpperCase</w:t>
      </w:r>
      <w:proofErr w:type="spellEnd"/>
      <w:r>
        <w:rPr>
          <w:rStyle w:val="HTMLCode"/>
          <w:color w:val="444444"/>
          <w:shd w:val="clear" w:color="auto" w:fill="F5F8FF"/>
        </w:rPr>
        <w:t>());</w:t>
      </w:r>
    </w:p>
    <w:p w14:paraId="357B1818" w14:textId="77777777" w:rsidR="007E0CB8" w:rsidRDefault="007E0CB8" w:rsidP="007E0CB8">
      <w:pPr>
        <w:pStyle w:val="HTMLPreformatted"/>
        <w:shd w:val="clear" w:color="auto" w:fill="F5F8FF"/>
        <w:rPr>
          <w:rStyle w:val="HTMLCode"/>
          <w:color w:val="444444"/>
          <w:shd w:val="clear" w:color="auto" w:fill="F5F8FF"/>
        </w:rPr>
      </w:pPr>
      <w:r>
        <w:rPr>
          <w:rStyle w:val="HTMLCode"/>
          <w:color w:val="444444"/>
          <w:shd w:val="clear" w:color="auto" w:fill="F5F8FF"/>
        </w:rPr>
        <w:t xml:space="preserve">  }</w:t>
      </w:r>
    </w:p>
    <w:p w14:paraId="4E581833" w14:textId="77777777" w:rsidR="007E0CB8" w:rsidRDefault="007E0CB8" w:rsidP="007E0CB8">
      <w:pPr>
        <w:pStyle w:val="HTMLPreformatted"/>
        <w:shd w:val="clear" w:color="auto" w:fill="F5F8FF"/>
        <w:rPr>
          <w:rStyle w:val="HTMLCode"/>
          <w:color w:val="444444"/>
          <w:shd w:val="clear" w:color="auto" w:fill="F5F8FF"/>
        </w:rPr>
      </w:pPr>
      <w:r>
        <w:rPr>
          <w:rStyle w:val="hljs-keyword"/>
          <w:b/>
          <w:bCs/>
          <w:color w:val="444444"/>
          <w:shd w:val="clear" w:color="auto" w:fill="F5F8FF"/>
        </w:rPr>
        <w:t>else</w:t>
      </w:r>
      <w:r>
        <w:rPr>
          <w:rStyle w:val="HTMLCode"/>
          <w:color w:val="444444"/>
          <w:shd w:val="clear" w:color="auto" w:fill="F5F8FF"/>
        </w:rPr>
        <w:t xml:space="preserve"> {</w:t>
      </w:r>
    </w:p>
    <w:p w14:paraId="24A5414F" w14:textId="77777777" w:rsidR="007E0CB8" w:rsidRDefault="007E0CB8" w:rsidP="007E0CB8">
      <w:pPr>
        <w:pStyle w:val="HTMLPreformatted"/>
        <w:shd w:val="clear" w:color="auto" w:fill="F5F8FF"/>
        <w:rPr>
          <w:rStyle w:val="HTMLCode"/>
          <w:color w:val="444444"/>
          <w:shd w:val="clear" w:color="auto" w:fill="F5F8FF"/>
        </w:rPr>
      </w:pPr>
      <w:r>
        <w:rPr>
          <w:rStyle w:val="hljs-keyword"/>
          <w:b/>
          <w:bCs/>
          <w:color w:val="444444"/>
          <w:shd w:val="clear" w:color="auto" w:fill="F5F8FF"/>
        </w:rPr>
        <w:t>return</w:t>
      </w:r>
      <w:r>
        <w:rPr>
          <w:rStyle w:val="HTMLCode"/>
          <w:color w:val="444444"/>
          <w:shd w:val="clear" w:color="auto" w:fill="F5F8FF"/>
        </w:rPr>
        <w:t xml:space="preserve"> </w:t>
      </w:r>
      <w:proofErr w:type="spellStart"/>
      <w:r>
        <w:rPr>
          <w:rStyle w:val="HTMLCode"/>
          <w:color w:val="444444"/>
          <w:shd w:val="clear" w:color="auto" w:fill="F5F8FF"/>
        </w:rPr>
        <w:t>Optional.ofNullable</w:t>
      </w:r>
      <w:proofErr w:type="spellEnd"/>
      <w:r>
        <w:rPr>
          <w:rStyle w:val="HTMLCode"/>
          <w:color w:val="444444"/>
          <w:shd w:val="clear" w:color="auto" w:fill="F5F8FF"/>
        </w:rPr>
        <w:t xml:space="preserve">(word); </w:t>
      </w:r>
      <w:r>
        <w:rPr>
          <w:rStyle w:val="hljs-comment"/>
          <w:color w:val="888888"/>
          <w:shd w:val="clear" w:color="auto" w:fill="F5F8FF"/>
        </w:rPr>
        <w:t xml:space="preserve">// </w:t>
      </w:r>
      <w:proofErr w:type="spellStart"/>
      <w:r>
        <w:rPr>
          <w:rStyle w:val="hljs-comment"/>
          <w:color w:val="888888"/>
          <w:shd w:val="clear" w:color="auto" w:fill="F5F8FF"/>
        </w:rPr>
        <w:t>someString</w:t>
      </w:r>
      <w:proofErr w:type="spellEnd"/>
      <w:r>
        <w:rPr>
          <w:rStyle w:val="hljs-comment"/>
          <w:color w:val="888888"/>
          <w:shd w:val="clear" w:color="auto" w:fill="F5F8FF"/>
        </w:rPr>
        <w:t xml:space="preserve"> can be null</w:t>
      </w:r>
    </w:p>
    <w:p w14:paraId="72C732F0" w14:textId="77777777" w:rsidR="007E0CB8" w:rsidRDefault="007E0CB8" w:rsidP="007E0CB8">
      <w:pPr>
        <w:pStyle w:val="HTMLPreformatted"/>
        <w:shd w:val="clear" w:color="auto" w:fill="F5F8FF"/>
        <w:rPr>
          <w:rStyle w:val="HTMLCode"/>
          <w:color w:val="444444"/>
          <w:shd w:val="clear" w:color="auto" w:fill="F5F8FF"/>
        </w:rPr>
      </w:pPr>
      <w:r>
        <w:rPr>
          <w:rStyle w:val="HTMLCode"/>
          <w:color w:val="444444"/>
          <w:shd w:val="clear" w:color="auto" w:fill="F5F8FF"/>
        </w:rPr>
        <w:t>}</w:t>
      </w:r>
    </w:p>
    <w:p w14:paraId="5EFA06B7" w14:textId="77777777" w:rsidR="007E0CB8" w:rsidRDefault="007E0CB8" w:rsidP="007E0CB8">
      <w:pPr>
        <w:pStyle w:val="HTMLPreformatted"/>
        <w:shd w:val="clear" w:color="auto" w:fill="F5F8FF"/>
      </w:pPr>
      <w:r>
        <w:rPr>
          <w:rStyle w:val="HTMLCode"/>
          <w:color w:val="444444"/>
          <w:shd w:val="clear" w:color="auto" w:fill="F5F8FF"/>
        </w:rPr>
        <w:t>}</w:t>
      </w:r>
    </w:p>
    <w:p w14:paraId="38E0791E" w14:textId="5794FA26" w:rsidR="007E0CB8" w:rsidRDefault="007E0CB8" w:rsidP="007E0CB8">
      <w:r>
        <w:rPr>
          <w:noProof/>
        </w:rPr>
        <w:drawing>
          <wp:inline distT="0" distB="0" distL="0" distR="0" wp14:anchorId="15847BBA" wp14:editId="6EA1FDDD">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t>Optional Class</w:t>
      </w:r>
    </w:p>
    <w:p w14:paraId="16933730" w14:textId="77777777" w:rsidR="007E0CB8" w:rsidRDefault="007E0CB8" w:rsidP="007E0CB8">
      <w:pPr>
        <w:pStyle w:val="Heading3"/>
        <w:rPr>
          <w:rFonts w:ascii="Segoe UI" w:hAnsi="Segoe UI" w:cs="Segoe UI"/>
        </w:rPr>
      </w:pPr>
      <w:r>
        <w:rPr>
          <w:rFonts w:ascii="Segoe UI" w:hAnsi="Segoe UI" w:cs="Segoe UI"/>
        </w:rPr>
        <w:t>19. What are the advantages of using the Optional class?</w:t>
      </w:r>
    </w:p>
    <w:p w14:paraId="28B8E443" w14:textId="77777777" w:rsidR="007E0CB8" w:rsidRDefault="007E0CB8" w:rsidP="007E0CB8">
      <w:pPr>
        <w:pStyle w:val="NormalWeb"/>
        <w:rPr>
          <w:rFonts w:ascii="Segoe UI" w:hAnsi="Segoe UI" w:cs="Segoe UI"/>
          <w:color w:val="373E3F"/>
        </w:rPr>
      </w:pPr>
      <w:r>
        <w:rPr>
          <w:rFonts w:ascii="Segoe UI" w:hAnsi="Segoe UI" w:cs="Segoe UI"/>
          <w:color w:val="373E3F"/>
        </w:rPr>
        <w:t>Below are the main advantage of using the Optional class: </w:t>
      </w:r>
    </w:p>
    <w:p w14:paraId="58199E2D" w14:textId="77777777" w:rsidR="007E0CB8" w:rsidRDefault="007E0CB8" w:rsidP="007E0CB8">
      <w:pPr>
        <w:pStyle w:val="NormalWeb"/>
        <w:rPr>
          <w:rFonts w:ascii="Segoe UI" w:hAnsi="Segoe UI" w:cs="Segoe UI"/>
          <w:color w:val="373E3F"/>
        </w:rPr>
      </w:pPr>
      <w:r>
        <w:rPr>
          <w:rFonts w:ascii="Segoe UI" w:hAnsi="Segoe UI" w:cs="Segoe UI"/>
          <w:color w:val="373E3F"/>
        </w:rPr>
        <w:t xml:space="preserve">It encapsulates optional values, i.e., null or not-null values, which helps in avoiding null checks, which results in better, readable, and robust code It acts as a wrapper around the object and returns an object instead of a value, which can be used to avoid run-time </w:t>
      </w:r>
      <w:proofErr w:type="spellStart"/>
      <w:r>
        <w:rPr>
          <w:rFonts w:ascii="Segoe UI" w:hAnsi="Segoe UI" w:cs="Segoe UI"/>
          <w:color w:val="373E3F"/>
        </w:rPr>
        <w:t>NullPointerExceptions</w:t>
      </w:r>
      <w:proofErr w:type="spellEnd"/>
      <w:r>
        <w:rPr>
          <w:rFonts w:ascii="Segoe UI" w:hAnsi="Segoe UI" w:cs="Segoe UI"/>
          <w:color w:val="373E3F"/>
        </w:rPr>
        <w:t>.</w:t>
      </w:r>
    </w:p>
    <w:p w14:paraId="69D61B42" w14:textId="3352A667" w:rsidR="007E0CB8" w:rsidRDefault="007E0CB8" w:rsidP="00F43EBA">
      <w:pPr>
        <w:pStyle w:val="Heading3"/>
        <w:tabs>
          <w:tab w:val="left" w:pos="6511"/>
        </w:tabs>
        <w:rPr>
          <w:rFonts w:ascii="Segoe UI" w:hAnsi="Segoe UI" w:cs="Segoe UI"/>
          <w:color w:val="auto"/>
        </w:rPr>
      </w:pPr>
      <w:r>
        <w:rPr>
          <w:rFonts w:ascii="Segoe UI" w:hAnsi="Segoe UI" w:cs="Segoe UI"/>
        </w:rPr>
        <w:t>20. What are Java 8 streams?</w:t>
      </w:r>
      <w:r w:rsidR="00F43EBA">
        <w:rPr>
          <w:rFonts w:ascii="Segoe UI" w:hAnsi="Segoe UI" w:cs="Segoe UI"/>
        </w:rPr>
        <w:tab/>
      </w:r>
    </w:p>
    <w:p w14:paraId="55E096EE" w14:textId="77777777" w:rsidR="007E0CB8" w:rsidRDefault="007E0CB8" w:rsidP="007E0CB8">
      <w:pPr>
        <w:pStyle w:val="NormalWeb"/>
        <w:rPr>
          <w:rFonts w:ascii="Segoe UI" w:hAnsi="Segoe UI" w:cs="Segoe UI"/>
          <w:color w:val="373E3F"/>
        </w:rPr>
      </w:pPr>
      <w:r>
        <w:rPr>
          <w:rFonts w:ascii="Segoe UI" w:hAnsi="Segoe UI" w:cs="Segoe UI"/>
          <w:color w:val="373E3F"/>
        </w:rPr>
        <w:t>A stream is an abstraction to express data processing queries in a declarative way. </w:t>
      </w:r>
    </w:p>
    <w:p w14:paraId="240B0E24" w14:textId="77777777" w:rsidR="007E0CB8" w:rsidRDefault="007E0CB8" w:rsidP="007E0CB8">
      <w:pPr>
        <w:pStyle w:val="NormalWeb"/>
        <w:rPr>
          <w:rFonts w:ascii="Segoe UI" w:hAnsi="Segoe UI" w:cs="Segoe UI"/>
          <w:color w:val="373E3F"/>
        </w:rPr>
      </w:pPr>
      <w:r>
        <w:rPr>
          <w:rFonts w:ascii="Segoe UI" w:hAnsi="Segoe UI" w:cs="Segoe UI"/>
          <w:color w:val="373E3F"/>
        </w:rPr>
        <w:lastRenderedPageBreak/>
        <w:t>A Stream, which represents a sequence of data objects &amp; series of operations on that data is a data pipeline that is not related to Java I/O Streams does not hold any data permanently.</w:t>
      </w:r>
      <w:r>
        <w:rPr>
          <w:rFonts w:ascii="Segoe UI" w:hAnsi="Segoe UI" w:cs="Segoe UI"/>
          <w:color w:val="373E3F"/>
        </w:rPr>
        <w:br/>
        <w:t>The key interface is </w:t>
      </w:r>
      <w:proofErr w:type="spellStart"/>
      <w:r>
        <w:rPr>
          <w:rStyle w:val="HTMLCode"/>
          <w:color w:val="E01E5A"/>
        </w:rPr>
        <w:t>java.util.stream.Stream</w:t>
      </w:r>
      <w:proofErr w:type="spellEnd"/>
      <w:r>
        <w:rPr>
          <w:rStyle w:val="HTMLCode"/>
          <w:color w:val="E01E5A"/>
        </w:rPr>
        <w:t>&lt;T&gt;</w:t>
      </w:r>
      <w:r>
        <w:rPr>
          <w:rFonts w:ascii="Segoe UI" w:hAnsi="Segoe UI" w:cs="Segoe UI"/>
          <w:color w:val="373E3F"/>
        </w:rPr>
        <w:t>. It accepts Functional Interfaces so that lambdas can be passed. Streams support a fluent interface or chaining. Below is the basic stream timeline marble diagram:</w:t>
      </w:r>
    </w:p>
    <w:p w14:paraId="572A4136" w14:textId="414FADD7" w:rsidR="007E0CB8" w:rsidRDefault="007E0CB8" w:rsidP="007E0CB8">
      <w:pPr>
        <w:rPr>
          <w:rFonts w:ascii="Times New Roman" w:hAnsi="Times New Roman" w:cs="Times New Roman"/>
        </w:rPr>
      </w:pPr>
      <w:r>
        <w:rPr>
          <w:noProof/>
        </w:rPr>
        <w:drawing>
          <wp:inline distT="0" distB="0" distL="0" distR="0" wp14:anchorId="168B5CA6" wp14:editId="730FD447">
            <wp:extent cx="5731510" cy="3224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t>Java 8 Streams</w:t>
      </w:r>
    </w:p>
    <w:p w14:paraId="0B148F0F" w14:textId="77777777" w:rsidR="007E0CB8" w:rsidRDefault="007E0CB8" w:rsidP="007E0CB8">
      <w:pPr>
        <w:pStyle w:val="Heading3"/>
        <w:rPr>
          <w:rFonts w:ascii="Segoe UI" w:hAnsi="Segoe UI" w:cs="Segoe UI"/>
        </w:rPr>
      </w:pPr>
      <w:r>
        <w:rPr>
          <w:rFonts w:ascii="Segoe UI" w:hAnsi="Segoe UI" w:cs="Segoe UI"/>
        </w:rPr>
        <w:t>21. What are the main components of a Stream?</w:t>
      </w:r>
    </w:p>
    <w:p w14:paraId="2EC0EF24" w14:textId="77777777" w:rsidR="007E0CB8" w:rsidRDefault="007E0CB8" w:rsidP="007E0CB8">
      <w:pPr>
        <w:pStyle w:val="NormalWeb"/>
        <w:rPr>
          <w:rFonts w:ascii="Segoe UI" w:hAnsi="Segoe UI" w:cs="Segoe UI"/>
          <w:color w:val="373E3F"/>
        </w:rPr>
      </w:pPr>
      <w:r>
        <w:rPr>
          <w:rFonts w:ascii="Segoe UI" w:hAnsi="Segoe UI" w:cs="Segoe UI"/>
          <w:color w:val="373E3F"/>
        </w:rPr>
        <w:t>Components of the stream are:</w:t>
      </w:r>
    </w:p>
    <w:p w14:paraId="3AA316DD" w14:textId="77777777" w:rsidR="007E0CB8" w:rsidRDefault="007E0CB8" w:rsidP="007E0CB8">
      <w:pPr>
        <w:numPr>
          <w:ilvl w:val="0"/>
          <w:numId w:val="68"/>
        </w:numPr>
        <w:spacing w:before="100" w:beforeAutospacing="1" w:after="100" w:afterAutospacing="1" w:line="240" w:lineRule="auto"/>
        <w:rPr>
          <w:rFonts w:ascii="Segoe UI" w:hAnsi="Segoe UI" w:cs="Segoe UI"/>
        </w:rPr>
      </w:pPr>
      <w:r>
        <w:rPr>
          <w:rFonts w:ascii="Segoe UI" w:hAnsi="Segoe UI" w:cs="Segoe UI"/>
        </w:rPr>
        <w:t>A data source</w:t>
      </w:r>
    </w:p>
    <w:p w14:paraId="1DB0ED83" w14:textId="77777777" w:rsidR="007E0CB8" w:rsidRDefault="007E0CB8" w:rsidP="007E0CB8">
      <w:pPr>
        <w:numPr>
          <w:ilvl w:val="0"/>
          <w:numId w:val="68"/>
        </w:numPr>
        <w:spacing w:before="100" w:beforeAutospacing="1" w:after="100" w:afterAutospacing="1" w:line="240" w:lineRule="auto"/>
        <w:rPr>
          <w:rFonts w:ascii="Segoe UI" w:hAnsi="Segoe UI" w:cs="Segoe UI"/>
        </w:rPr>
      </w:pPr>
      <w:r>
        <w:rPr>
          <w:rFonts w:ascii="Segoe UI" w:hAnsi="Segoe UI" w:cs="Segoe UI"/>
        </w:rPr>
        <w:t>Set of Intermediate Operations to process the data source</w:t>
      </w:r>
    </w:p>
    <w:p w14:paraId="27946A2C" w14:textId="77777777" w:rsidR="007E0CB8" w:rsidRDefault="007E0CB8" w:rsidP="007E0CB8">
      <w:pPr>
        <w:numPr>
          <w:ilvl w:val="0"/>
          <w:numId w:val="68"/>
        </w:numPr>
        <w:spacing w:before="100" w:beforeAutospacing="1" w:after="100" w:afterAutospacing="1" w:line="240" w:lineRule="auto"/>
        <w:rPr>
          <w:rFonts w:ascii="Segoe UI" w:hAnsi="Segoe UI" w:cs="Segoe UI"/>
        </w:rPr>
      </w:pPr>
      <w:r>
        <w:rPr>
          <w:rFonts w:ascii="Segoe UI" w:hAnsi="Segoe UI" w:cs="Segoe UI"/>
        </w:rPr>
        <w:t>Single Terminal Operation that produces the result</w:t>
      </w:r>
    </w:p>
    <w:p w14:paraId="03B9DA94" w14:textId="48ECEAB9" w:rsidR="007E0CB8" w:rsidRDefault="007E0CB8" w:rsidP="007E0CB8">
      <w:pPr>
        <w:spacing w:after="0"/>
        <w:rPr>
          <w:rFonts w:ascii="Times New Roman" w:hAnsi="Times New Roman" w:cs="Times New Roman"/>
        </w:rPr>
      </w:pPr>
      <w:r>
        <w:rPr>
          <w:noProof/>
        </w:rPr>
        <w:lastRenderedPageBreak/>
        <w:drawing>
          <wp:inline distT="0" distB="0" distL="0" distR="0" wp14:anchorId="7B6E0A1E" wp14:editId="6CAD218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t>Components of Stream</w:t>
      </w:r>
    </w:p>
    <w:p w14:paraId="0C0302E9" w14:textId="77777777" w:rsidR="007E0CB8" w:rsidRDefault="007E0CB8" w:rsidP="007E0CB8">
      <w:pPr>
        <w:pStyle w:val="Heading3"/>
        <w:rPr>
          <w:rFonts w:ascii="Segoe UI" w:hAnsi="Segoe UI" w:cs="Segoe UI"/>
        </w:rPr>
      </w:pPr>
      <w:r>
        <w:rPr>
          <w:rFonts w:ascii="Segoe UI" w:hAnsi="Segoe UI" w:cs="Segoe UI"/>
        </w:rPr>
        <w:t>22. What are the sources of data objects a Stream can process?</w:t>
      </w:r>
    </w:p>
    <w:p w14:paraId="6A935F63" w14:textId="77777777" w:rsidR="007E0CB8" w:rsidRDefault="007E0CB8" w:rsidP="007E0CB8">
      <w:pPr>
        <w:pStyle w:val="NormalWeb"/>
        <w:rPr>
          <w:rFonts w:ascii="Segoe UI" w:hAnsi="Segoe UI" w:cs="Segoe UI"/>
          <w:color w:val="373E3F"/>
        </w:rPr>
      </w:pPr>
      <w:r>
        <w:rPr>
          <w:rFonts w:ascii="Segoe UI" w:hAnsi="Segoe UI" w:cs="Segoe UI"/>
          <w:color w:val="373E3F"/>
        </w:rPr>
        <w:t>A Stream can process the following data:</w:t>
      </w:r>
    </w:p>
    <w:p w14:paraId="32BF4264" w14:textId="77777777" w:rsidR="007E0CB8" w:rsidRDefault="007E0CB8" w:rsidP="007E0CB8">
      <w:pPr>
        <w:numPr>
          <w:ilvl w:val="0"/>
          <w:numId w:val="69"/>
        </w:numPr>
        <w:spacing w:before="100" w:beforeAutospacing="1" w:after="100" w:afterAutospacing="1" w:line="240" w:lineRule="auto"/>
        <w:rPr>
          <w:rFonts w:ascii="Segoe UI" w:hAnsi="Segoe UI" w:cs="Segoe UI"/>
        </w:rPr>
      </w:pPr>
      <w:r>
        <w:rPr>
          <w:rFonts w:ascii="Segoe UI" w:hAnsi="Segoe UI" w:cs="Segoe UI"/>
        </w:rPr>
        <w:t>A collection of an Array.</w:t>
      </w:r>
    </w:p>
    <w:p w14:paraId="6E62BF9B" w14:textId="77777777" w:rsidR="007E0CB8" w:rsidRDefault="007E0CB8" w:rsidP="007E0CB8">
      <w:pPr>
        <w:numPr>
          <w:ilvl w:val="0"/>
          <w:numId w:val="69"/>
        </w:numPr>
        <w:spacing w:before="100" w:beforeAutospacing="1" w:after="100" w:afterAutospacing="1" w:line="240" w:lineRule="auto"/>
        <w:rPr>
          <w:rFonts w:ascii="Segoe UI" w:hAnsi="Segoe UI" w:cs="Segoe UI"/>
        </w:rPr>
      </w:pPr>
      <w:r>
        <w:rPr>
          <w:rFonts w:ascii="Segoe UI" w:hAnsi="Segoe UI" w:cs="Segoe UI"/>
        </w:rPr>
        <w:t>An I/O channel or an input device.</w:t>
      </w:r>
    </w:p>
    <w:p w14:paraId="5D5D8FDF" w14:textId="77777777" w:rsidR="007E0CB8" w:rsidRDefault="007E0CB8" w:rsidP="007E0CB8">
      <w:pPr>
        <w:numPr>
          <w:ilvl w:val="0"/>
          <w:numId w:val="69"/>
        </w:numPr>
        <w:spacing w:before="100" w:beforeAutospacing="1" w:after="100" w:afterAutospacing="1" w:line="240" w:lineRule="auto"/>
        <w:rPr>
          <w:rFonts w:ascii="Segoe UI" w:hAnsi="Segoe UI" w:cs="Segoe UI"/>
        </w:rPr>
      </w:pPr>
      <w:r>
        <w:rPr>
          <w:rFonts w:ascii="Segoe UI" w:hAnsi="Segoe UI" w:cs="Segoe UI"/>
        </w:rPr>
        <w:t>A reactive source (e.g., comments in social media or tweets/re-tweets) </w:t>
      </w:r>
    </w:p>
    <w:p w14:paraId="696553DF" w14:textId="4D50CA7B" w:rsidR="007E0CB8" w:rsidRDefault="007E0CB8" w:rsidP="007E0CB8">
      <w:pPr>
        <w:numPr>
          <w:ilvl w:val="0"/>
          <w:numId w:val="69"/>
        </w:numPr>
        <w:spacing w:before="100" w:beforeAutospacing="1" w:after="100" w:afterAutospacing="1" w:line="240" w:lineRule="auto"/>
        <w:rPr>
          <w:rFonts w:ascii="Segoe UI" w:hAnsi="Segoe UI" w:cs="Segoe UI"/>
        </w:rPr>
      </w:pPr>
      <w:r>
        <w:rPr>
          <w:rFonts w:ascii="Segoe UI" w:hAnsi="Segoe UI" w:cs="Segoe UI"/>
        </w:rPr>
        <w:t>A stream generator function or a static factory</w:t>
      </w:r>
    </w:p>
    <w:p w14:paraId="2F74BE3B" w14:textId="2CB2A657" w:rsidR="003474CC" w:rsidRDefault="003474CC" w:rsidP="003474CC">
      <w:pPr>
        <w:spacing w:before="100" w:beforeAutospacing="1" w:after="100" w:afterAutospacing="1" w:line="240" w:lineRule="auto"/>
        <w:rPr>
          <w:rFonts w:ascii="Segoe UI" w:hAnsi="Segoe UI" w:cs="Segoe UI"/>
        </w:rPr>
      </w:pPr>
    </w:p>
    <w:p w14:paraId="56EA1D27" w14:textId="77777777" w:rsidR="003474CC" w:rsidRPr="003474CC" w:rsidRDefault="003474CC" w:rsidP="003474CC">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3474CC">
        <w:rPr>
          <w:rFonts w:ascii="Segoe UI" w:eastAsia="Times New Roman" w:hAnsi="Segoe UI" w:cs="Segoe UI"/>
          <w:b/>
          <w:bCs/>
          <w:color w:val="373E3F"/>
          <w:spacing w:val="2"/>
          <w:sz w:val="24"/>
          <w:szCs w:val="24"/>
          <w:lang w:eastAsia="en-IN"/>
        </w:rPr>
        <w:t>Intermediate Operations:</w:t>
      </w:r>
    </w:p>
    <w:p w14:paraId="6E6D3636" w14:textId="77777777" w:rsidR="003474CC" w:rsidRPr="003474CC" w:rsidRDefault="003474CC" w:rsidP="003474CC">
      <w:pPr>
        <w:numPr>
          <w:ilvl w:val="0"/>
          <w:numId w:val="71"/>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Process the stream elements.</w:t>
      </w:r>
    </w:p>
    <w:p w14:paraId="6EC595AC" w14:textId="77777777" w:rsidR="003474CC" w:rsidRPr="003474CC" w:rsidRDefault="003474CC" w:rsidP="003474CC">
      <w:pPr>
        <w:numPr>
          <w:ilvl w:val="0"/>
          <w:numId w:val="71"/>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Typically transforms a stream into another stream.</w:t>
      </w:r>
    </w:p>
    <w:p w14:paraId="2D0BE298" w14:textId="77777777" w:rsidR="003474CC" w:rsidRPr="003474CC" w:rsidRDefault="003474CC" w:rsidP="003474CC">
      <w:pPr>
        <w:numPr>
          <w:ilvl w:val="0"/>
          <w:numId w:val="71"/>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Are lazy, i.e., not executed till a terminal operation is invoked.</w:t>
      </w:r>
    </w:p>
    <w:p w14:paraId="3C00A57B" w14:textId="77777777" w:rsidR="003474CC" w:rsidRPr="003474CC" w:rsidRDefault="003474CC" w:rsidP="003474CC">
      <w:pPr>
        <w:numPr>
          <w:ilvl w:val="0"/>
          <w:numId w:val="71"/>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Does internal iteration of all source elements.</w:t>
      </w:r>
    </w:p>
    <w:p w14:paraId="7FD9255D" w14:textId="77777777" w:rsidR="003474CC" w:rsidRPr="003474CC" w:rsidRDefault="003474CC" w:rsidP="003474CC">
      <w:pPr>
        <w:numPr>
          <w:ilvl w:val="0"/>
          <w:numId w:val="71"/>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Any number of operations can be chained in the processing pipeline.</w:t>
      </w:r>
    </w:p>
    <w:p w14:paraId="487B5E24" w14:textId="77777777" w:rsidR="003474CC" w:rsidRPr="003474CC" w:rsidRDefault="003474CC" w:rsidP="003474CC">
      <w:pPr>
        <w:numPr>
          <w:ilvl w:val="0"/>
          <w:numId w:val="71"/>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Operations are applied as per the defined order.</w:t>
      </w:r>
    </w:p>
    <w:p w14:paraId="3FD76092" w14:textId="77777777" w:rsidR="003474CC" w:rsidRPr="003474CC" w:rsidRDefault="003474CC" w:rsidP="003474CC">
      <w:pPr>
        <w:numPr>
          <w:ilvl w:val="0"/>
          <w:numId w:val="71"/>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Intermediate operations are mostly lambda functions.</w:t>
      </w:r>
    </w:p>
    <w:p w14:paraId="44A0A48B" w14:textId="77777777" w:rsidR="003474CC" w:rsidRPr="003474CC" w:rsidRDefault="003474CC" w:rsidP="003474CC">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3474CC">
        <w:rPr>
          <w:rFonts w:ascii="Segoe UI" w:eastAsia="Times New Roman" w:hAnsi="Segoe UI" w:cs="Segoe UI"/>
          <w:b/>
          <w:bCs/>
          <w:color w:val="373E3F"/>
          <w:spacing w:val="2"/>
          <w:sz w:val="24"/>
          <w:szCs w:val="24"/>
          <w:lang w:eastAsia="en-IN"/>
        </w:rPr>
        <w:t>Terminal Operations:</w:t>
      </w:r>
    </w:p>
    <w:p w14:paraId="61D54ABA" w14:textId="77777777" w:rsidR="003474CC" w:rsidRPr="003474CC" w:rsidRDefault="003474CC" w:rsidP="003474CC">
      <w:pPr>
        <w:numPr>
          <w:ilvl w:val="0"/>
          <w:numId w:val="72"/>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Kick-starts the Stream pipeline.</w:t>
      </w:r>
    </w:p>
    <w:p w14:paraId="4EA0A06E" w14:textId="77777777" w:rsidR="003474CC" w:rsidRPr="003474CC" w:rsidRDefault="003474CC" w:rsidP="003474CC">
      <w:pPr>
        <w:numPr>
          <w:ilvl w:val="0"/>
          <w:numId w:val="72"/>
        </w:numPr>
        <w:shd w:val="clear" w:color="auto" w:fill="FFFFFF"/>
        <w:spacing w:before="100" w:beforeAutospacing="1" w:after="100" w:afterAutospacing="1" w:line="240" w:lineRule="auto"/>
        <w:rPr>
          <w:rFonts w:ascii="Segoe UI" w:eastAsia="Times New Roman" w:hAnsi="Segoe UI" w:cs="Segoe UI"/>
          <w:color w:val="1A3D3C"/>
          <w:spacing w:val="2"/>
          <w:sz w:val="24"/>
          <w:szCs w:val="24"/>
          <w:lang w:eastAsia="en-IN"/>
        </w:rPr>
      </w:pPr>
      <w:r w:rsidRPr="003474CC">
        <w:rPr>
          <w:rFonts w:ascii="Segoe UI" w:eastAsia="Times New Roman" w:hAnsi="Segoe UI" w:cs="Segoe UI"/>
          <w:color w:val="1A3D3C"/>
          <w:spacing w:val="2"/>
          <w:sz w:val="24"/>
          <w:szCs w:val="24"/>
          <w:lang w:eastAsia="en-IN"/>
        </w:rPr>
        <w:t>used to collect the processed Stream data.</w:t>
      </w:r>
    </w:p>
    <w:p w14:paraId="03377428" w14:textId="77777777" w:rsidR="003474CC" w:rsidRPr="003474CC" w:rsidRDefault="003474CC" w:rsidP="003474CC">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3474CC">
        <w:rPr>
          <w:rFonts w:ascii="Courier New" w:eastAsia="Times New Roman" w:hAnsi="Courier New" w:cs="Courier New"/>
          <w:b/>
          <w:bCs/>
          <w:color w:val="444444"/>
          <w:spacing w:val="2"/>
          <w:sz w:val="20"/>
          <w:szCs w:val="20"/>
          <w:shd w:val="clear" w:color="auto" w:fill="F5F8FF"/>
          <w:lang w:eastAsia="en-IN"/>
        </w:rPr>
        <w:t>int</w:t>
      </w:r>
      <w:r w:rsidRPr="003474CC">
        <w:rPr>
          <w:rFonts w:ascii="Courier New" w:eastAsia="Times New Roman" w:hAnsi="Courier New" w:cs="Courier New"/>
          <w:color w:val="444444"/>
          <w:spacing w:val="2"/>
          <w:sz w:val="20"/>
          <w:szCs w:val="20"/>
          <w:shd w:val="clear" w:color="auto" w:fill="F5F8FF"/>
          <w:lang w:eastAsia="en-IN"/>
        </w:rPr>
        <w:t xml:space="preserve"> count = </w:t>
      </w:r>
      <w:proofErr w:type="spellStart"/>
      <w:r w:rsidRPr="003474CC">
        <w:rPr>
          <w:rFonts w:ascii="Courier New" w:eastAsia="Times New Roman" w:hAnsi="Courier New" w:cs="Courier New"/>
          <w:color w:val="444444"/>
          <w:spacing w:val="2"/>
          <w:sz w:val="20"/>
          <w:szCs w:val="20"/>
          <w:shd w:val="clear" w:color="auto" w:fill="F5F8FF"/>
          <w:lang w:eastAsia="en-IN"/>
        </w:rPr>
        <w:t>Stream.of</w:t>
      </w:r>
      <w:proofErr w:type="spellEnd"/>
      <w:r w:rsidRPr="003474CC">
        <w:rPr>
          <w:rFonts w:ascii="Courier New" w:eastAsia="Times New Roman" w:hAnsi="Courier New" w:cs="Courier New"/>
          <w:color w:val="444444"/>
          <w:spacing w:val="2"/>
          <w:sz w:val="20"/>
          <w:szCs w:val="20"/>
          <w:shd w:val="clear" w:color="auto" w:fill="F5F8FF"/>
          <w:lang w:eastAsia="en-IN"/>
        </w:rPr>
        <w:t>(</w:t>
      </w:r>
      <w:r w:rsidRPr="003474CC">
        <w:rPr>
          <w:rFonts w:ascii="Courier New" w:eastAsia="Times New Roman" w:hAnsi="Courier New" w:cs="Courier New"/>
          <w:color w:val="880000"/>
          <w:spacing w:val="2"/>
          <w:sz w:val="20"/>
          <w:szCs w:val="20"/>
          <w:shd w:val="clear" w:color="auto" w:fill="F5F8FF"/>
          <w:lang w:eastAsia="en-IN"/>
        </w:rPr>
        <w:t>1</w:t>
      </w:r>
      <w:r w:rsidRPr="003474CC">
        <w:rPr>
          <w:rFonts w:ascii="Courier New" w:eastAsia="Times New Roman" w:hAnsi="Courier New" w:cs="Courier New"/>
          <w:color w:val="444444"/>
          <w:spacing w:val="2"/>
          <w:sz w:val="20"/>
          <w:szCs w:val="20"/>
          <w:shd w:val="clear" w:color="auto" w:fill="F5F8FF"/>
          <w:lang w:eastAsia="en-IN"/>
        </w:rPr>
        <w:t xml:space="preserve">, </w:t>
      </w:r>
      <w:r w:rsidRPr="003474CC">
        <w:rPr>
          <w:rFonts w:ascii="Courier New" w:eastAsia="Times New Roman" w:hAnsi="Courier New" w:cs="Courier New"/>
          <w:color w:val="880000"/>
          <w:spacing w:val="2"/>
          <w:sz w:val="20"/>
          <w:szCs w:val="20"/>
          <w:shd w:val="clear" w:color="auto" w:fill="F5F8FF"/>
          <w:lang w:eastAsia="en-IN"/>
        </w:rPr>
        <w:t>2</w:t>
      </w:r>
      <w:r w:rsidRPr="003474CC">
        <w:rPr>
          <w:rFonts w:ascii="Courier New" w:eastAsia="Times New Roman" w:hAnsi="Courier New" w:cs="Courier New"/>
          <w:color w:val="444444"/>
          <w:spacing w:val="2"/>
          <w:sz w:val="20"/>
          <w:szCs w:val="20"/>
          <w:shd w:val="clear" w:color="auto" w:fill="F5F8FF"/>
          <w:lang w:eastAsia="en-IN"/>
        </w:rPr>
        <w:t xml:space="preserve">, </w:t>
      </w:r>
      <w:r w:rsidRPr="003474CC">
        <w:rPr>
          <w:rFonts w:ascii="Courier New" w:eastAsia="Times New Roman" w:hAnsi="Courier New" w:cs="Courier New"/>
          <w:color w:val="880000"/>
          <w:spacing w:val="2"/>
          <w:sz w:val="20"/>
          <w:szCs w:val="20"/>
          <w:shd w:val="clear" w:color="auto" w:fill="F5F8FF"/>
          <w:lang w:eastAsia="en-IN"/>
        </w:rPr>
        <w:t>3</w:t>
      </w:r>
      <w:r w:rsidRPr="003474CC">
        <w:rPr>
          <w:rFonts w:ascii="Courier New" w:eastAsia="Times New Roman" w:hAnsi="Courier New" w:cs="Courier New"/>
          <w:color w:val="444444"/>
          <w:spacing w:val="2"/>
          <w:sz w:val="20"/>
          <w:szCs w:val="20"/>
          <w:shd w:val="clear" w:color="auto" w:fill="F5F8FF"/>
          <w:lang w:eastAsia="en-IN"/>
        </w:rPr>
        <w:t xml:space="preserve">, </w:t>
      </w:r>
      <w:r w:rsidRPr="003474CC">
        <w:rPr>
          <w:rFonts w:ascii="Courier New" w:eastAsia="Times New Roman" w:hAnsi="Courier New" w:cs="Courier New"/>
          <w:color w:val="880000"/>
          <w:spacing w:val="2"/>
          <w:sz w:val="20"/>
          <w:szCs w:val="20"/>
          <w:shd w:val="clear" w:color="auto" w:fill="F5F8FF"/>
          <w:lang w:eastAsia="en-IN"/>
        </w:rPr>
        <w:t>4</w:t>
      </w:r>
      <w:r w:rsidRPr="003474CC">
        <w:rPr>
          <w:rFonts w:ascii="Courier New" w:eastAsia="Times New Roman" w:hAnsi="Courier New" w:cs="Courier New"/>
          <w:color w:val="444444"/>
          <w:spacing w:val="2"/>
          <w:sz w:val="20"/>
          <w:szCs w:val="20"/>
          <w:shd w:val="clear" w:color="auto" w:fill="F5F8FF"/>
          <w:lang w:eastAsia="en-IN"/>
        </w:rPr>
        <w:t xml:space="preserve">, </w:t>
      </w:r>
      <w:r w:rsidRPr="003474CC">
        <w:rPr>
          <w:rFonts w:ascii="Courier New" w:eastAsia="Times New Roman" w:hAnsi="Courier New" w:cs="Courier New"/>
          <w:color w:val="880000"/>
          <w:spacing w:val="2"/>
          <w:sz w:val="20"/>
          <w:szCs w:val="20"/>
          <w:shd w:val="clear" w:color="auto" w:fill="F5F8FF"/>
          <w:lang w:eastAsia="en-IN"/>
        </w:rPr>
        <w:t>5</w:t>
      </w:r>
      <w:r w:rsidRPr="003474CC">
        <w:rPr>
          <w:rFonts w:ascii="Courier New" w:eastAsia="Times New Roman" w:hAnsi="Courier New" w:cs="Courier New"/>
          <w:color w:val="444444"/>
          <w:spacing w:val="2"/>
          <w:sz w:val="20"/>
          <w:szCs w:val="20"/>
          <w:shd w:val="clear" w:color="auto" w:fill="F5F8FF"/>
          <w:lang w:eastAsia="en-IN"/>
        </w:rPr>
        <w:t>)</w:t>
      </w:r>
    </w:p>
    <w:p w14:paraId="016FCDFE" w14:textId="77777777" w:rsidR="003474CC" w:rsidRPr="003474CC" w:rsidRDefault="003474CC" w:rsidP="003474CC">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3474CC">
        <w:rPr>
          <w:rFonts w:ascii="Courier New" w:eastAsia="Times New Roman" w:hAnsi="Courier New" w:cs="Courier New"/>
          <w:color w:val="444444"/>
          <w:spacing w:val="2"/>
          <w:sz w:val="20"/>
          <w:szCs w:val="20"/>
          <w:shd w:val="clear" w:color="auto" w:fill="F5F8FF"/>
          <w:lang w:eastAsia="en-IN"/>
        </w:rPr>
        <w:t>.filter(i -&gt; i &lt;</w:t>
      </w:r>
      <w:r w:rsidRPr="003474CC">
        <w:rPr>
          <w:rFonts w:ascii="Courier New" w:eastAsia="Times New Roman" w:hAnsi="Courier New" w:cs="Courier New"/>
          <w:color w:val="880000"/>
          <w:spacing w:val="2"/>
          <w:sz w:val="20"/>
          <w:szCs w:val="20"/>
          <w:shd w:val="clear" w:color="auto" w:fill="F5F8FF"/>
          <w:lang w:eastAsia="en-IN"/>
        </w:rPr>
        <w:t>4</w:t>
      </w:r>
      <w:r w:rsidRPr="003474CC">
        <w:rPr>
          <w:rFonts w:ascii="Courier New" w:eastAsia="Times New Roman" w:hAnsi="Courier New" w:cs="Courier New"/>
          <w:color w:val="444444"/>
          <w:spacing w:val="2"/>
          <w:sz w:val="20"/>
          <w:szCs w:val="20"/>
          <w:shd w:val="clear" w:color="auto" w:fill="F5F8FF"/>
          <w:lang w:eastAsia="en-IN"/>
        </w:rPr>
        <w:t xml:space="preserve">) </w:t>
      </w:r>
      <w:r w:rsidRPr="003474CC">
        <w:rPr>
          <w:rFonts w:ascii="Courier New" w:eastAsia="Times New Roman" w:hAnsi="Courier New" w:cs="Courier New"/>
          <w:color w:val="888888"/>
          <w:spacing w:val="2"/>
          <w:sz w:val="20"/>
          <w:szCs w:val="20"/>
          <w:shd w:val="clear" w:color="auto" w:fill="F5F8FF"/>
          <w:lang w:eastAsia="en-IN"/>
        </w:rPr>
        <w:t>// Intermediate Operation filter</w:t>
      </w:r>
    </w:p>
    <w:p w14:paraId="393E4A3D" w14:textId="77777777" w:rsidR="003474CC" w:rsidRPr="003474CC" w:rsidRDefault="003474CC" w:rsidP="003474CC">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3D3C"/>
          <w:spacing w:val="2"/>
          <w:sz w:val="20"/>
          <w:szCs w:val="20"/>
          <w:lang w:eastAsia="en-IN"/>
        </w:rPr>
      </w:pPr>
      <w:r w:rsidRPr="003474CC">
        <w:rPr>
          <w:rFonts w:ascii="Courier New" w:eastAsia="Times New Roman" w:hAnsi="Courier New" w:cs="Courier New"/>
          <w:color w:val="444444"/>
          <w:spacing w:val="2"/>
          <w:sz w:val="20"/>
          <w:szCs w:val="20"/>
          <w:shd w:val="clear" w:color="auto" w:fill="F5F8FF"/>
          <w:lang w:eastAsia="en-IN"/>
        </w:rPr>
        <w:lastRenderedPageBreak/>
        <w:t xml:space="preserve">.count(); </w:t>
      </w:r>
      <w:r w:rsidRPr="003474CC">
        <w:rPr>
          <w:rFonts w:ascii="Courier New" w:eastAsia="Times New Roman" w:hAnsi="Courier New" w:cs="Courier New"/>
          <w:color w:val="888888"/>
          <w:spacing w:val="2"/>
          <w:sz w:val="20"/>
          <w:szCs w:val="20"/>
          <w:shd w:val="clear" w:color="auto" w:fill="F5F8FF"/>
          <w:lang w:eastAsia="en-IN"/>
        </w:rPr>
        <w:t>// Terminal Operation count</w:t>
      </w:r>
    </w:p>
    <w:p w14:paraId="5CA42754" w14:textId="77777777" w:rsidR="003474CC" w:rsidRDefault="003474CC" w:rsidP="003474CC">
      <w:pPr>
        <w:spacing w:before="100" w:beforeAutospacing="1" w:after="100" w:afterAutospacing="1" w:line="240" w:lineRule="auto"/>
        <w:rPr>
          <w:rFonts w:ascii="Segoe UI" w:hAnsi="Segoe UI" w:cs="Segoe UI"/>
        </w:rPr>
      </w:pPr>
    </w:p>
    <w:p w14:paraId="6C1AF7CC" w14:textId="77777777" w:rsidR="003474CC" w:rsidRDefault="003474CC" w:rsidP="003474CC">
      <w:pPr>
        <w:pStyle w:val="Heading3"/>
        <w:rPr>
          <w:rFonts w:ascii="Segoe UI" w:hAnsi="Segoe UI" w:cs="Segoe UI"/>
        </w:rPr>
      </w:pPr>
      <w:r>
        <w:rPr>
          <w:rFonts w:ascii="Segoe UI" w:hAnsi="Segoe UI" w:cs="Segoe UI"/>
        </w:rPr>
        <w:t>24. What are the most commonly used Intermediate operations?</w:t>
      </w:r>
    </w:p>
    <w:p w14:paraId="61A1387B" w14:textId="77777777" w:rsidR="003474CC" w:rsidRDefault="003474CC" w:rsidP="003474CC">
      <w:pPr>
        <w:pStyle w:val="NormalWeb"/>
        <w:rPr>
          <w:rFonts w:ascii="Segoe UI" w:hAnsi="Segoe UI" w:cs="Segoe UI"/>
          <w:color w:val="373E3F"/>
        </w:rPr>
      </w:pPr>
      <w:r>
        <w:rPr>
          <w:rStyle w:val="Strong"/>
          <w:rFonts w:ascii="Segoe UI" w:hAnsi="Segoe UI" w:cs="Segoe UI"/>
          <w:color w:val="373E3F"/>
        </w:rPr>
        <w:t>Filter(Predicate&lt;T&gt;)</w:t>
      </w:r>
      <w:r>
        <w:rPr>
          <w:rFonts w:ascii="Segoe UI" w:hAnsi="Segoe UI" w:cs="Segoe UI"/>
          <w:color w:val="373E3F"/>
        </w:rPr>
        <w:t> - Allows selective processing of Stream elements. It returns elements that are satisfying the supplied condition by the predicate.</w:t>
      </w:r>
    </w:p>
    <w:p w14:paraId="0100ABC4" w14:textId="3CD4E0EE" w:rsidR="003474CC" w:rsidRDefault="003474CC" w:rsidP="003474CC">
      <w:pPr>
        <w:pStyle w:val="NormalWeb"/>
        <w:rPr>
          <w:rFonts w:ascii="Segoe UI" w:hAnsi="Segoe UI" w:cs="Segoe UI"/>
          <w:color w:val="373E3F"/>
        </w:rPr>
      </w:pPr>
      <w:r>
        <w:rPr>
          <w:rStyle w:val="Strong"/>
          <w:rFonts w:ascii="Segoe UI" w:hAnsi="Segoe UI" w:cs="Segoe UI"/>
          <w:color w:val="373E3F"/>
        </w:rPr>
        <w:t>map(</w:t>
      </w:r>
      <w:proofErr w:type="spellStart"/>
      <w:r>
        <w:rPr>
          <w:rStyle w:val="Strong"/>
          <w:rFonts w:ascii="Segoe UI" w:hAnsi="Segoe UI" w:cs="Segoe UI"/>
          <w:color w:val="373E3F"/>
        </w:rPr>
        <w:t>Funtion</w:t>
      </w:r>
      <w:proofErr w:type="spellEnd"/>
      <w:r>
        <w:rPr>
          <w:rStyle w:val="Strong"/>
          <w:rFonts w:ascii="Segoe UI" w:hAnsi="Segoe UI" w:cs="Segoe UI"/>
          <w:color w:val="373E3F"/>
        </w:rPr>
        <w:t>&lt;T, R&gt;)</w:t>
      </w:r>
      <w:r>
        <w:rPr>
          <w:rFonts w:ascii="Segoe UI" w:hAnsi="Segoe UI" w:cs="Segoe UI"/>
          <w:color w:val="373E3F"/>
        </w:rPr>
        <w:t> - Returns a new Stream, transforming each of the elements by applying the supplied mapper function.= sorted() - Sorts the input elements and then passes them to the next stage.</w:t>
      </w:r>
    </w:p>
    <w:p w14:paraId="11CA32F5" w14:textId="77777777" w:rsidR="003474CC" w:rsidRDefault="003474CC" w:rsidP="003474CC">
      <w:pPr>
        <w:pStyle w:val="NormalWeb"/>
        <w:rPr>
          <w:rFonts w:ascii="Segoe UI" w:hAnsi="Segoe UI" w:cs="Segoe UI"/>
          <w:color w:val="373E3F"/>
        </w:rPr>
      </w:pPr>
      <w:r>
        <w:rPr>
          <w:rStyle w:val="Strong"/>
          <w:rFonts w:ascii="Segoe UI" w:hAnsi="Segoe UI" w:cs="Segoe UI"/>
          <w:color w:val="373E3F"/>
        </w:rPr>
        <w:t>distinct()</w:t>
      </w:r>
      <w:r>
        <w:rPr>
          <w:rFonts w:ascii="Segoe UI" w:hAnsi="Segoe UI" w:cs="Segoe UI"/>
          <w:color w:val="373E3F"/>
        </w:rPr>
        <w:t> - Only pass on elements to the next stage, not passed yet.</w:t>
      </w:r>
    </w:p>
    <w:p w14:paraId="15118FB0" w14:textId="77777777" w:rsidR="003474CC" w:rsidRDefault="003474CC" w:rsidP="003474CC">
      <w:pPr>
        <w:pStyle w:val="NormalWeb"/>
        <w:rPr>
          <w:rFonts w:ascii="Segoe UI" w:hAnsi="Segoe UI" w:cs="Segoe UI"/>
          <w:color w:val="373E3F"/>
        </w:rPr>
      </w:pPr>
      <w:r>
        <w:rPr>
          <w:rStyle w:val="Strong"/>
          <w:rFonts w:ascii="Segoe UI" w:hAnsi="Segoe UI" w:cs="Segoe UI"/>
          <w:color w:val="373E3F"/>
        </w:rPr>
        <w:t xml:space="preserve">limit(long </w:t>
      </w:r>
      <w:proofErr w:type="spellStart"/>
      <w:r>
        <w:rPr>
          <w:rStyle w:val="Strong"/>
          <w:rFonts w:ascii="Segoe UI" w:hAnsi="Segoe UI" w:cs="Segoe UI"/>
          <w:color w:val="373E3F"/>
        </w:rPr>
        <w:t>maxsize</w:t>
      </w:r>
      <w:proofErr w:type="spellEnd"/>
      <w:r>
        <w:rPr>
          <w:rStyle w:val="Strong"/>
          <w:rFonts w:ascii="Segoe UI" w:hAnsi="Segoe UI" w:cs="Segoe UI"/>
          <w:color w:val="373E3F"/>
        </w:rPr>
        <w:t>)</w:t>
      </w:r>
      <w:r>
        <w:rPr>
          <w:rFonts w:ascii="Segoe UI" w:hAnsi="Segoe UI" w:cs="Segoe UI"/>
          <w:color w:val="373E3F"/>
        </w:rPr>
        <w:t xml:space="preserve"> - Limit the stream size to </w:t>
      </w:r>
      <w:proofErr w:type="spellStart"/>
      <w:r>
        <w:rPr>
          <w:rFonts w:ascii="Segoe UI" w:hAnsi="Segoe UI" w:cs="Segoe UI"/>
          <w:color w:val="373E3F"/>
        </w:rPr>
        <w:t>maxsize</w:t>
      </w:r>
      <w:proofErr w:type="spellEnd"/>
      <w:r>
        <w:rPr>
          <w:rFonts w:ascii="Segoe UI" w:hAnsi="Segoe UI" w:cs="Segoe UI"/>
          <w:color w:val="373E3F"/>
        </w:rPr>
        <w:t>.</w:t>
      </w:r>
    </w:p>
    <w:p w14:paraId="5DC21822" w14:textId="77777777" w:rsidR="003474CC" w:rsidRDefault="003474CC" w:rsidP="003474CC">
      <w:pPr>
        <w:pStyle w:val="NormalWeb"/>
        <w:rPr>
          <w:rFonts w:ascii="Segoe UI" w:hAnsi="Segoe UI" w:cs="Segoe UI"/>
          <w:color w:val="373E3F"/>
        </w:rPr>
      </w:pPr>
      <w:r>
        <w:rPr>
          <w:rStyle w:val="Strong"/>
          <w:rFonts w:ascii="Segoe UI" w:hAnsi="Segoe UI" w:cs="Segoe UI"/>
          <w:color w:val="373E3F"/>
        </w:rPr>
        <w:t>skip(long start)</w:t>
      </w:r>
      <w:r>
        <w:rPr>
          <w:rFonts w:ascii="Segoe UI" w:hAnsi="Segoe UI" w:cs="Segoe UI"/>
          <w:color w:val="373E3F"/>
        </w:rPr>
        <w:t> - Skip the initial elements till the start.</w:t>
      </w:r>
    </w:p>
    <w:p w14:paraId="7A24B397" w14:textId="77777777" w:rsidR="003474CC" w:rsidRDefault="003474CC" w:rsidP="003474CC">
      <w:pPr>
        <w:pStyle w:val="NormalWeb"/>
        <w:rPr>
          <w:rFonts w:ascii="Segoe UI" w:hAnsi="Segoe UI" w:cs="Segoe UI"/>
          <w:color w:val="373E3F"/>
        </w:rPr>
      </w:pPr>
      <w:r>
        <w:rPr>
          <w:rStyle w:val="Strong"/>
          <w:rFonts w:ascii="Segoe UI" w:hAnsi="Segoe UI" w:cs="Segoe UI"/>
          <w:color w:val="373E3F"/>
        </w:rPr>
        <w:t>peek(Consumer)</w:t>
      </w:r>
      <w:r>
        <w:rPr>
          <w:rFonts w:ascii="Segoe UI" w:hAnsi="Segoe UI" w:cs="Segoe UI"/>
          <w:color w:val="373E3F"/>
        </w:rPr>
        <w:t> - Apply a consumer without modification to the stream.</w:t>
      </w:r>
    </w:p>
    <w:p w14:paraId="6D0AAB47" w14:textId="77777777" w:rsidR="003474CC" w:rsidRDefault="003474CC" w:rsidP="003474CC">
      <w:pPr>
        <w:pStyle w:val="NormalWeb"/>
        <w:rPr>
          <w:rFonts w:ascii="Segoe UI" w:hAnsi="Segoe UI" w:cs="Segoe UI"/>
          <w:color w:val="373E3F"/>
        </w:rPr>
      </w:pPr>
      <w:proofErr w:type="spellStart"/>
      <w:r>
        <w:rPr>
          <w:rStyle w:val="Strong"/>
          <w:rFonts w:ascii="Segoe UI" w:hAnsi="Segoe UI" w:cs="Segoe UI"/>
          <w:color w:val="373E3F"/>
        </w:rPr>
        <w:t>flatMap</w:t>
      </w:r>
      <w:proofErr w:type="spellEnd"/>
      <w:r>
        <w:rPr>
          <w:rStyle w:val="Strong"/>
          <w:rFonts w:ascii="Segoe UI" w:hAnsi="Segoe UI" w:cs="Segoe UI"/>
          <w:color w:val="373E3F"/>
        </w:rPr>
        <w:t>(mapper)</w:t>
      </w:r>
      <w:r>
        <w:rPr>
          <w:rFonts w:ascii="Segoe UI" w:hAnsi="Segoe UI" w:cs="Segoe UI"/>
          <w:color w:val="373E3F"/>
        </w:rPr>
        <w:t> - Transform each element to a stream of its constituent elements and flatten all the streams into a single stream.</w:t>
      </w:r>
    </w:p>
    <w:p w14:paraId="4D59B3B6" w14:textId="77777777" w:rsidR="003474CC" w:rsidRDefault="003474CC" w:rsidP="003474CC">
      <w:pPr>
        <w:pStyle w:val="Heading3"/>
        <w:rPr>
          <w:rFonts w:ascii="Segoe UI" w:hAnsi="Segoe UI" w:cs="Segoe UI"/>
          <w:color w:val="auto"/>
        </w:rPr>
      </w:pPr>
      <w:r>
        <w:rPr>
          <w:rFonts w:ascii="Segoe UI" w:hAnsi="Segoe UI" w:cs="Segoe UI"/>
        </w:rPr>
        <w:t>25. What is the stateful intermediate operation? Give some examples of stateful intermediate operations.</w:t>
      </w:r>
    </w:p>
    <w:p w14:paraId="05501CC5" w14:textId="77777777" w:rsidR="003474CC" w:rsidRDefault="003474CC" w:rsidP="003474CC">
      <w:pPr>
        <w:pStyle w:val="NormalWeb"/>
        <w:rPr>
          <w:rFonts w:ascii="Segoe UI" w:hAnsi="Segoe UI" w:cs="Segoe UI"/>
          <w:color w:val="373E3F"/>
        </w:rPr>
      </w:pPr>
      <w:r>
        <w:rPr>
          <w:rFonts w:ascii="Segoe UI" w:hAnsi="Segoe UI" w:cs="Segoe UI"/>
          <w:color w:val="373E3F"/>
        </w:rPr>
        <w:t>To complete some of the intermediate operations, some state is to be maintained, and such intermediate operations are called stateful intermediate operations. Parallel execution of these types of operations is complex.</w:t>
      </w:r>
    </w:p>
    <w:p w14:paraId="6D6C6843" w14:textId="77777777" w:rsidR="003474CC" w:rsidRDefault="003474CC" w:rsidP="003474CC">
      <w:pPr>
        <w:pStyle w:val="NormalWeb"/>
        <w:rPr>
          <w:rFonts w:ascii="Segoe UI" w:hAnsi="Segoe UI" w:cs="Segoe UI"/>
          <w:color w:val="373E3F"/>
        </w:rPr>
      </w:pPr>
      <w:r>
        <w:rPr>
          <w:rFonts w:ascii="Segoe UI" w:hAnsi="Segoe UI" w:cs="Segoe UI"/>
          <w:color w:val="373E3F"/>
        </w:rPr>
        <w:t xml:space="preserve">For </w:t>
      </w:r>
      <w:proofErr w:type="spellStart"/>
      <w:r>
        <w:rPr>
          <w:rFonts w:ascii="Segoe UI" w:hAnsi="Segoe UI" w:cs="Segoe UI"/>
          <w:color w:val="373E3F"/>
        </w:rPr>
        <w:t>Eg</w:t>
      </w:r>
      <w:proofErr w:type="spellEnd"/>
      <w:r>
        <w:rPr>
          <w:rFonts w:ascii="Segoe UI" w:hAnsi="Segoe UI" w:cs="Segoe UI"/>
          <w:color w:val="373E3F"/>
        </w:rPr>
        <w:t>: sorted() , distinct() , limit() , skip() etc. </w:t>
      </w:r>
    </w:p>
    <w:p w14:paraId="72E8C31B" w14:textId="77777777" w:rsidR="003474CC" w:rsidRDefault="003474CC" w:rsidP="003474CC">
      <w:pPr>
        <w:pStyle w:val="NormalWeb"/>
        <w:rPr>
          <w:rFonts w:ascii="Segoe UI" w:hAnsi="Segoe UI" w:cs="Segoe UI"/>
          <w:color w:val="373E3F"/>
        </w:rPr>
      </w:pPr>
      <w:r>
        <w:rPr>
          <w:rFonts w:ascii="Segoe UI" w:hAnsi="Segoe UI" w:cs="Segoe UI"/>
          <w:color w:val="373E3F"/>
        </w:rPr>
        <w:t>Sending data elements to further steps in the pipeline stops till all the data is sorted for sorted() and stream data elements are stored in temporary data structures.</w:t>
      </w:r>
    </w:p>
    <w:p w14:paraId="6691CAE2" w14:textId="77777777" w:rsidR="003474CC" w:rsidRDefault="003474CC" w:rsidP="003474CC">
      <w:pPr>
        <w:pStyle w:val="Heading3"/>
        <w:rPr>
          <w:rFonts w:ascii="Segoe UI" w:hAnsi="Segoe UI" w:cs="Segoe UI"/>
          <w:color w:val="auto"/>
        </w:rPr>
      </w:pPr>
      <w:r>
        <w:rPr>
          <w:rFonts w:ascii="Segoe UI" w:hAnsi="Segoe UI" w:cs="Segoe UI"/>
        </w:rPr>
        <w:t>26. What is the most common type of Terminal operations?</w:t>
      </w:r>
    </w:p>
    <w:p w14:paraId="0221257C" w14:textId="77777777" w:rsidR="003474CC" w:rsidRDefault="003474CC" w:rsidP="003474CC">
      <w:pPr>
        <w:numPr>
          <w:ilvl w:val="0"/>
          <w:numId w:val="70"/>
        </w:numPr>
        <w:spacing w:before="100" w:beforeAutospacing="1" w:after="100" w:afterAutospacing="1" w:line="240" w:lineRule="auto"/>
        <w:rPr>
          <w:rFonts w:ascii="Segoe UI" w:hAnsi="Segoe UI" w:cs="Segoe UI"/>
        </w:rPr>
      </w:pPr>
      <w:r>
        <w:rPr>
          <w:rFonts w:ascii="Segoe UI" w:hAnsi="Segoe UI" w:cs="Segoe UI"/>
        </w:rPr>
        <w:t>collect() - Collects single result from all elements of the stream sequence.</w:t>
      </w:r>
    </w:p>
    <w:p w14:paraId="4CA7B04E" w14:textId="77777777" w:rsidR="003474CC" w:rsidRDefault="003474CC" w:rsidP="003474CC">
      <w:pPr>
        <w:numPr>
          <w:ilvl w:val="0"/>
          <w:numId w:val="70"/>
        </w:numPr>
        <w:spacing w:before="100" w:beforeAutospacing="1" w:after="100" w:afterAutospacing="1" w:line="240" w:lineRule="auto"/>
        <w:rPr>
          <w:rFonts w:ascii="Segoe UI" w:hAnsi="Segoe UI" w:cs="Segoe UI"/>
        </w:rPr>
      </w:pPr>
      <w:r>
        <w:rPr>
          <w:rFonts w:ascii="Segoe UI" w:hAnsi="Segoe UI" w:cs="Segoe UI"/>
        </w:rPr>
        <w:t>reduce() - Produces a single result from all elements of the stream sequence</w:t>
      </w:r>
    </w:p>
    <w:p w14:paraId="58238B43" w14:textId="77777777" w:rsidR="003474CC" w:rsidRDefault="003474CC" w:rsidP="003474CC">
      <w:pPr>
        <w:numPr>
          <w:ilvl w:val="1"/>
          <w:numId w:val="70"/>
        </w:numPr>
        <w:spacing w:before="100" w:beforeAutospacing="1" w:after="100" w:afterAutospacing="1" w:line="240" w:lineRule="auto"/>
        <w:rPr>
          <w:rFonts w:ascii="Segoe UI" w:hAnsi="Segoe UI" w:cs="Segoe UI"/>
        </w:rPr>
      </w:pPr>
      <w:r>
        <w:rPr>
          <w:rFonts w:ascii="Segoe UI" w:hAnsi="Segoe UI" w:cs="Segoe UI"/>
        </w:rPr>
        <w:t>count() - Returns the number of elements on the stream.</w:t>
      </w:r>
    </w:p>
    <w:p w14:paraId="66A25B89" w14:textId="77777777" w:rsidR="003474CC" w:rsidRDefault="003474CC" w:rsidP="003474CC">
      <w:pPr>
        <w:numPr>
          <w:ilvl w:val="1"/>
          <w:numId w:val="70"/>
        </w:numPr>
        <w:spacing w:before="100" w:beforeAutospacing="1" w:after="100" w:afterAutospacing="1" w:line="240" w:lineRule="auto"/>
        <w:rPr>
          <w:rFonts w:ascii="Segoe UI" w:hAnsi="Segoe UI" w:cs="Segoe UI"/>
        </w:rPr>
      </w:pPr>
      <w:r>
        <w:rPr>
          <w:rFonts w:ascii="Segoe UI" w:hAnsi="Segoe UI" w:cs="Segoe UI"/>
        </w:rPr>
        <w:t>min() - Returns the min element from the stream.</w:t>
      </w:r>
    </w:p>
    <w:p w14:paraId="7D9E7A92" w14:textId="77777777" w:rsidR="003474CC" w:rsidRDefault="003474CC" w:rsidP="003474CC">
      <w:pPr>
        <w:numPr>
          <w:ilvl w:val="1"/>
          <w:numId w:val="70"/>
        </w:numPr>
        <w:spacing w:before="100" w:beforeAutospacing="1" w:after="100" w:afterAutospacing="1" w:line="240" w:lineRule="auto"/>
        <w:rPr>
          <w:rFonts w:ascii="Segoe UI" w:hAnsi="Segoe UI" w:cs="Segoe UI"/>
        </w:rPr>
      </w:pPr>
      <w:r>
        <w:rPr>
          <w:rFonts w:ascii="Segoe UI" w:hAnsi="Segoe UI" w:cs="Segoe UI"/>
        </w:rPr>
        <w:t>max() - Returns the max element from the stream.</w:t>
      </w:r>
    </w:p>
    <w:p w14:paraId="43D13125" w14:textId="77777777" w:rsidR="003474CC" w:rsidRDefault="003474CC" w:rsidP="003474CC">
      <w:pPr>
        <w:numPr>
          <w:ilvl w:val="0"/>
          <w:numId w:val="70"/>
        </w:numPr>
        <w:spacing w:before="100" w:beforeAutospacing="1" w:after="100" w:afterAutospacing="1" w:line="240" w:lineRule="auto"/>
        <w:rPr>
          <w:rFonts w:ascii="Segoe UI" w:hAnsi="Segoe UI" w:cs="Segoe UI"/>
        </w:rPr>
      </w:pPr>
      <w:r>
        <w:rPr>
          <w:rFonts w:ascii="Segoe UI" w:hAnsi="Segoe UI" w:cs="Segoe UI"/>
        </w:rPr>
        <w:t>Search/Query operations</w:t>
      </w:r>
    </w:p>
    <w:p w14:paraId="4B5726E4" w14:textId="77777777" w:rsidR="003474CC" w:rsidRDefault="003474CC" w:rsidP="003474CC">
      <w:pPr>
        <w:numPr>
          <w:ilvl w:val="1"/>
          <w:numId w:val="70"/>
        </w:numPr>
        <w:spacing w:before="100" w:beforeAutospacing="1" w:after="100" w:afterAutospacing="1" w:line="240" w:lineRule="auto"/>
        <w:rPr>
          <w:rFonts w:ascii="Segoe UI" w:hAnsi="Segoe UI" w:cs="Segoe UI"/>
        </w:rPr>
      </w:pPr>
      <w:proofErr w:type="spellStart"/>
      <w:r>
        <w:rPr>
          <w:rFonts w:ascii="Segoe UI" w:hAnsi="Segoe UI" w:cs="Segoe UI"/>
        </w:rPr>
        <w:t>anyMatch</w:t>
      </w:r>
      <w:proofErr w:type="spellEnd"/>
      <w:r>
        <w:rPr>
          <w:rFonts w:ascii="Segoe UI" w:hAnsi="Segoe UI" w:cs="Segoe UI"/>
        </w:rPr>
        <w:t xml:space="preserve">() , </w:t>
      </w:r>
      <w:proofErr w:type="spellStart"/>
      <w:r>
        <w:rPr>
          <w:rFonts w:ascii="Segoe UI" w:hAnsi="Segoe UI" w:cs="Segoe UI"/>
        </w:rPr>
        <w:t>noneMatch</w:t>
      </w:r>
      <w:proofErr w:type="spellEnd"/>
      <w:r>
        <w:rPr>
          <w:rFonts w:ascii="Segoe UI" w:hAnsi="Segoe UI" w:cs="Segoe UI"/>
        </w:rPr>
        <w:t xml:space="preserve">() , </w:t>
      </w:r>
      <w:proofErr w:type="spellStart"/>
      <w:r>
        <w:rPr>
          <w:rFonts w:ascii="Segoe UI" w:hAnsi="Segoe UI" w:cs="Segoe UI"/>
        </w:rPr>
        <w:t>allMatch</w:t>
      </w:r>
      <w:proofErr w:type="spellEnd"/>
      <w:r>
        <w:rPr>
          <w:rFonts w:ascii="Segoe UI" w:hAnsi="Segoe UI" w:cs="Segoe UI"/>
        </w:rPr>
        <w:t>() , ... - Short-circuiting operations.</w:t>
      </w:r>
    </w:p>
    <w:p w14:paraId="697BD97C" w14:textId="77777777" w:rsidR="003474CC" w:rsidRDefault="003474CC" w:rsidP="003474CC">
      <w:pPr>
        <w:numPr>
          <w:ilvl w:val="1"/>
          <w:numId w:val="70"/>
        </w:numPr>
        <w:spacing w:before="100" w:beforeAutospacing="1" w:after="100" w:afterAutospacing="1" w:line="240" w:lineRule="auto"/>
        <w:rPr>
          <w:rFonts w:ascii="Segoe UI" w:hAnsi="Segoe UI" w:cs="Segoe UI"/>
        </w:rPr>
      </w:pPr>
      <w:r>
        <w:rPr>
          <w:rFonts w:ascii="Segoe UI" w:hAnsi="Segoe UI" w:cs="Segoe UI"/>
        </w:rPr>
        <w:t>Takes a Predicate as input for the match condition.</w:t>
      </w:r>
    </w:p>
    <w:p w14:paraId="4F535006" w14:textId="77777777" w:rsidR="003474CC" w:rsidRDefault="003474CC" w:rsidP="003474CC">
      <w:pPr>
        <w:numPr>
          <w:ilvl w:val="1"/>
          <w:numId w:val="70"/>
        </w:numPr>
        <w:spacing w:before="100" w:beforeAutospacing="1" w:after="100" w:afterAutospacing="1" w:line="240" w:lineRule="auto"/>
        <w:rPr>
          <w:rFonts w:ascii="Segoe UI" w:hAnsi="Segoe UI" w:cs="Segoe UI"/>
        </w:rPr>
      </w:pPr>
      <w:r>
        <w:rPr>
          <w:rFonts w:ascii="Segoe UI" w:hAnsi="Segoe UI" w:cs="Segoe UI"/>
        </w:rPr>
        <w:lastRenderedPageBreak/>
        <w:t>Stream processing will be stopped, as and when the result can be determined.</w:t>
      </w:r>
    </w:p>
    <w:p w14:paraId="4A31D830" w14:textId="77777777" w:rsidR="003474CC" w:rsidRDefault="003474CC" w:rsidP="003474CC">
      <w:pPr>
        <w:numPr>
          <w:ilvl w:val="0"/>
          <w:numId w:val="70"/>
        </w:numPr>
        <w:spacing w:before="100" w:beforeAutospacing="1" w:after="100" w:afterAutospacing="1" w:line="240" w:lineRule="auto"/>
        <w:rPr>
          <w:rFonts w:ascii="Segoe UI" w:hAnsi="Segoe UI" w:cs="Segoe UI"/>
        </w:rPr>
      </w:pPr>
      <w:r>
        <w:rPr>
          <w:rFonts w:ascii="Segoe UI" w:hAnsi="Segoe UI" w:cs="Segoe UI"/>
        </w:rPr>
        <w:t>Iterative operations</w:t>
      </w:r>
    </w:p>
    <w:p w14:paraId="753F7364" w14:textId="77777777" w:rsidR="003474CC" w:rsidRDefault="003474CC" w:rsidP="003474CC">
      <w:pPr>
        <w:numPr>
          <w:ilvl w:val="1"/>
          <w:numId w:val="70"/>
        </w:numPr>
        <w:spacing w:before="100" w:beforeAutospacing="1" w:after="100" w:afterAutospacing="1" w:line="240" w:lineRule="auto"/>
        <w:rPr>
          <w:rFonts w:ascii="Segoe UI" w:hAnsi="Segoe UI" w:cs="Segoe UI"/>
        </w:rPr>
      </w:pPr>
      <w:proofErr w:type="spellStart"/>
      <w:r>
        <w:rPr>
          <w:rFonts w:ascii="Segoe UI" w:hAnsi="Segoe UI" w:cs="Segoe UI"/>
        </w:rPr>
        <w:t>forEach</w:t>
      </w:r>
      <w:proofErr w:type="spellEnd"/>
      <w:r>
        <w:rPr>
          <w:rFonts w:ascii="Segoe UI" w:hAnsi="Segoe UI" w:cs="Segoe UI"/>
        </w:rPr>
        <w:t>() - Useful to do something with each of the Stream elements. It accepts a consumer.</w:t>
      </w:r>
    </w:p>
    <w:p w14:paraId="1E3AA7E2" w14:textId="77777777" w:rsidR="003474CC" w:rsidRDefault="003474CC" w:rsidP="003474CC">
      <w:pPr>
        <w:numPr>
          <w:ilvl w:val="1"/>
          <w:numId w:val="70"/>
        </w:numPr>
        <w:spacing w:before="100" w:beforeAutospacing="1" w:after="100" w:afterAutospacing="1" w:line="240" w:lineRule="auto"/>
        <w:rPr>
          <w:rFonts w:ascii="Segoe UI" w:hAnsi="Segoe UI" w:cs="Segoe UI"/>
        </w:rPr>
      </w:pPr>
      <w:proofErr w:type="spellStart"/>
      <w:r>
        <w:rPr>
          <w:rFonts w:ascii="Segoe UI" w:hAnsi="Segoe UI" w:cs="Segoe UI"/>
        </w:rPr>
        <w:t>forEachOrdered</w:t>
      </w:r>
      <w:proofErr w:type="spellEnd"/>
      <w:r>
        <w:rPr>
          <w:rFonts w:ascii="Segoe UI" w:hAnsi="Segoe UI" w:cs="Segoe UI"/>
        </w:rPr>
        <w:t>() - It is helpful to maintain order in parallel streams.</w:t>
      </w:r>
    </w:p>
    <w:p w14:paraId="4B4759F3" w14:textId="77777777" w:rsidR="003474CC" w:rsidRDefault="003474CC" w:rsidP="003474CC">
      <w:pPr>
        <w:pStyle w:val="Heading3"/>
        <w:rPr>
          <w:rFonts w:ascii="Segoe UI" w:hAnsi="Segoe UI" w:cs="Segoe UI"/>
        </w:rPr>
      </w:pPr>
      <w:r>
        <w:rPr>
          <w:rFonts w:ascii="Segoe UI" w:hAnsi="Segoe UI" w:cs="Segoe UI"/>
        </w:rPr>
        <w:t xml:space="preserve">27. What is the difference between </w:t>
      </w:r>
      <w:proofErr w:type="spellStart"/>
      <w:r>
        <w:rPr>
          <w:rFonts w:ascii="Segoe UI" w:hAnsi="Segoe UI" w:cs="Segoe UI"/>
        </w:rPr>
        <w:t>findFirst</w:t>
      </w:r>
      <w:proofErr w:type="spellEnd"/>
      <w:r>
        <w:rPr>
          <w:rFonts w:ascii="Segoe UI" w:hAnsi="Segoe UI" w:cs="Segoe UI"/>
        </w:rPr>
        <w:t xml:space="preserve">() and </w:t>
      </w:r>
      <w:proofErr w:type="spellStart"/>
      <w:r>
        <w:rPr>
          <w:rFonts w:ascii="Segoe UI" w:hAnsi="Segoe UI" w:cs="Segoe UI"/>
        </w:rPr>
        <w:t>findAny</w:t>
      </w:r>
      <w:proofErr w:type="spellEnd"/>
      <w:r>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1"/>
        <w:gridCol w:w="3616"/>
      </w:tblGrid>
      <w:tr w:rsidR="003474CC" w14:paraId="60BBD9F9" w14:textId="77777777" w:rsidTr="003474CC">
        <w:trPr>
          <w:tblHeader/>
          <w:tblCellSpacing w:w="15" w:type="dxa"/>
        </w:trPr>
        <w:tc>
          <w:tcPr>
            <w:tcW w:w="0" w:type="auto"/>
            <w:shd w:val="clear" w:color="auto" w:fill="CDD5E4"/>
            <w:noWrap/>
            <w:vAlign w:val="center"/>
            <w:hideMark/>
          </w:tcPr>
          <w:p w14:paraId="0B5298BF" w14:textId="77777777" w:rsidR="003474CC" w:rsidRDefault="003474CC">
            <w:pPr>
              <w:rPr>
                <w:rFonts w:ascii="Segoe UI" w:hAnsi="Segoe UI" w:cs="Segoe UI"/>
                <w:b/>
                <w:bCs/>
              </w:rPr>
            </w:pPr>
            <w:proofErr w:type="spellStart"/>
            <w:r>
              <w:rPr>
                <w:rFonts w:ascii="Segoe UI" w:hAnsi="Segoe UI" w:cs="Segoe UI"/>
                <w:b/>
                <w:bCs/>
              </w:rPr>
              <w:t>findFirst</w:t>
            </w:r>
            <w:proofErr w:type="spellEnd"/>
            <w:r>
              <w:rPr>
                <w:rFonts w:ascii="Segoe UI" w:hAnsi="Segoe UI" w:cs="Segoe UI"/>
                <w:b/>
                <w:bCs/>
              </w:rPr>
              <w:t>()</w:t>
            </w:r>
          </w:p>
        </w:tc>
        <w:tc>
          <w:tcPr>
            <w:tcW w:w="0" w:type="auto"/>
            <w:shd w:val="clear" w:color="auto" w:fill="CDD5E4"/>
            <w:noWrap/>
            <w:vAlign w:val="center"/>
            <w:hideMark/>
          </w:tcPr>
          <w:p w14:paraId="7ABA8637" w14:textId="77777777" w:rsidR="003474CC" w:rsidRDefault="003474CC">
            <w:pPr>
              <w:rPr>
                <w:rFonts w:ascii="Segoe UI" w:hAnsi="Segoe UI" w:cs="Segoe UI"/>
                <w:b/>
                <w:bCs/>
              </w:rPr>
            </w:pPr>
            <w:proofErr w:type="spellStart"/>
            <w:r>
              <w:rPr>
                <w:rFonts w:ascii="Segoe UI" w:hAnsi="Segoe UI" w:cs="Segoe UI"/>
                <w:b/>
                <w:bCs/>
              </w:rPr>
              <w:t>findAny</w:t>
            </w:r>
            <w:proofErr w:type="spellEnd"/>
            <w:r>
              <w:rPr>
                <w:rFonts w:ascii="Segoe UI" w:hAnsi="Segoe UI" w:cs="Segoe UI"/>
                <w:b/>
                <w:bCs/>
              </w:rPr>
              <w:t>()</w:t>
            </w:r>
          </w:p>
        </w:tc>
      </w:tr>
      <w:tr w:rsidR="003474CC" w14:paraId="47AA6F3F" w14:textId="77777777" w:rsidTr="003474CC">
        <w:trPr>
          <w:tblCellSpacing w:w="15" w:type="dxa"/>
        </w:trPr>
        <w:tc>
          <w:tcPr>
            <w:tcW w:w="0" w:type="auto"/>
            <w:shd w:val="clear" w:color="auto" w:fill="F2F6FD"/>
            <w:vAlign w:val="center"/>
            <w:hideMark/>
          </w:tcPr>
          <w:p w14:paraId="21A6182D" w14:textId="77777777" w:rsidR="003474CC" w:rsidRDefault="003474CC">
            <w:pPr>
              <w:rPr>
                <w:rFonts w:ascii="Segoe UI" w:hAnsi="Segoe UI" w:cs="Segoe UI"/>
              </w:rPr>
            </w:pPr>
            <w:r>
              <w:rPr>
                <w:rFonts w:ascii="Segoe UI" w:hAnsi="Segoe UI" w:cs="Segoe UI"/>
              </w:rPr>
              <w:t>Returns the first element in the Stream</w:t>
            </w:r>
          </w:p>
        </w:tc>
        <w:tc>
          <w:tcPr>
            <w:tcW w:w="0" w:type="auto"/>
            <w:shd w:val="clear" w:color="auto" w:fill="F2F6FD"/>
            <w:vAlign w:val="center"/>
            <w:hideMark/>
          </w:tcPr>
          <w:p w14:paraId="7BFA2D57" w14:textId="77777777" w:rsidR="003474CC" w:rsidRDefault="003474CC">
            <w:pPr>
              <w:rPr>
                <w:rFonts w:ascii="Segoe UI" w:hAnsi="Segoe UI" w:cs="Segoe UI"/>
              </w:rPr>
            </w:pPr>
            <w:r>
              <w:rPr>
                <w:rFonts w:ascii="Segoe UI" w:hAnsi="Segoe UI" w:cs="Segoe UI"/>
              </w:rPr>
              <w:t>Return any element from the Stream</w:t>
            </w:r>
          </w:p>
        </w:tc>
      </w:tr>
      <w:tr w:rsidR="003474CC" w14:paraId="10124D32" w14:textId="77777777" w:rsidTr="003474CC">
        <w:trPr>
          <w:tblCellSpacing w:w="15" w:type="dxa"/>
        </w:trPr>
        <w:tc>
          <w:tcPr>
            <w:tcW w:w="0" w:type="auto"/>
            <w:shd w:val="clear" w:color="auto" w:fill="E4EEFF"/>
            <w:vAlign w:val="center"/>
            <w:hideMark/>
          </w:tcPr>
          <w:p w14:paraId="707A9B7A" w14:textId="77777777" w:rsidR="003474CC" w:rsidRDefault="003474CC">
            <w:pPr>
              <w:rPr>
                <w:rFonts w:ascii="Segoe UI" w:hAnsi="Segoe UI" w:cs="Segoe UI"/>
              </w:rPr>
            </w:pPr>
            <w:r>
              <w:rPr>
                <w:rFonts w:ascii="Segoe UI" w:hAnsi="Segoe UI" w:cs="Segoe UI"/>
              </w:rPr>
              <w:t>Deterministic in nature</w:t>
            </w:r>
          </w:p>
        </w:tc>
        <w:tc>
          <w:tcPr>
            <w:tcW w:w="0" w:type="auto"/>
            <w:shd w:val="clear" w:color="auto" w:fill="E4EEFF"/>
            <w:vAlign w:val="center"/>
            <w:hideMark/>
          </w:tcPr>
          <w:p w14:paraId="2AAB7E20" w14:textId="77777777" w:rsidR="003474CC" w:rsidRDefault="003474CC">
            <w:pPr>
              <w:rPr>
                <w:rFonts w:ascii="Segoe UI" w:hAnsi="Segoe UI" w:cs="Segoe UI"/>
              </w:rPr>
            </w:pPr>
            <w:r>
              <w:rPr>
                <w:rFonts w:ascii="Segoe UI" w:hAnsi="Segoe UI" w:cs="Segoe UI"/>
              </w:rPr>
              <w:t>Non-deterministic in nature</w:t>
            </w:r>
          </w:p>
        </w:tc>
      </w:tr>
    </w:tbl>
    <w:p w14:paraId="29283A27" w14:textId="77777777" w:rsidR="003474CC" w:rsidRDefault="003474CC" w:rsidP="003474CC">
      <w:pPr>
        <w:pStyle w:val="Heading3"/>
        <w:rPr>
          <w:rFonts w:ascii="Segoe UI" w:hAnsi="Segoe UI" w:cs="Segoe UI"/>
        </w:rPr>
      </w:pPr>
      <w:r>
        <w:rPr>
          <w:rFonts w:ascii="Segoe UI" w:hAnsi="Segoe UI" w:cs="Segoe UI"/>
        </w:rPr>
        <w:t>28. How are Collections different from Stream?</w:t>
      </w:r>
    </w:p>
    <w:p w14:paraId="074BAC7C" w14:textId="77777777" w:rsidR="003474CC" w:rsidRDefault="003474CC" w:rsidP="003474CC">
      <w:pPr>
        <w:pStyle w:val="NormalWeb"/>
        <w:rPr>
          <w:rFonts w:ascii="Segoe UI" w:hAnsi="Segoe UI" w:cs="Segoe UI"/>
          <w:color w:val="373E3F"/>
        </w:rPr>
      </w:pPr>
      <w:r>
        <w:rPr>
          <w:rFonts w:ascii="Segoe UI" w:hAnsi="Segoe UI" w:cs="Segoe UI"/>
          <w:color w:val="373E3F"/>
        </w:rPr>
        <w:t>Collections are the source for the Stream. Java 8 collection API is enhanced with the default methods returning Stream&lt;T&gt; from the collections.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3"/>
        <w:gridCol w:w="5973"/>
      </w:tblGrid>
      <w:tr w:rsidR="003474CC" w14:paraId="45D5400C" w14:textId="77777777" w:rsidTr="003474CC">
        <w:trPr>
          <w:tblHeader/>
          <w:tblCellSpacing w:w="15" w:type="dxa"/>
        </w:trPr>
        <w:tc>
          <w:tcPr>
            <w:tcW w:w="0" w:type="auto"/>
            <w:shd w:val="clear" w:color="auto" w:fill="CDD5E4"/>
            <w:noWrap/>
            <w:vAlign w:val="center"/>
            <w:hideMark/>
          </w:tcPr>
          <w:p w14:paraId="7D24BB01" w14:textId="77777777" w:rsidR="003474CC" w:rsidRDefault="003474CC">
            <w:pPr>
              <w:rPr>
                <w:rFonts w:ascii="Segoe UI" w:hAnsi="Segoe UI" w:cs="Segoe UI"/>
                <w:b/>
                <w:bCs/>
              </w:rPr>
            </w:pPr>
            <w:r>
              <w:rPr>
                <w:rFonts w:ascii="Segoe UI" w:hAnsi="Segoe UI" w:cs="Segoe UI"/>
                <w:b/>
                <w:bCs/>
              </w:rPr>
              <w:t>Collections</w:t>
            </w:r>
          </w:p>
        </w:tc>
        <w:tc>
          <w:tcPr>
            <w:tcW w:w="0" w:type="auto"/>
            <w:shd w:val="clear" w:color="auto" w:fill="CDD5E4"/>
            <w:noWrap/>
            <w:vAlign w:val="center"/>
            <w:hideMark/>
          </w:tcPr>
          <w:p w14:paraId="05270AC8" w14:textId="77777777" w:rsidR="003474CC" w:rsidRDefault="003474CC">
            <w:pPr>
              <w:rPr>
                <w:rFonts w:ascii="Segoe UI" w:hAnsi="Segoe UI" w:cs="Segoe UI"/>
                <w:b/>
                <w:bCs/>
              </w:rPr>
            </w:pPr>
            <w:r>
              <w:rPr>
                <w:rFonts w:ascii="Segoe UI" w:hAnsi="Segoe UI" w:cs="Segoe UI"/>
                <w:b/>
                <w:bCs/>
              </w:rPr>
              <w:t>Streams</w:t>
            </w:r>
          </w:p>
        </w:tc>
      </w:tr>
      <w:tr w:rsidR="003474CC" w14:paraId="6A5D6C24" w14:textId="77777777" w:rsidTr="003474CC">
        <w:trPr>
          <w:tblCellSpacing w:w="15" w:type="dxa"/>
        </w:trPr>
        <w:tc>
          <w:tcPr>
            <w:tcW w:w="0" w:type="auto"/>
            <w:shd w:val="clear" w:color="auto" w:fill="F2F6FD"/>
            <w:vAlign w:val="center"/>
            <w:hideMark/>
          </w:tcPr>
          <w:p w14:paraId="2106D857" w14:textId="77777777" w:rsidR="003474CC" w:rsidRDefault="003474CC">
            <w:pPr>
              <w:rPr>
                <w:rFonts w:ascii="Segoe UI" w:hAnsi="Segoe UI" w:cs="Segoe UI"/>
              </w:rPr>
            </w:pPr>
            <w:r>
              <w:rPr>
                <w:rFonts w:ascii="Segoe UI" w:hAnsi="Segoe UI" w:cs="Segoe UI"/>
              </w:rPr>
              <w:t>Data structure holds all the data elements</w:t>
            </w:r>
          </w:p>
        </w:tc>
        <w:tc>
          <w:tcPr>
            <w:tcW w:w="0" w:type="auto"/>
            <w:shd w:val="clear" w:color="auto" w:fill="F2F6FD"/>
            <w:vAlign w:val="center"/>
            <w:hideMark/>
          </w:tcPr>
          <w:p w14:paraId="1EA63C20" w14:textId="77777777" w:rsidR="003474CC" w:rsidRDefault="003474CC">
            <w:pPr>
              <w:rPr>
                <w:rFonts w:ascii="Segoe UI" w:hAnsi="Segoe UI" w:cs="Segoe UI"/>
              </w:rPr>
            </w:pPr>
            <w:r>
              <w:rPr>
                <w:rFonts w:ascii="Segoe UI" w:hAnsi="Segoe UI" w:cs="Segoe UI"/>
              </w:rPr>
              <w:t>No data is stored. Have the capacity to process an infinite number of elements on demand</w:t>
            </w:r>
          </w:p>
        </w:tc>
      </w:tr>
      <w:tr w:rsidR="003474CC" w14:paraId="19902C88" w14:textId="77777777" w:rsidTr="003474CC">
        <w:trPr>
          <w:tblCellSpacing w:w="15" w:type="dxa"/>
        </w:trPr>
        <w:tc>
          <w:tcPr>
            <w:tcW w:w="0" w:type="auto"/>
            <w:shd w:val="clear" w:color="auto" w:fill="E4EEFF"/>
            <w:vAlign w:val="center"/>
            <w:hideMark/>
          </w:tcPr>
          <w:p w14:paraId="1D0A9D16" w14:textId="77777777" w:rsidR="003474CC" w:rsidRDefault="003474CC">
            <w:pPr>
              <w:rPr>
                <w:rFonts w:ascii="Segoe UI" w:hAnsi="Segoe UI" w:cs="Segoe UI"/>
              </w:rPr>
            </w:pPr>
            <w:r>
              <w:rPr>
                <w:rFonts w:ascii="Segoe UI" w:hAnsi="Segoe UI" w:cs="Segoe UI"/>
              </w:rPr>
              <w:t>External Iteration</w:t>
            </w:r>
          </w:p>
        </w:tc>
        <w:tc>
          <w:tcPr>
            <w:tcW w:w="0" w:type="auto"/>
            <w:shd w:val="clear" w:color="auto" w:fill="E4EEFF"/>
            <w:vAlign w:val="center"/>
            <w:hideMark/>
          </w:tcPr>
          <w:p w14:paraId="3B392012" w14:textId="77777777" w:rsidR="003474CC" w:rsidRDefault="003474CC">
            <w:pPr>
              <w:rPr>
                <w:rFonts w:ascii="Segoe UI" w:hAnsi="Segoe UI" w:cs="Segoe UI"/>
              </w:rPr>
            </w:pPr>
            <w:r>
              <w:rPr>
                <w:rFonts w:ascii="Segoe UI" w:hAnsi="Segoe UI" w:cs="Segoe UI"/>
              </w:rPr>
              <w:t>Internal Iteration</w:t>
            </w:r>
          </w:p>
        </w:tc>
      </w:tr>
      <w:tr w:rsidR="003474CC" w14:paraId="1F3581E7" w14:textId="77777777" w:rsidTr="003474CC">
        <w:trPr>
          <w:tblCellSpacing w:w="15" w:type="dxa"/>
        </w:trPr>
        <w:tc>
          <w:tcPr>
            <w:tcW w:w="0" w:type="auto"/>
            <w:shd w:val="clear" w:color="auto" w:fill="F2F6FD"/>
            <w:vAlign w:val="center"/>
            <w:hideMark/>
          </w:tcPr>
          <w:p w14:paraId="4B0916A7" w14:textId="77777777" w:rsidR="003474CC" w:rsidRDefault="003474CC">
            <w:pPr>
              <w:rPr>
                <w:rFonts w:ascii="Segoe UI" w:hAnsi="Segoe UI" w:cs="Segoe UI"/>
              </w:rPr>
            </w:pPr>
            <w:r>
              <w:rPr>
                <w:rFonts w:ascii="Segoe UI" w:hAnsi="Segoe UI" w:cs="Segoe UI"/>
              </w:rPr>
              <w:t>Can be processed any number of times</w:t>
            </w:r>
          </w:p>
        </w:tc>
        <w:tc>
          <w:tcPr>
            <w:tcW w:w="0" w:type="auto"/>
            <w:shd w:val="clear" w:color="auto" w:fill="F2F6FD"/>
            <w:vAlign w:val="center"/>
            <w:hideMark/>
          </w:tcPr>
          <w:p w14:paraId="36B6D5D1" w14:textId="77777777" w:rsidR="003474CC" w:rsidRDefault="003474CC">
            <w:pPr>
              <w:rPr>
                <w:rFonts w:ascii="Segoe UI" w:hAnsi="Segoe UI" w:cs="Segoe UI"/>
              </w:rPr>
            </w:pPr>
            <w:r>
              <w:rPr>
                <w:rFonts w:ascii="Segoe UI" w:hAnsi="Segoe UI" w:cs="Segoe UI"/>
              </w:rPr>
              <w:t>Traversed only once</w:t>
            </w:r>
          </w:p>
        </w:tc>
      </w:tr>
      <w:tr w:rsidR="003474CC" w14:paraId="1F84AE08" w14:textId="77777777" w:rsidTr="003474CC">
        <w:trPr>
          <w:tblCellSpacing w:w="15" w:type="dxa"/>
        </w:trPr>
        <w:tc>
          <w:tcPr>
            <w:tcW w:w="0" w:type="auto"/>
            <w:shd w:val="clear" w:color="auto" w:fill="E4EEFF"/>
            <w:vAlign w:val="center"/>
            <w:hideMark/>
          </w:tcPr>
          <w:p w14:paraId="62C53FA0" w14:textId="77777777" w:rsidR="003474CC" w:rsidRDefault="003474CC">
            <w:pPr>
              <w:rPr>
                <w:rFonts w:ascii="Segoe UI" w:hAnsi="Segoe UI" w:cs="Segoe UI"/>
              </w:rPr>
            </w:pPr>
            <w:r>
              <w:rPr>
                <w:rFonts w:ascii="Segoe UI" w:hAnsi="Segoe UI" w:cs="Segoe UI"/>
              </w:rPr>
              <w:t>Elements are easy to access</w:t>
            </w:r>
          </w:p>
        </w:tc>
        <w:tc>
          <w:tcPr>
            <w:tcW w:w="0" w:type="auto"/>
            <w:shd w:val="clear" w:color="auto" w:fill="E4EEFF"/>
            <w:vAlign w:val="center"/>
            <w:hideMark/>
          </w:tcPr>
          <w:p w14:paraId="4426CC9E" w14:textId="77777777" w:rsidR="003474CC" w:rsidRDefault="003474CC">
            <w:pPr>
              <w:rPr>
                <w:rFonts w:ascii="Segoe UI" w:hAnsi="Segoe UI" w:cs="Segoe UI"/>
              </w:rPr>
            </w:pPr>
            <w:r>
              <w:rPr>
                <w:rFonts w:ascii="Segoe UI" w:hAnsi="Segoe UI" w:cs="Segoe UI"/>
              </w:rPr>
              <w:t>No direct way of accessing specific elements</w:t>
            </w:r>
          </w:p>
        </w:tc>
      </w:tr>
      <w:tr w:rsidR="003474CC" w14:paraId="558030FD" w14:textId="77777777" w:rsidTr="003474CC">
        <w:trPr>
          <w:tblCellSpacing w:w="15" w:type="dxa"/>
        </w:trPr>
        <w:tc>
          <w:tcPr>
            <w:tcW w:w="0" w:type="auto"/>
            <w:shd w:val="clear" w:color="auto" w:fill="F2F6FD"/>
            <w:vAlign w:val="center"/>
            <w:hideMark/>
          </w:tcPr>
          <w:p w14:paraId="40151A36" w14:textId="77777777" w:rsidR="003474CC" w:rsidRDefault="003474CC">
            <w:pPr>
              <w:rPr>
                <w:rFonts w:ascii="Segoe UI" w:hAnsi="Segoe UI" w:cs="Segoe UI"/>
              </w:rPr>
            </w:pPr>
            <w:r>
              <w:rPr>
                <w:rFonts w:ascii="Segoe UI" w:hAnsi="Segoe UI" w:cs="Segoe UI"/>
              </w:rPr>
              <w:t>Is a data store</w:t>
            </w:r>
          </w:p>
        </w:tc>
        <w:tc>
          <w:tcPr>
            <w:tcW w:w="0" w:type="auto"/>
            <w:shd w:val="clear" w:color="auto" w:fill="F2F6FD"/>
            <w:vAlign w:val="center"/>
            <w:hideMark/>
          </w:tcPr>
          <w:p w14:paraId="049B5107" w14:textId="77777777" w:rsidR="003474CC" w:rsidRDefault="003474CC">
            <w:pPr>
              <w:rPr>
                <w:rFonts w:ascii="Segoe UI" w:hAnsi="Segoe UI" w:cs="Segoe UI"/>
              </w:rPr>
            </w:pPr>
            <w:r>
              <w:rPr>
                <w:rFonts w:ascii="Segoe UI" w:hAnsi="Segoe UI" w:cs="Segoe UI"/>
              </w:rPr>
              <w:t>Is an API to process the data</w:t>
            </w:r>
          </w:p>
        </w:tc>
      </w:tr>
    </w:tbl>
    <w:p w14:paraId="4C9DD0C3" w14:textId="345D8B0B" w:rsidR="007E0CB8" w:rsidRDefault="0096005C" w:rsidP="0096005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Interview Question: </w:t>
      </w:r>
      <w:r w:rsidR="00A93F6D">
        <w:rPr>
          <w:rFonts w:ascii="Segoe UI" w:hAnsi="Segoe UI" w:cs="Segoe UI"/>
          <w:color w:val="232629"/>
          <w:sz w:val="23"/>
          <w:szCs w:val="23"/>
        </w:rPr>
        <w:t>Which is more advantage: String Literals or String Objects “new”?</w:t>
      </w:r>
    </w:p>
    <w:p w14:paraId="03ABFD6A" w14:textId="6C0E9814" w:rsidR="00A93F6D" w:rsidRDefault="00A93F6D" w:rsidP="0096005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Ans. String Literals is more advantage because helps in caching things, like, if we create two references with same values, inside String Pool, </w:t>
      </w:r>
      <w:r w:rsidR="004D51D0">
        <w:rPr>
          <w:rFonts w:ascii="Segoe UI" w:hAnsi="Segoe UI" w:cs="Segoe UI"/>
          <w:color w:val="232629"/>
          <w:sz w:val="23"/>
          <w:szCs w:val="23"/>
        </w:rPr>
        <w:t>then only one Object is created, and both refer</w:t>
      </w:r>
      <w:r w:rsidR="007B2C73">
        <w:rPr>
          <w:rFonts w:ascii="Segoe UI" w:hAnsi="Segoe UI" w:cs="Segoe UI"/>
          <w:color w:val="232629"/>
          <w:sz w:val="23"/>
          <w:szCs w:val="23"/>
        </w:rPr>
        <w:t>e</w:t>
      </w:r>
      <w:r w:rsidR="004D51D0">
        <w:rPr>
          <w:rFonts w:ascii="Segoe UI" w:hAnsi="Segoe UI" w:cs="Segoe UI"/>
          <w:color w:val="232629"/>
          <w:sz w:val="23"/>
          <w:szCs w:val="23"/>
        </w:rPr>
        <w:t>nce are made to point to the same Object. So, thus memory is saved, of creating another Object.</w:t>
      </w:r>
    </w:p>
    <w:p w14:paraId="3238F94E" w14:textId="1966F121" w:rsidR="004D51D0" w:rsidRDefault="004D51D0" w:rsidP="0096005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ArrayList l = new ArrayList(int initial Capacity) -&gt; This Constructor is used, if we directly know the size of the Array, then we can create an Array directly ins</w:t>
      </w:r>
    </w:p>
    <w:p w14:paraId="1D3D4BCB" w14:textId="25A30BBD" w:rsidR="00295B41" w:rsidRDefault="00295B41" w:rsidP="0096005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String x=”10”;</w:t>
      </w:r>
    </w:p>
    <w:p w14:paraId="7B060B5A" w14:textId="4EDDA4EA" w:rsidR="00295B41" w:rsidRDefault="00295B41" w:rsidP="0096005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Int x =10</w:t>
      </w:r>
    </w:p>
    <w:p w14:paraId="280C922E" w14:textId="0550BB24" w:rsidR="006975BD" w:rsidRDefault="006975BD" w:rsidP="0096005C">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0528120C" w14:textId="6D491226" w:rsidR="006975BD" w:rsidRDefault="006975BD" w:rsidP="0096005C">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A001C66" w14:textId="77777777" w:rsidR="006975BD" w:rsidRDefault="006975BD" w:rsidP="006975BD">
      <w:pPr>
        <w:autoSpaceDE w:val="0"/>
        <w:autoSpaceDN w:val="0"/>
        <w:adjustRightInd w:val="0"/>
        <w:spacing w:after="0" w:line="240" w:lineRule="auto"/>
        <w:rPr>
          <w:rFonts w:ascii="Consolas" w:hAnsi="Consolas" w:cs="Consolas"/>
          <w:sz w:val="24"/>
          <w:szCs w:val="24"/>
        </w:rPr>
      </w:pPr>
    </w:p>
    <w:p w14:paraId="014E3FD6" w14:textId="4A89EAEC" w:rsidR="006975BD" w:rsidRDefault="006975BD" w:rsidP="006975BD">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t xml:space="preserve">Converting String to </w:t>
      </w:r>
      <w:r>
        <w:rPr>
          <w:rFonts w:ascii="Consolas" w:hAnsi="Consolas" w:cs="Consolas"/>
          <w:color w:val="3F7F5F"/>
          <w:sz w:val="24"/>
          <w:szCs w:val="24"/>
          <w:u w:val="single"/>
        </w:rPr>
        <w:t>int</w:t>
      </w:r>
      <w:r>
        <w:rPr>
          <w:rFonts w:ascii="Consolas" w:hAnsi="Consolas" w:cs="Consolas"/>
          <w:color w:val="3F7F5F"/>
          <w:sz w:val="24"/>
          <w:szCs w:val="24"/>
        </w:rPr>
        <w:t xml:space="preserve"> </w:t>
      </w:r>
      <w:r>
        <w:rPr>
          <w:rFonts w:ascii="Consolas" w:hAnsi="Consolas" w:cs="Consolas"/>
          <w:color w:val="3F7F5F"/>
          <w:sz w:val="24"/>
          <w:szCs w:val="24"/>
          <w:u w:val="single"/>
        </w:rPr>
        <w:t>withou</w:t>
      </w:r>
      <w:r>
        <w:rPr>
          <w:rFonts w:ascii="Consolas" w:hAnsi="Consolas" w:cs="Consolas"/>
          <w:color w:val="3F7F5F"/>
          <w:sz w:val="24"/>
          <w:szCs w:val="24"/>
          <w:u w:val="single"/>
        </w:rPr>
        <w:t>t</w:t>
      </w:r>
      <w:r>
        <w:rPr>
          <w:rFonts w:ascii="Consolas" w:hAnsi="Consolas" w:cs="Consolas"/>
          <w:color w:val="3F7F5F"/>
          <w:sz w:val="24"/>
          <w:szCs w:val="24"/>
        </w:rPr>
        <w:t xml:space="preserve"> inbuilt methods</w:t>
      </w:r>
    </w:p>
    <w:p w14:paraId="31F3B2DC" w14:textId="77777777" w:rsidR="006975BD" w:rsidRDefault="006975BD" w:rsidP="006975B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String </w:t>
      </w:r>
      <w:proofErr w:type="spellStart"/>
      <w:r>
        <w:rPr>
          <w:rFonts w:ascii="Consolas" w:hAnsi="Consolas" w:cs="Consolas"/>
          <w:color w:val="6A3E3E"/>
          <w:sz w:val="24"/>
          <w:szCs w:val="24"/>
        </w:rPr>
        <w:t>num</w:t>
      </w:r>
      <w:proofErr w:type="spellEnd"/>
      <w:r>
        <w:rPr>
          <w:rFonts w:ascii="Consolas" w:hAnsi="Consolas" w:cs="Consolas"/>
          <w:color w:val="000000"/>
          <w:sz w:val="24"/>
          <w:szCs w:val="24"/>
        </w:rPr>
        <w:t xml:space="preserve"> = </w:t>
      </w:r>
      <w:r>
        <w:rPr>
          <w:rFonts w:ascii="Consolas" w:hAnsi="Consolas" w:cs="Consolas"/>
          <w:color w:val="2A00FF"/>
          <w:sz w:val="24"/>
          <w:szCs w:val="24"/>
        </w:rPr>
        <w:t>"27"</w:t>
      </w:r>
      <w:r>
        <w:rPr>
          <w:rFonts w:ascii="Consolas" w:hAnsi="Consolas" w:cs="Consolas"/>
          <w:color w:val="000000"/>
          <w:sz w:val="24"/>
          <w:szCs w:val="24"/>
        </w:rPr>
        <w:t>;</w:t>
      </w:r>
    </w:p>
    <w:p w14:paraId="6D216BA6" w14:textId="77777777" w:rsidR="006975BD" w:rsidRDefault="006975BD" w:rsidP="006975B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=0;</w:t>
      </w:r>
    </w:p>
    <w:p w14:paraId="362BC0D2" w14:textId="77777777" w:rsidR="006975BD" w:rsidRDefault="006975BD" w:rsidP="006975B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proofErr w:type="spellStart"/>
      <w:r>
        <w:rPr>
          <w:rFonts w:ascii="Consolas" w:hAnsi="Consolas" w:cs="Consolas"/>
          <w:color w:val="6A3E3E"/>
          <w:sz w:val="24"/>
          <w:szCs w:val="24"/>
        </w:rPr>
        <w:t>num</w:t>
      </w:r>
      <w:r>
        <w:rPr>
          <w:rFonts w:ascii="Consolas" w:hAnsi="Consolas" w:cs="Consolas"/>
          <w:color w:val="000000"/>
          <w:sz w:val="24"/>
          <w:szCs w:val="24"/>
        </w:rPr>
        <w:t>.length</w:t>
      </w:r>
      <w:proofErr w:type="spellEnd"/>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w:t>
      </w:r>
    </w:p>
    <w:p w14:paraId="4790FDBF" w14:textId="77777777" w:rsidR="006975BD" w:rsidRDefault="006975BD" w:rsidP="006975B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6A3E3E"/>
          <w:sz w:val="24"/>
          <w:szCs w:val="24"/>
        </w:rPr>
        <w:t>result</w:t>
      </w:r>
      <w:r>
        <w:rPr>
          <w:rFonts w:ascii="Consolas" w:hAnsi="Consolas" w:cs="Consolas"/>
          <w:color w:val="000000"/>
          <w:sz w:val="24"/>
          <w:szCs w:val="24"/>
        </w:rPr>
        <w:t xml:space="preserve">*10 + </w:t>
      </w:r>
      <w:proofErr w:type="spellStart"/>
      <w:r>
        <w:rPr>
          <w:rFonts w:ascii="Consolas" w:hAnsi="Consolas" w:cs="Consolas"/>
          <w:color w:val="6A3E3E"/>
          <w:sz w:val="24"/>
          <w:szCs w:val="24"/>
        </w:rPr>
        <w:t>num</w:t>
      </w:r>
      <w:r>
        <w:rPr>
          <w:rFonts w:ascii="Consolas" w:hAnsi="Consolas" w:cs="Consolas"/>
          <w:color w:val="000000"/>
          <w:sz w:val="24"/>
          <w:szCs w:val="24"/>
        </w:rPr>
        <w:t>.charAt</w:t>
      </w:r>
      <w:proofErr w:type="spellEnd"/>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w:t>
      </w:r>
    </w:p>
    <w:p w14:paraId="206370D7" w14:textId="77777777" w:rsidR="006975BD" w:rsidRDefault="006975BD" w:rsidP="006975B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result</w:t>
      </w:r>
      <w:r>
        <w:rPr>
          <w:rFonts w:ascii="Consolas" w:hAnsi="Consolas" w:cs="Consolas"/>
          <w:color w:val="000000"/>
          <w:sz w:val="24"/>
          <w:szCs w:val="24"/>
        </w:rPr>
        <w:t>);</w:t>
      </w:r>
    </w:p>
    <w:p w14:paraId="21ECA387" w14:textId="77777777" w:rsidR="006975BD" w:rsidRDefault="006975BD" w:rsidP="006975B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4A3A10" w14:textId="0E4A2718" w:rsidR="006975BD" w:rsidRPr="0040615F" w:rsidRDefault="006975BD" w:rsidP="006975B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Consolas" w:hAnsi="Consolas" w:cs="Consolas"/>
          <w:color w:val="000000"/>
        </w:rPr>
        <w:tab/>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result</w:t>
      </w:r>
      <w:r>
        <w:rPr>
          <w:rFonts w:ascii="Consolas" w:hAnsi="Consolas" w:cs="Consolas"/>
          <w:color w:val="000000"/>
        </w:rPr>
        <w:t>);</w:t>
      </w:r>
    </w:p>
    <w:sectPr w:rsidR="006975BD" w:rsidRPr="004061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9BC27" w14:textId="77777777" w:rsidR="00A11792" w:rsidRDefault="00A11792" w:rsidP="00923800">
      <w:pPr>
        <w:spacing w:after="0" w:line="240" w:lineRule="auto"/>
      </w:pPr>
      <w:r>
        <w:separator/>
      </w:r>
    </w:p>
  </w:endnote>
  <w:endnote w:type="continuationSeparator" w:id="0">
    <w:p w14:paraId="7BD2E942" w14:textId="77777777" w:rsidR="00A11792" w:rsidRDefault="00A11792" w:rsidP="00923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var(--ff-mono)">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Arial Nova Light">
    <w:charset w:val="00"/>
    <w:family w:val="swiss"/>
    <w:pitch w:val="variable"/>
    <w:sig w:usb0="0000028F"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tillium Web">
    <w:charset w:val="00"/>
    <w:family w:val="auto"/>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64710" w14:textId="77777777" w:rsidR="00A11792" w:rsidRDefault="00A11792" w:rsidP="00923800">
      <w:pPr>
        <w:spacing w:after="0" w:line="240" w:lineRule="auto"/>
      </w:pPr>
      <w:r>
        <w:separator/>
      </w:r>
    </w:p>
  </w:footnote>
  <w:footnote w:type="continuationSeparator" w:id="0">
    <w:p w14:paraId="22030B9A" w14:textId="77777777" w:rsidR="00A11792" w:rsidRDefault="00A11792" w:rsidP="009238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25C8"/>
      </v:shape>
    </w:pict>
  </w:numPicBullet>
  <w:abstractNum w:abstractNumId="0" w15:restartNumberingAfterBreak="0">
    <w:nsid w:val="FFFFFF82"/>
    <w:multiLevelType w:val="singleLevel"/>
    <w:tmpl w:val="4DDC54DE"/>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9"/>
    <w:multiLevelType w:val="singleLevel"/>
    <w:tmpl w:val="75FA532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E512C6"/>
    <w:multiLevelType w:val="hybridMultilevel"/>
    <w:tmpl w:val="C448B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B63882"/>
    <w:multiLevelType w:val="hybridMultilevel"/>
    <w:tmpl w:val="06207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592240"/>
    <w:multiLevelType w:val="multilevel"/>
    <w:tmpl w:val="3DD0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6660AA"/>
    <w:multiLevelType w:val="multilevel"/>
    <w:tmpl w:val="2C46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5D70A5"/>
    <w:multiLevelType w:val="multilevel"/>
    <w:tmpl w:val="89BA1CD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FF45A1"/>
    <w:multiLevelType w:val="hybridMultilevel"/>
    <w:tmpl w:val="9F0AE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6B117E"/>
    <w:multiLevelType w:val="hybridMultilevel"/>
    <w:tmpl w:val="767037C4"/>
    <w:lvl w:ilvl="0" w:tplc="4B5A509E">
      <w:start w:val="1"/>
      <w:numFmt w:val="bullet"/>
      <w:lvlText w:val=""/>
      <w:lvlJc w:val="left"/>
      <w:pPr>
        <w:ind w:left="720" w:hanging="360"/>
      </w:pPr>
      <w:rPr>
        <w:rFonts w:ascii="Wingdings" w:hAnsi="Wingdings" w:hint="default"/>
        <w:color w:val="CC33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94531F"/>
    <w:multiLevelType w:val="multilevel"/>
    <w:tmpl w:val="4778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844F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EEB0552"/>
    <w:multiLevelType w:val="hybridMultilevel"/>
    <w:tmpl w:val="C3AE9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1114A9"/>
    <w:multiLevelType w:val="hybridMultilevel"/>
    <w:tmpl w:val="806A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B02143"/>
    <w:multiLevelType w:val="hybridMultilevel"/>
    <w:tmpl w:val="60CE2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28005A"/>
    <w:multiLevelType w:val="hybridMultilevel"/>
    <w:tmpl w:val="6396D9B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7CE6C90"/>
    <w:multiLevelType w:val="multilevel"/>
    <w:tmpl w:val="2F229A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5D3DED"/>
    <w:multiLevelType w:val="hybridMultilevel"/>
    <w:tmpl w:val="EB72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E46A3B"/>
    <w:multiLevelType w:val="multilevel"/>
    <w:tmpl w:val="5EB6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4861B8"/>
    <w:multiLevelType w:val="hybridMultilevel"/>
    <w:tmpl w:val="54942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612326"/>
    <w:multiLevelType w:val="hybridMultilevel"/>
    <w:tmpl w:val="627C9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BC506A1"/>
    <w:multiLevelType w:val="hybridMultilevel"/>
    <w:tmpl w:val="D994B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EB6745"/>
    <w:multiLevelType w:val="hybridMultilevel"/>
    <w:tmpl w:val="BDD07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1D6304"/>
    <w:multiLevelType w:val="hybridMultilevel"/>
    <w:tmpl w:val="BE16DD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E705F59"/>
    <w:multiLevelType w:val="multilevel"/>
    <w:tmpl w:val="416E9E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F1F2C4A"/>
    <w:multiLevelType w:val="hybridMultilevel"/>
    <w:tmpl w:val="EAF0C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46733A0"/>
    <w:multiLevelType w:val="hybridMultilevel"/>
    <w:tmpl w:val="7DDA9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3B4BBA"/>
    <w:multiLevelType w:val="hybridMultilevel"/>
    <w:tmpl w:val="35A43D4C"/>
    <w:lvl w:ilvl="0" w:tplc="044E7A2A">
      <w:start w:val="1"/>
      <w:numFmt w:val="bullet"/>
      <w:lvlText w:val=""/>
      <w:lvlJc w:val="left"/>
      <w:pPr>
        <w:ind w:left="786" w:hanging="360"/>
      </w:pPr>
      <w:rPr>
        <w:rFonts w:ascii="Wingdings" w:hAnsi="Wingdings" w:hint="default"/>
        <w:color w:val="00B0F0"/>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7" w15:restartNumberingAfterBreak="0">
    <w:nsid w:val="2AAA025C"/>
    <w:multiLevelType w:val="multilevel"/>
    <w:tmpl w:val="7716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7770F7"/>
    <w:multiLevelType w:val="hybridMultilevel"/>
    <w:tmpl w:val="FD0E84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0E4461A"/>
    <w:multiLevelType w:val="hybridMultilevel"/>
    <w:tmpl w:val="F5E4E1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2745A3D"/>
    <w:multiLevelType w:val="hybridMultilevel"/>
    <w:tmpl w:val="29C0F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52E7640"/>
    <w:multiLevelType w:val="multilevel"/>
    <w:tmpl w:val="FAE4C346"/>
    <w:lvl w:ilvl="0">
      <w:start w:val="1"/>
      <w:numFmt w:val="bullet"/>
      <w:lvlText w:val=""/>
      <w:lvlJc w:val="left"/>
      <w:pPr>
        <w:ind w:left="360" w:hanging="360"/>
      </w:pPr>
      <w:rPr>
        <w:rFonts w:ascii="Wingdings" w:hAnsi="Wingdings" w:hint="default"/>
        <w:color w:val="FF66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6F76034"/>
    <w:multiLevelType w:val="multilevel"/>
    <w:tmpl w:val="0C4E61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3F1A78"/>
    <w:multiLevelType w:val="multilevel"/>
    <w:tmpl w:val="29CCF6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F8809D4"/>
    <w:multiLevelType w:val="multilevel"/>
    <w:tmpl w:val="6EF8A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D05A7D"/>
    <w:multiLevelType w:val="multilevel"/>
    <w:tmpl w:val="4BF6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055723"/>
    <w:multiLevelType w:val="hybridMultilevel"/>
    <w:tmpl w:val="33188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4B52549"/>
    <w:multiLevelType w:val="hybridMultilevel"/>
    <w:tmpl w:val="19427AA4"/>
    <w:lvl w:ilvl="0" w:tplc="044E7A2A">
      <w:start w:val="1"/>
      <w:numFmt w:val="bullet"/>
      <w:lvlText w:val=""/>
      <w:lvlJc w:val="left"/>
      <w:pPr>
        <w:ind w:left="786" w:hanging="360"/>
      </w:pPr>
      <w:rPr>
        <w:rFonts w:ascii="Wingdings" w:hAnsi="Wingdings" w:hint="default"/>
        <w:color w:val="00B0F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395F25"/>
    <w:multiLevelType w:val="multilevel"/>
    <w:tmpl w:val="CB5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5DE0FE5"/>
    <w:multiLevelType w:val="hybridMultilevel"/>
    <w:tmpl w:val="F05C8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6E46838"/>
    <w:multiLevelType w:val="hybridMultilevel"/>
    <w:tmpl w:val="EB8AA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7BA5C5E"/>
    <w:multiLevelType w:val="hybridMultilevel"/>
    <w:tmpl w:val="9EB4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7BA6AB3"/>
    <w:multiLevelType w:val="multilevel"/>
    <w:tmpl w:val="2A78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84F5310"/>
    <w:multiLevelType w:val="hybridMultilevel"/>
    <w:tmpl w:val="B4245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89119CC"/>
    <w:multiLevelType w:val="hybridMultilevel"/>
    <w:tmpl w:val="B32C12F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48ED7D94"/>
    <w:multiLevelType w:val="hybridMultilevel"/>
    <w:tmpl w:val="FAAE6D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9AC196D"/>
    <w:multiLevelType w:val="hybridMultilevel"/>
    <w:tmpl w:val="10D2B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A992507"/>
    <w:multiLevelType w:val="multilevel"/>
    <w:tmpl w:val="5D224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192B40"/>
    <w:multiLevelType w:val="multilevel"/>
    <w:tmpl w:val="E08E34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F50F27"/>
    <w:multiLevelType w:val="hybridMultilevel"/>
    <w:tmpl w:val="FCBA2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D9464D2"/>
    <w:multiLevelType w:val="hybridMultilevel"/>
    <w:tmpl w:val="51046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DF27467"/>
    <w:multiLevelType w:val="multilevel"/>
    <w:tmpl w:val="E954BA3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573104"/>
    <w:multiLevelType w:val="hybridMultilevel"/>
    <w:tmpl w:val="5B4E4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F651862"/>
    <w:multiLevelType w:val="hybridMultilevel"/>
    <w:tmpl w:val="510CA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13C2440"/>
    <w:multiLevelType w:val="multilevel"/>
    <w:tmpl w:val="DCDC5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ED7E5A"/>
    <w:multiLevelType w:val="hybridMultilevel"/>
    <w:tmpl w:val="2462171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54283860"/>
    <w:multiLevelType w:val="hybridMultilevel"/>
    <w:tmpl w:val="04709A8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565C6011"/>
    <w:multiLevelType w:val="multilevel"/>
    <w:tmpl w:val="745E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C25B45"/>
    <w:multiLevelType w:val="hybridMultilevel"/>
    <w:tmpl w:val="49D866E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8EB7048"/>
    <w:multiLevelType w:val="multilevel"/>
    <w:tmpl w:val="B428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94F02AF"/>
    <w:multiLevelType w:val="multilevel"/>
    <w:tmpl w:val="8764B11E"/>
    <w:lvl w:ilvl="0">
      <w:start w:val="1"/>
      <w:numFmt w:val="bullet"/>
      <w:lvlText w:val=""/>
      <w:lvlJc w:val="left"/>
      <w:pPr>
        <w:ind w:left="360" w:hanging="360"/>
      </w:pPr>
      <w:rPr>
        <w:rFonts w:ascii="Wingdings" w:hAnsi="Wingdings" w:hint="default"/>
        <w:color w:val="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5AE9577F"/>
    <w:multiLevelType w:val="multilevel"/>
    <w:tmpl w:val="D8D4B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4A2E51"/>
    <w:multiLevelType w:val="hybridMultilevel"/>
    <w:tmpl w:val="2F82F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6022348"/>
    <w:multiLevelType w:val="hybridMultilevel"/>
    <w:tmpl w:val="983CB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6F04C03"/>
    <w:multiLevelType w:val="hybridMultilevel"/>
    <w:tmpl w:val="F7CCEEB0"/>
    <w:lvl w:ilvl="0" w:tplc="72D0FE2A">
      <w:start w:val="1"/>
      <w:numFmt w:val="bullet"/>
      <w:lvlText w:val=""/>
      <w:lvlJc w:val="left"/>
      <w:pPr>
        <w:ind w:left="720" w:hanging="360"/>
      </w:pPr>
      <w:rPr>
        <w:rFonts w:ascii="Symbol" w:hAnsi="Symbol" w:hint="default"/>
        <w:color w:val="FF660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C40249B"/>
    <w:multiLevelType w:val="hybridMultilevel"/>
    <w:tmpl w:val="89806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CF71C78"/>
    <w:multiLevelType w:val="hybridMultilevel"/>
    <w:tmpl w:val="083C3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4C04277"/>
    <w:multiLevelType w:val="hybridMultilevel"/>
    <w:tmpl w:val="2F0C6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7206260"/>
    <w:multiLevelType w:val="hybridMultilevel"/>
    <w:tmpl w:val="156C2E52"/>
    <w:lvl w:ilvl="0" w:tplc="4B5A509E">
      <w:start w:val="1"/>
      <w:numFmt w:val="bullet"/>
      <w:lvlText w:val=""/>
      <w:lvlJc w:val="left"/>
      <w:pPr>
        <w:ind w:left="644" w:hanging="360"/>
      </w:pPr>
      <w:rPr>
        <w:rFonts w:ascii="Wingdings" w:hAnsi="Wingdings" w:hint="default"/>
        <w:color w:val="CC33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7EB4DC1"/>
    <w:multiLevelType w:val="hybridMultilevel"/>
    <w:tmpl w:val="68782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86226F3"/>
    <w:multiLevelType w:val="multilevel"/>
    <w:tmpl w:val="C3D8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8FC208B"/>
    <w:multiLevelType w:val="hybridMultilevel"/>
    <w:tmpl w:val="6824B8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7B6C2220"/>
    <w:multiLevelType w:val="hybridMultilevel"/>
    <w:tmpl w:val="B29A49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7C1349DE"/>
    <w:multiLevelType w:val="multilevel"/>
    <w:tmpl w:val="1946D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7DDE0DD7"/>
    <w:multiLevelType w:val="multilevel"/>
    <w:tmpl w:val="8300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FB51492"/>
    <w:multiLevelType w:val="hybridMultilevel"/>
    <w:tmpl w:val="CC849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45"/>
  </w:num>
  <w:num w:numId="3">
    <w:abstractNumId w:val="63"/>
  </w:num>
  <w:num w:numId="4">
    <w:abstractNumId w:val="39"/>
  </w:num>
  <w:num w:numId="5">
    <w:abstractNumId w:val="71"/>
  </w:num>
  <w:num w:numId="6">
    <w:abstractNumId w:val="55"/>
  </w:num>
  <w:num w:numId="7">
    <w:abstractNumId w:val="56"/>
  </w:num>
  <w:num w:numId="8">
    <w:abstractNumId w:val="2"/>
  </w:num>
  <w:num w:numId="9">
    <w:abstractNumId w:val="29"/>
  </w:num>
  <w:num w:numId="10">
    <w:abstractNumId w:val="44"/>
  </w:num>
  <w:num w:numId="11">
    <w:abstractNumId w:val="14"/>
  </w:num>
  <w:num w:numId="12">
    <w:abstractNumId w:val="52"/>
  </w:num>
  <w:num w:numId="13">
    <w:abstractNumId w:val="65"/>
  </w:num>
  <w:num w:numId="14">
    <w:abstractNumId w:val="28"/>
  </w:num>
  <w:num w:numId="15">
    <w:abstractNumId w:val="36"/>
  </w:num>
  <w:num w:numId="16">
    <w:abstractNumId w:val="69"/>
  </w:num>
  <w:num w:numId="17">
    <w:abstractNumId w:val="33"/>
  </w:num>
  <w:num w:numId="18">
    <w:abstractNumId w:val="51"/>
  </w:num>
  <w:num w:numId="19">
    <w:abstractNumId w:val="53"/>
  </w:num>
  <w:num w:numId="20">
    <w:abstractNumId w:val="74"/>
  </w:num>
  <w:num w:numId="21">
    <w:abstractNumId w:val="50"/>
  </w:num>
  <w:num w:numId="22">
    <w:abstractNumId w:val="0"/>
  </w:num>
  <w:num w:numId="23">
    <w:abstractNumId w:val="30"/>
  </w:num>
  <w:num w:numId="24">
    <w:abstractNumId w:val="3"/>
  </w:num>
  <w:num w:numId="25">
    <w:abstractNumId w:val="43"/>
  </w:num>
  <w:num w:numId="26">
    <w:abstractNumId w:val="67"/>
  </w:num>
  <w:num w:numId="27">
    <w:abstractNumId w:val="18"/>
  </w:num>
  <w:num w:numId="28">
    <w:abstractNumId w:val="24"/>
  </w:num>
  <w:num w:numId="29">
    <w:abstractNumId w:val="21"/>
  </w:num>
  <w:num w:numId="30">
    <w:abstractNumId w:val="32"/>
  </w:num>
  <w:num w:numId="31">
    <w:abstractNumId w:val="46"/>
  </w:num>
  <w:num w:numId="32">
    <w:abstractNumId w:val="47"/>
  </w:num>
  <w:num w:numId="33">
    <w:abstractNumId w:val="72"/>
  </w:num>
  <w:num w:numId="34">
    <w:abstractNumId w:val="62"/>
  </w:num>
  <w:num w:numId="35">
    <w:abstractNumId w:val="6"/>
  </w:num>
  <w:num w:numId="36">
    <w:abstractNumId w:val="11"/>
  </w:num>
  <w:num w:numId="37">
    <w:abstractNumId w:val="66"/>
  </w:num>
  <w:num w:numId="38">
    <w:abstractNumId w:val="7"/>
  </w:num>
  <w:num w:numId="39">
    <w:abstractNumId w:val="34"/>
  </w:num>
  <w:num w:numId="40">
    <w:abstractNumId w:val="64"/>
  </w:num>
  <w:num w:numId="41">
    <w:abstractNumId w:val="1"/>
  </w:num>
  <w:num w:numId="42">
    <w:abstractNumId w:val="12"/>
  </w:num>
  <w:num w:numId="43">
    <w:abstractNumId w:val="19"/>
  </w:num>
  <w:num w:numId="44">
    <w:abstractNumId w:val="49"/>
  </w:num>
  <w:num w:numId="45">
    <w:abstractNumId w:val="75"/>
  </w:num>
  <w:num w:numId="46">
    <w:abstractNumId w:val="16"/>
  </w:num>
  <w:num w:numId="47">
    <w:abstractNumId w:val="31"/>
  </w:num>
  <w:num w:numId="48">
    <w:abstractNumId w:val="10"/>
  </w:num>
  <w:num w:numId="49">
    <w:abstractNumId w:val="60"/>
  </w:num>
  <w:num w:numId="50">
    <w:abstractNumId w:val="26"/>
  </w:num>
  <w:num w:numId="51">
    <w:abstractNumId w:val="37"/>
  </w:num>
  <w:num w:numId="52">
    <w:abstractNumId w:val="58"/>
  </w:num>
  <w:num w:numId="53">
    <w:abstractNumId w:val="68"/>
  </w:num>
  <w:num w:numId="54">
    <w:abstractNumId w:val="59"/>
  </w:num>
  <w:num w:numId="55">
    <w:abstractNumId w:val="22"/>
  </w:num>
  <w:num w:numId="56">
    <w:abstractNumId w:val="40"/>
  </w:num>
  <w:num w:numId="57">
    <w:abstractNumId w:val="25"/>
  </w:num>
  <w:num w:numId="58">
    <w:abstractNumId w:val="73"/>
  </w:num>
  <w:num w:numId="59">
    <w:abstractNumId w:val="9"/>
  </w:num>
  <w:num w:numId="60">
    <w:abstractNumId w:val="35"/>
  </w:num>
  <w:num w:numId="61">
    <w:abstractNumId w:val="61"/>
  </w:num>
  <w:num w:numId="62">
    <w:abstractNumId w:val="70"/>
  </w:num>
  <w:num w:numId="63">
    <w:abstractNumId w:val="23"/>
  </w:num>
  <w:num w:numId="64">
    <w:abstractNumId w:val="8"/>
  </w:num>
  <w:num w:numId="65">
    <w:abstractNumId w:val="13"/>
  </w:num>
  <w:num w:numId="66">
    <w:abstractNumId w:val="17"/>
  </w:num>
  <w:num w:numId="67">
    <w:abstractNumId w:val="41"/>
  </w:num>
  <w:num w:numId="68">
    <w:abstractNumId w:val="38"/>
  </w:num>
  <w:num w:numId="69">
    <w:abstractNumId w:val="27"/>
  </w:num>
  <w:num w:numId="70">
    <w:abstractNumId w:val="54"/>
  </w:num>
  <w:num w:numId="71">
    <w:abstractNumId w:val="42"/>
  </w:num>
  <w:num w:numId="72">
    <w:abstractNumId w:val="5"/>
  </w:num>
  <w:num w:numId="73">
    <w:abstractNumId w:val="48"/>
  </w:num>
  <w:num w:numId="74">
    <w:abstractNumId w:val="4"/>
  </w:num>
  <w:num w:numId="75">
    <w:abstractNumId w:val="57"/>
  </w:num>
  <w:num w:numId="76">
    <w:abstractNumId w:val="15"/>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banjan sarkar">
    <w15:presenceInfo w15:providerId="Windows Live" w15:userId="4584b50c3ddacf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9D"/>
    <w:rsid w:val="00004E9A"/>
    <w:rsid w:val="0000538B"/>
    <w:rsid w:val="00005E60"/>
    <w:rsid w:val="00012B48"/>
    <w:rsid w:val="0001375C"/>
    <w:rsid w:val="00013C4B"/>
    <w:rsid w:val="0001405E"/>
    <w:rsid w:val="00020A5F"/>
    <w:rsid w:val="00023D16"/>
    <w:rsid w:val="00027435"/>
    <w:rsid w:val="00027BDB"/>
    <w:rsid w:val="0003202D"/>
    <w:rsid w:val="00034E6B"/>
    <w:rsid w:val="00034EB2"/>
    <w:rsid w:val="000368DA"/>
    <w:rsid w:val="000400A8"/>
    <w:rsid w:val="00044CB1"/>
    <w:rsid w:val="00056257"/>
    <w:rsid w:val="00070A13"/>
    <w:rsid w:val="00075004"/>
    <w:rsid w:val="00076870"/>
    <w:rsid w:val="00076B9E"/>
    <w:rsid w:val="0007767E"/>
    <w:rsid w:val="00080110"/>
    <w:rsid w:val="000969B2"/>
    <w:rsid w:val="00097A34"/>
    <w:rsid w:val="000B19E7"/>
    <w:rsid w:val="000B35A3"/>
    <w:rsid w:val="000B3DFB"/>
    <w:rsid w:val="000B4E22"/>
    <w:rsid w:val="000B792C"/>
    <w:rsid w:val="000C40A9"/>
    <w:rsid w:val="000C41E8"/>
    <w:rsid w:val="000C4650"/>
    <w:rsid w:val="000C4748"/>
    <w:rsid w:val="000C572B"/>
    <w:rsid w:val="000D1374"/>
    <w:rsid w:val="000D1797"/>
    <w:rsid w:val="000D7D41"/>
    <w:rsid w:val="000E2547"/>
    <w:rsid w:val="000E510B"/>
    <w:rsid w:val="000E7018"/>
    <w:rsid w:val="000F17DD"/>
    <w:rsid w:val="000F1A1E"/>
    <w:rsid w:val="000F63EC"/>
    <w:rsid w:val="000F709D"/>
    <w:rsid w:val="001160D1"/>
    <w:rsid w:val="00123FF7"/>
    <w:rsid w:val="00126162"/>
    <w:rsid w:val="00126178"/>
    <w:rsid w:val="001261FA"/>
    <w:rsid w:val="001358E4"/>
    <w:rsid w:val="0013684D"/>
    <w:rsid w:val="00140CC3"/>
    <w:rsid w:val="00143908"/>
    <w:rsid w:val="001452A3"/>
    <w:rsid w:val="001467A2"/>
    <w:rsid w:val="001471C8"/>
    <w:rsid w:val="00151D72"/>
    <w:rsid w:val="00153BBB"/>
    <w:rsid w:val="001564F1"/>
    <w:rsid w:val="00160BA5"/>
    <w:rsid w:val="0016133B"/>
    <w:rsid w:val="00161A1D"/>
    <w:rsid w:val="00165F5A"/>
    <w:rsid w:val="00171A2C"/>
    <w:rsid w:val="0017450F"/>
    <w:rsid w:val="00183A61"/>
    <w:rsid w:val="00191BFD"/>
    <w:rsid w:val="00197513"/>
    <w:rsid w:val="001976E6"/>
    <w:rsid w:val="001A329E"/>
    <w:rsid w:val="001A50CD"/>
    <w:rsid w:val="001A5472"/>
    <w:rsid w:val="001A5BC2"/>
    <w:rsid w:val="001B1A9F"/>
    <w:rsid w:val="001B2299"/>
    <w:rsid w:val="001B39E0"/>
    <w:rsid w:val="001C252E"/>
    <w:rsid w:val="001C397A"/>
    <w:rsid w:val="001D282E"/>
    <w:rsid w:val="001E37F2"/>
    <w:rsid w:val="001E3AFF"/>
    <w:rsid w:val="001F4E27"/>
    <w:rsid w:val="00200447"/>
    <w:rsid w:val="002155FB"/>
    <w:rsid w:val="00221866"/>
    <w:rsid w:val="00221A44"/>
    <w:rsid w:val="002220A9"/>
    <w:rsid w:val="0023690E"/>
    <w:rsid w:val="00237E06"/>
    <w:rsid w:val="00241B72"/>
    <w:rsid w:val="00242DCD"/>
    <w:rsid w:val="00245ED8"/>
    <w:rsid w:val="002477F4"/>
    <w:rsid w:val="00251E33"/>
    <w:rsid w:val="00253FA6"/>
    <w:rsid w:val="00255057"/>
    <w:rsid w:val="0026276B"/>
    <w:rsid w:val="00262AC0"/>
    <w:rsid w:val="0026747E"/>
    <w:rsid w:val="00272D35"/>
    <w:rsid w:val="002767E7"/>
    <w:rsid w:val="0027722D"/>
    <w:rsid w:val="00282005"/>
    <w:rsid w:val="00285CC9"/>
    <w:rsid w:val="00293566"/>
    <w:rsid w:val="00294757"/>
    <w:rsid w:val="00295B41"/>
    <w:rsid w:val="002978CC"/>
    <w:rsid w:val="002A2DF4"/>
    <w:rsid w:val="002B1541"/>
    <w:rsid w:val="002C1129"/>
    <w:rsid w:val="002C3AF5"/>
    <w:rsid w:val="002C43AB"/>
    <w:rsid w:val="002D07CE"/>
    <w:rsid w:val="002D6706"/>
    <w:rsid w:val="002D764A"/>
    <w:rsid w:val="002F0B78"/>
    <w:rsid w:val="002F2F3A"/>
    <w:rsid w:val="002F53AA"/>
    <w:rsid w:val="002F75EA"/>
    <w:rsid w:val="002F79DA"/>
    <w:rsid w:val="0030074B"/>
    <w:rsid w:val="00302FBC"/>
    <w:rsid w:val="00303E32"/>
    <w:rsid w:val="00305C1B"/>
    <w:rsid w:val="00310DF2"/>
    <w:rsid w:val="0032185F"/>
    <w:rsid w:val="0032342F"/>
    <w:rsid w:val="00326216"/>
    <w:rsid w:val="00327448"/>
    <w:rsid w:val="003279F2"/>
    <w:rsid w:val="00327B13"/>
    <w:rsid w:val="003304B9"/>
    <w:rsid w:val="003308E0"/>
    <w:rsid w:val="00331C4E"/>
    <w:rsid w:val="00331F9D"/>
    <w:rsid w:val="003337E4"/>
    <w:rsid w:val="00335072"/>
    <w:rsid w:val="003351C8"/>
    <w:rsid w:val="00336616"/>
    <w:rsid w:val="00342804"/>
    <w:rsid w:val="00345183"/>
    <w:rsid w:val="003474CC"/>
    <w:rsid w:val="00352C60"/>
    <w:rsid w:val="00353470"/>
    <w:rsid w:val="00361A78"/>
    <w:rsid w:val="00362CDA"/>
    <w:rsid w:val="00365DEF"/>
    <w:rsid w:val="00366ACB"/>
    <w:rsid w:val="00391189"/>
    <w:rsid w:val="00393C2B"/>
    <w:rsid w:val="003A0899"/>
    <w:rsid w:val="003A7CE0"/>
    <w:rsid w:val="003B203D"/>
    <w:rsid w:val="003B7771"/>
    <w:rsid w:val="003C7939"/>
    <w:rsid w:val="003D7022"/>
    <w:rsid w:val="003D702E"/>
    <w:rsid w:val="003D707C"/>
    <w:rsid w:val="003E0E50"/>
    <w:rsid w:val="003E1721"/>
    <w:rsid w:val="003E185D"/>
    <w:rsid w:val="003E5AE5"/>
    <w:rsid w:val="003F2C2C"/>
    <w:rsid w:val="003F4419"/>
    <w:rsid w:val="003F51DE"/>
    <w:rsid w:val="003F6931"/>
    <w:rsid w:val="003F7E77"/>
    <w:rsid w:val="00401823"/>
    <w:rsid w:val="00401E5A"/>
    <w:rsid w:val="00403564"/>
    <w:rsid w:val="00404A44"/>
    <w:rsid w:val="0040615F"/>
    <w:rsid w:val="00406545"/>
    <w:rsid w:val="00406EED"/>
    <w:rsid w:val="00407436"/>
    <w:rsid w:val="00415021"/>
    <w:rsid w:val="00425A3A"/>
    <w:rsid w:val="00427C22"/>
    <w:rsid w:val="00430860"/>
    <w:rsid w:val="0043393C"/>
    <w:rsid w:val="004354B2"/>
    <w:rsid w:val="004365AD"/>
    <w:rsid w:val="004367BE"/>
    <w:rsid w:val="00436E0C"/>
    <w:rsid w:val="004442E9"/>
    <w:rsid w:val="00445B54"/>
    <w:rsid w:val="004629B6"/>
    <w:rsid w:val="00464523"/>
    <w:rsid w:val="004657E9"/>
    <w:rsid w:val="00466526"/>
    <w:rsid w:val="00470823"/>
    <w:rsid w:val="0047594A"/>
    <w:rsid w:val="00483F1E"/>
    <w:rsid w:val="004860FB"/>
    <w:rsid w:val="004972E7"/>
    <w:rsid w:val="004A117F"/>
    <w:rsid w:val="004A19FC"/>
    <w:rsid w:val="004A22C2"/>
    <w:rsid w:val="004A5A1A"/>
    <w:rsid w:val="004B10AA"/>
    <w:rsid w:val="004B28A7"/>
    <w:rsid w:val="004B50A6"/>
    <w:rsid w:val="004C37EE"/>
    <w:rsid w:val="004C4677"/>
    <w:rsid w:val="004C558F"/>
    <w:rsid w:val="004C6817"/>
    <w:rsid w:val="004C6E3C"/>
    <w:rsid w:val="004D2C20"/>
    <w:rsid w:val="004D3453"/>
    <w:rsid w:val="004D47D7"/>
    <w:rsid w:val="004D51D0"/>
    <w:rsid w:val="004E2DD5"/>
    <w:rsid w:val="004E4D28"/>
    <w:rsid w:val="004E7FB5"/>
    <w:rsid w:val="004F37CC"/>
    <w:rsid w:val="004F3830"/>
    <w:rsid w:val="004F45B1"/>
    <w:rsid w:val="004F6ED5"/>
    <w:rsid w:val="00503258"/>
    <w:rsid w:val="00505A92"/>
    <w:rsid w:val="0051112D"/>
    <w:rsid w:val="00511347"/>
    <w:rsid w:val="0051194B"/>
    <w:rsid w:val="00511954"/>
    <w:rsid w:val="00513F60"/>
    <w:rsid w:val="00515E23"/>
    <w:rsid w:val="00521AFC"/>
    <w:rsid w:val="00521F71"/>
    <w:rsid w:val="00524672"/>
    <w:rsid w:val="0053384E"/>
    <w:rsid w:val="00535921"/>
    <w:rsid w:val="00535C2B"/>
    <w:rsid w:val="00536024"/>
    <w:rsid w:val="00536667"/>
    <w:rsid w:val="00537638"/>
    <w:rsid w:val="0053767D"/>
    <w:rsid w:val="00537E47"/>
    <w:rsid w:val="005420C0"/>
    <w:rsid w:val="00543C82"/>
    <w:rsid w:val="00551476"/>
    <w:rsid w:val="00553DC3"/>
    <w:rsid w:val="0056196E"/>
    <w:rsid w:val="00570722"/>
    <w:rsid w:val="00570CAC"/>
    <w:rsid w:val="00572475"/>
    <w:rsid w:val="005757E4"/>
    <w:rsid w:val="005760ED"/>
    <w:rsid w:val="00577A93"/>
    <w:rsid w:val="00585305"/>
    <w:rsid w:val="00586FB6"/>
    <w:rsid w:val="00586FD9"/>
    <w:rsid w:val="005909D4"/>
    <w:rsid w:val="005A7FC0"/>
    <w:rsid w:val="005B308B"/>
    <w:rsid w:val="005B6010"/>
    <w:rsid w:val="005C1658"/>
    <w:rsid w:val="005C166A"/>
    <w:rsid w:val="005C42BE"/>
    <w:rsid w:val="005D24AD"/>
    <w:rsid w:val="005D40F0"/>
    <w:rsid w:val="005D6F06"/>
    <w:rsid w:val="005D7467"/>
    <w:rsid w:val="005D7655"/>
    <w:rsid w:val="005E1292"/>
    <w:rsid w:val="005E5869"/>
    <w:rsid w:val="005F3237"/>
    <w:rsid w:val="005F7551"/>
    <w:rsid w:val="005F7C61"/>
    <w:rsid w:val="00610BD5"/>
    <w:rsid w:val="00613320"/>
    <w:rsid w:val="00614617"/>
    <w:rsid w:val="00624C74"/>
    <w:rsid w:val="00624D12"/>
    <w:rsid w:val="00626FB9"/>
    <w:rsid w:val="00630A78"/>
    <w:rsid w:val="00633FD7"/>
    <w:rsid w:val="0064569E"/>
    <w:rsid w:val="0065146C"/>
    <w:rsid w:val="00654A7F"/>
    <w:rsid w:val="006651C1"/>
    <w:rsid w:val="00665A17"/>
    <w:rsid w:val="006747E8"/>
    <w:rsid w:val="00676FE7"/>
    <w:rsid w:val="00682DD6"/>
    <w:rsid w:val="00683B32"/>
    <w:rsid w:val="006865E1"/>
    <w:rsid w:val="00686E01"/>
    <w:rsid w:val="006967DE"/>
    <w:rsid w:val="00696ED0"/>
    <w:rsid w:val="006975BD"/>
    <w:rsid w:val="006A642A"/>
    <w:rsid w:val="006B0ACF"/>
    <w:rsid w:val="006B15D0"/>
    <w:rsid w:val="006B33F5"/>
    <w:rsid w:val="006B469A"/>
    <w:rsid w:val="006B4A45"/>
    <w:rsid w:val="006B56C2"/>
    <w:rsid w:val="006C0976"/>
    <w:rsid w:val="006C291A"/>
    <w:rsid w:val="006C5725"/>
    <w:rsid w:val="006D26F5"/>
    <w:rsid w:val="006D669B"/>
    <w:rsid w:val="006E00A7"/>
    <w:rsid w:val="006E31CD"/>
    <w:rsid w:val="006F3084"/>
    <w:rsid w:val="006F58E8"/>
    <w:rsid w:val="006F70D8"/>
    <w:rsid w:val="00700537"/>
    <w:rsid w:val="007109ED"/>
    <w:rsid w:val="00712F7B"/>
    <w:rsid w:val="00724CE1"/>
    <w:rsid w:val="00732D5A"/>
    <w:rsid w:val="00741955"/>
    <w:rsid w:val="00742F91"/>
    <w:rsid w:val="00746E21"/>
    <w:rsid w:val="00750428"/>
    <w:rsid w:val="00751621"/>
    <w:rsid w:val="00752C7A"/>
    <w:rsid w:val="00757E6A"/>
    <w:rsid w:val="00757EF5"/>
    <w:rsid w:val="00762536"/>
    <w:rsid w:val="007658F9"/>
    <w:rsid w:val="00771216"/>
    <w:rsid w:val="00773DAA"/>
    <w:rsid w:val="00782E1A"/>
    <w:rsid w:val="00783444"/>
    <w:rsid w:val="00784096"/>
    <w:rsid w:val="0078492C"/>
    <w:rsid w:val="00785C93"/>
    <w:rsid w:val="007869D1"/>
    <w:rsid w:val="0079043C"/>
    <w:rsid w:val="0079132E"/>
    <w:rsid w:val="007932A5"/>
    <w:rsid w:val="007932AE"/>
    <w:rsid w:val="007966FE"/>
    <w:rsid w:val="00796A30"/>
    <w:rsid w:val="00796BCA"/>
    <w:rsid w:val="00796E0C"/>
    <w:rsid w:val="00796F13"/>
    <w:rsid w:val="007A0573"/>
    <w:rsid w:val="007A1961"/>
    <w:rsid w:val="007A79D5"/>
    <w:rsid w:val="007B0717"/>
    <w:rsid w:val="007B2C73"/>
    <w:rsid w:val="007B35DF"/>
    <w:rsid w:val="007B4DDC"/>
    <w:rsid w:val="007B732F"/>
    <w:rsid w:val="007C1FE7"/>
    <w:rsid w:val="007C25DB"/>
    <w:rsid w:val="007C2883"/>
    <w:rsid w:val="007C2B73"/>
    <w:rsid w:val="007C71CA"/>
    <w:rsid w:val="007C7615"/>
    <w:rsid w:val="007C764A"/>
    <w:rsid w:val="007D3B1C"/>
    <w:rsid w:val="007D7247"/>
    <w:rsid w:val="007D7EDD"/>
    <w:rsid w:val="007E0CB8"/>
    <w:rsid w:val="007E32B7"/>
    <w:rsid w:val="007F0971"/>
    <w:rsid w:val="007F1071"/>
    <w:rsid w:val="00805255"/>
    <w:rsid w:val="00805F62"/>
    <w:rsid w:val="00810EF7"/>
    <w:rsid w:val="00811E7B"/>
    <w:rsid w:val="00813853"/>
    <w:rsid w:val="008211BB"/>
    <w:rsid w:val="00821EE5"/>
    <w:rsid w:val="00834BBA"/>
    <w:rsid w:val="00837B74"/>
    <w:rsid w:val="0084493C"/>
    <w:rsid w:val="00847EBC"/>
    <w:rsid w:val="0085689B"/>
    <w:rsid w:val="00861ACC"/>
    <w:rsid w:val="00862CCD"/>
    <w:rsid w:val="0086344E"/>
    <w:rsid w:val="00863532"/>
    <w:rsid w:val="00864FFF"/>
    <w:rsid w:val="0086611C"/>
    <w:rsid w:val="0087398F"/>
    <w:rsid w:val="00877845"/>
    <w:rsid w:val="00877DD2"/>
    <w:rsid w:val="00880093"/>
    <w:rsid w:val="00880380"/>
    <w:rsid w:val="00882F39"/>
    <w:rsid w:val="00884291"/>
    <w:rsid w:val="008872AD"/>
    <w:rsid w:val="00892694"/>
    <w:rsid w:val="008A0BB2"/>
    <w:rsid w:val="008A139D"/>
    <w:rsid w:val="008A4B22"/>
    <w:rsid w:val="008B0002"/>
    <w:rsid w:val="008B2849"/>
    <w:rsid w:val="008B46A5"/>
    <w:rsid w:val="008B7066"/>
    <w:rsid w:val="008C41D2"/>
    <w:rsid w:val="008C7F39"/>
    <w:rsid w:val="008D16F9"/>
    <w:rsid w:val="008D3E29"/>
    <w:rsid w:val="008D64B8"/>
    <w:rsid w:val="008D6660"/>
    <w:rsid w:val="008E1A24"/>
    <w:rsid w:val="008E3CC9"/>
    <w:rsid w:val="008E3D1A"/>
    <w:rsid w:val="008E3DFA"/>
    <w:rsid w:val="008F339D"/>
    <w:rsid w:val="008F724D"/>
    <w:rsid w:val="009013DF"/>
    <w:rsid w:val="009028B1"/>
    <w:rsid w:val="00903794"/>
    <w:rsid w:val="00906093"/>
    <w:rsid w:val="00913F1E"/>
    <w:rsid w:val="00923258"/>
    <w:rsid w:val="00923800"/>
    <w:rsid w:val="00925178"/>
    <w:rsid w:val="00926DCD"/>
    <w:rsid w:val="00942F42"/>
    <w:rsid w:val="00946AC9"/>
    <w:rsid w:val="00947646"/>
    <w:rsid w:val="00956D61"/>
    <w:rsid w:val="00957682"/>
    <w:rsid w:val="0096005C"/>
    <w:rsid w:val="00965933"/>
    <w:rsid w:val="00965AFE"/>
    <w:rsid w:val="009713C1"/>
    <w:rsid w:val="00973F47"/>
    <w:rsid w:val="0097492A"/>
    <w:rsid w:val="00974A02"/>
    <w:rsid w:val="00976A0B"/>
    <w:rsid w:val="00992284"/>
    <w:rsid w:val="00992E5D"/>
    <w:rsid w:val="00994E36"/>
    <w:rsid w:val="00995924"/>
    <w:rsid w:val="009A19AA"/>
    <w:rsid w:val="009A7C23"/>
    <w:rsid w:val="009B0374"/>
    <w:rsid w:val="009B1615"/>
    <w:rsid w:val="009B2295"/>
    <w:rsid w:val="009B67F0"/>
    <w:rsid w:val="009B6E39"/>
    <w:rsid w:val="009C235D"/>
    <w:rsid w:val="009C4CB6"/>
    <w:rsid w:val="009C71E8"/>
    <w:rsid w:val="009D3267"/>
    <w:rsid w:val="009D3B65"/>
    <w:rsid w:val="009D5A43"/>
    <w:rsid w:val="009D6BFD"/>
    <w:rsid w:val="009D75E3"/>
    <w:rsid w:val="009E2344"/>
    <w:rsid w:val="009E79F4"/>
    <w:rsid w:val="009F14E4"/>
    <w:rsid w:val="009F2977"/>
    <w:rsid w:val="00A0090A"/>
    <w:rsid w:val="00A01FF5"/>
    <w:rsid w:val="00A0214F"/>
    <w:rsid w:val="00A07EE5"/>
    <w:rsid w:val="00A10330"/>
    <w:rsid w:val="00A11792"/>
    <w:rsid w:val="00A122CF"/>
    <w:rsid w:val="00A13F28"/>
    <w:rsid w:val="00A15E54"/>
    <w:rsid w:val="00A1646C"/>
    <w:rsid w:val="00A207C0"/>
    <w:rsid w:val="00A20F4D"/>
    <w:rsid w:val="00A2216C"/>
    <w:rsid w:val="00A27622"/>
    <w:rsid w:val="00A305DA"/>
    <w:rsid w:val="00A337B5"/>
    <w:rsid w:val="00A33E78"/>
    <w:rsid w:val="00A35E52"/>
    <w:rsid w:val="00A37B4F"/>
    <w:rsid w:val="00A454A9"/>
    <w:rsid w:val="00A460EB"/>
    <w:rsid w:val="00A525C9"/>
    <w:rsid w:val="00A5708F"/>
    <w:rsid w:val="00A61FC1"/>
    <w:rsid w:val="00A624F9"/>
    <w:rsid w:val="00A637EC"/>
    <w:rsid w:val="00A6385A"/>
    <w:rsid w:val="00A64644"/>
    <w:rsid w:val="00A651DE"/>
    <w:rsid w:val="00A70474"/>
    <w:rsid w:val="00A715A5"/>
    <w:rsid w:val="00A74899"/>
    <w:rsid w:val="00A76722"/>
    <w:rsid w:val="00A80C2C"/>
    <w:rsid w:val="00A80C85"/>
    <w:rsid w:val="00A82D07"/>
    <w:rsid w:val="00A8308B"/>
    <w:rsid w:val="00A845AA"/>
    <w:rsid w:val="00A90737"/>
    <w:rsid w:val="00A936EF"/>
    <w:rsid w:val="00A93F6D"/>
    <w:rsid w:val="00AA39F8"/>
    <w:rsid w:val="00AA5D81"/>
    <w:rsid w:val="00AB09DF"/>
    <w:rsid w:val="00AB221B"/>
    <w:rsid w:val="00AB4777"/>
    <w:rsid w:val="00AB57CF"/>
    <w:rsid w:val="00AC0851"/>
    <w:rsid w:val="00AC0898"/>
    <w:rsid w:val="00AC2CC8"/>
    <w:rsid w:val="00AC46DA"/>
    <w:rsid w:val="00AC68A2"/>
    <w:rsid w:val="00AD0F69"/>
    <w:rsid w:val="00AD189F"/>
    <w:rsid w:val="00AD494C"/>
    <w:rsid w:val="00AD7D90"/>
    <w:rsid w:val="00AE1BFF"/>
    <w:rsid w:val="00AE7D1A"/>
    <w:rsid w:val="00AF1671"/>
    <w:rsid w:val="00AF68E5"/>
    <w:rsid w:val="00B02297"/>
    <w:rsid w:val="00B02335"/>
    <w:rsid w:val="00B03D48"/>
    <w:rsid w:val="00B04713"/>
    <w:rsid w:val="00B104CD"/>
    <w:rsid w:val="00B1201D"/>
    <w:rsid w:val="00B14234"/>
    <w:rsid w:val="00B17962"/>
    <w:rsid w:val="00B204B7"/>
    <w:rsid w:val="00B237C6"/>
    <w:rsid w:val="00B2479D"/>
    <w:rsid w:val="00B32861"/>
    <w:rsid w:val="00B32AB8"/>
    <w:rsid w:val="00B33829"/>
    <w:rsid w:val="00B33E30"/>
    <w:rsid w:val="00B3523E"/>
    <w:rsid w:val="00B430AE"/>
    <w:rsid w:val="00B44F78"/>
    <w:rsid w:val="00B503D0"/>
    <w:rsid w:val="00B53959"/>
    <w:rsid w:val="00B5465D"/>
    <w:rsid w:val="00B56D22"/>
    <w:rsid w:val="00B570A7"/>
    <w:rsid w:val="00B60ECB"/>
    <w:rsid w:val="00B61A99"/>
    <w:rsid w:val="00B6584E"/>
    <w:rsid w:val="00B662B7"/>
    <w:rsid w:val="00B710C4"/>
    <w:rsid w:val="00B77C67"/>
    <w:rsid w:val="00B80C7B"/>
    <w:rsid w:val="00B82705"/>
    <w:rsid w:val="00B83C3E"/>
    <w:rsid w:val="00B870D7"/>
    <w:rsid w:val="00B87B9D"/>
    <w:rsid w:val="00B9111E"/>
    <w:rsid w:val="00B91F7B"/>
    <w:rsid w:val="00BA019A"/>
    <w:rsid w:val="00BA2A1D"/>
    <w:rsid w:val="00BA7988"/>
    <w:rsid w:val="00BB29A5"/>
    <w:rsid w:val="00BB766B"/>
    <w:rsid w:val="00BC09D2"/>
    <w:rsid w:val="00BC0DE5"/>
    <w:rsid w:val="00BC359E"/>
    <w:rsid w:val="00BC7431"/>
    <w:rsid w:val="00BC75AC"/>
    <w:rsid w:val="00BD2159"/>
    <w:rsid w:val="00BD384A"/>
    <w:rsid w:val="00BD48C6"/>
    <w:rsid w:val="00BD5B8E"/>
    <w:rsid w:val="00BE157D"/>
    <w:rsid w:val="00BE3393"/>
    <w:rsid w:val="00BE35BC"/>
    <w:rsid w:val="00BE3787"/>
    <w:rsid w:val="00BE70DD"/>
    <w:rsid w:val="00BF2253"/>
    <w:rsid w:val="00BF5B65"/>
    <w:rsid w:val="00C009C1"/>
    <w:rsid w:val="00C06862"/>
    <w:rsid w:val="00C072FF"/>
    <w:rsid w:val="00C139BA"/>
    <w:rsid w:val="00C20488"/>
    <w:rsid w:val="00C232E2"/>
    <w:rsid w:val="00C268DE"/>
    <w:rsid w:val="00C35996"/>
    <w:rsid w:val="00C376C8"/>
    <w:rsid w:val="00C37C9F"/>
    <w:rsid w:val="00C40FF8"/>
    <w:rsid w:val="00C41CC9"/>
    <w:rsid w:val="00C446B4"/>
    <w:rsid w:val="00C46B27"/>
    <w:rsid w:val="00C57C29"/>
    <w:rsid w:val="00C65E56"/>
    <w:rsid w:val="00C71BBE"/>
    <w:rsid w:val="00C72F28"/>
    <w:rsid w:val="00C73728"/>
    <w:rsid w:val="00C73AB4"/>
    <w:rsid w:val="00C770ED"/>
    <w:rsid w:val="00C80977"/>
    <w:rsid w:val="00C91E1C"/>
    <w:rsid w:val="00C948D7"/>
    <w:rsid w:val="00CA30CF"/>
    <w:rsid w:val="00CA33C0"/>
    <w:rsid w:val="00CA7460"/>
    <w:rsid w:val="00CA7BF5"/>
    <w:rsid w:val="00CB35F7"/>
    <w:rsid w:val="00CB639B"/>
    <w:rsid w:val="00CB6B42"/>
    <w:rsid w:val="00CC2CF0"/>
    <w:rsid w:val="00CC4A47"/>
    <w:rsid w:val="00CC6D9B"/>
    <w:rsid w:val="00CD0FE8"/>
    <w:rsid w:val="00CD19BF"/>
    <w:rsid w:val="00CD1E07"/>
    <w:rsid w:val="00CD255A"/>
    <w:rsid w:val="00CD54CE"/>
    <w:rsid w:val="00CD5A21"/>
    <w:rsid w:val="00CD6CFA"/>
    <w:rsid w:val="00CE0BCA"/>
    <w:rsid w:val="00CE0C73"/>
    <w:rsid w:val="00CE36C9"/>
    <w:rsid w:val="00CE4107"/>
    <w:rsid w:val="00CE6B0C"/>
    <w:rsid w:val="00CF23C5"/>
    <w:rsid w:val="00CF69AD"/>
    <w:rsid w:val="00D002BA"/>
    <w:rsid w:val="00D01FE0"/>
    <w:rsid w:val="00D048A8"/>
    <w:rsid w:val="00D072F5"/>
    <w:rsid w:val="00D10C0A"/>
    <w:rsid w:val="00D119C0"/>
    <w:rsid w:val="00D11DE3"/>
    <w:rsid w:val="00D17423"/>
    <w:rsid w:val="00D17439"/>
    <w:rsid w:val="00D20ECC"/>
    <w:rsid w:val="00D25624"/>
    <w:rsid w:val="00D278E5"/>
    <w:rsid w:val="00D310E1"/>
    <w:rsid w:val="00D3687E"/>
    <w:rsid w:val="00D36E97"/>
    <w:rsid w:val="00D41280"/>
    <w:rsid w:val="00D4308F"/>
    <w:rsid w:val="00D47E57"/>
    <w:rsid w:val="00D503E6"/>
    <w:rsid w:val="00D51DBA"/>
    <w:rsid w:val="00D61169"/>
    <w:rsid w:val="00D61CBD"/>
    <w:rsid w:val="00D636FF"/>
    <w:rsid w:val="00D776F3"/>
    <w:rsid w:val="00D8001E"/>
    <w:rsid w:val="00D8164C"/>
    <w:rsid w:val="00D90E38"/>
    <w:rsid w:val="00D91905"/>
    <w:rsid w:val="00D96962"/>
    <w:rsid w:val="00DA53A3"/>
    <w:rsid w:val="00DB363C"/>
    <w:rsid w:val="00DB7117"/>
    <w:rsid w:val="00DC3484"/>
    <w:rsid w:val="00DC34BE"/>
    <w:rsid w:val="00DC50B5"/>
    <w:rsid w:val="00DC622D"/>
    <w:rsid w:val="00DD0E36"/>
    <w:rsid w:val="00DD2DB9"/>
    <w:rsid w:val="00DD4D9A"/>
    <w:rsid w:val="00DD5700"/>
    <w:rsid w:val="00DD59D6"/>
    <w:rsid w:val="00DD78CA"/>
    <w:rsid w:val="00DE2447"/>
    <w:rsid w:val="00DF0DF6"/>
    <w:rsid w:val="00DF1DB4"/>
    <w:rsid w:val="00DF1E85"/>
    <w:rsid w:val="00DF32FA"/>
    <w:rsid w:val="00DF46EE"/>
    <w:rsid w:val="00DF5FAE"/>
    <w:rsid w:val="00E020C2"/>
    <w:rsid w:val="00E02A0A"/>
    <w:rsid w:val="00E03D7B"/>
    <w:rsid w:val="00E03F29"/>
    <w:rsid w:val="00E0781B"/>
    <w:rsid w:val="00E07FD2"/>
    <w:rsid w:val="00E1074F"/>
    <w:rsid w:val="00E31062"/>
    <w:rsid w:val="00E31ABC"/>
    <w:rsid w:val="00E3317D"/>
    <w:rsid w:val="00E33A86"/>
    <w:rsid w:val="00E35BDA"/>
    <w:rsid w:val="00E360F8"/>
    <w:rsid w:val="00E3685A"/>
    <w:rsid w:val="00E37C64"/>
    <w:rsid w:val="00E37D0F"/>
    <w:rsid w:val="00E429C4"/>
    <w:rsid w:val="00E55A80"/>
    <w:rsid w:val="00E5653C"/>
    <w:rsid w:val="00E574A3"/>
    <w:rsid w:val="00E60146"/>
    <w:rsid w:val="00E61281"/>
    <w:rsid w:val="00E624F9"/>
    <w:rsid w:val="00E66E48"/>
    <w:rsid w:val="00E67EB5"/>
    <w:rsid w:val="00E71113"/>
    <w:rsid w:val="00E74C25"/>
    <w:rsid w:val="00E74CEF"/>
    <w:rsid w:val="00E74D8E"/>
    <w:rsid w:val="00E756FE"/>
    <w:rsid w:val="00E777F7"/>
    <w:rsid w:val="00E86F6D"/>
    <w:rsid w:val="00E9091C"/>
    <w:rsid w:val="00E90C9B"/>
    <w:rsid w:val="00E934E4"/>
    <w:rsid w:val="00E96664"/>
    <w:rsid w:val="00EA05C8"/>
    <w:rsid w:val="00EA1436"/>
    <w:rsid w:val="00EA2859"/>
    <w:rsid w:val="00EA585E"/>
    <w:rsid w:val="00EA7EF5"/>
    <w:rsid w:val="00EB1716"/>
    <w:rsid w:val="00EB2E9A"/>
    <w:rsid w:val="00EB46E9"/>
    <w:rsid w:val="00EB5530"/>
    <w:rsid w:val="00EC3886"/>
    <w:rsid w:val="00EC743C"/>
    <w:rsid w:val="00ED1B8C"/>
    <w:rsid w:val="00ED2790"/>
    <w:rsid w:val="00ED7757"/>
    <w:rsid w:val="00EE02C4"/>
    <w:rsid w:val="00EE2CE3"/>
    <w:rsid w:val="00EE364C"/>
    <w:rsid w:val="00EE439D"/>
    <w:rsid w:val="00EF02B4"/>
    <w:rsid w:val="00EF0BF8"/>
    <w:rsid w:val="00EF206F"/>
    <w:rsid w:val="00EF3A6D"/>
    <w:rsid w:val="00EF5677"/>
    <w:rsid w:val="00F0107A"/>
    <w:rsid w:val="00F022BB"/>
    <w:rsid w:val="00F03D56"/>
    <w:rsid w:val="00F03EB2"/>
    <w:rsid w:val="00F0736D"/>
    <w:rsid w:val="00F074CF"/>
    <w:rsid w:val="00F077C2"/>
    <w:rsid w:val="00F12AA3"/>
    <w:rsid w:val="00F133A1"/>
    <w:rsid w:val="00F15690"/>
    <w:rsid w:val="00F20320"/>
    <w:rsid w:val="00F21F72"/>
    <w:rsid w:val="00F2258D"/>
    <w:rsid w:val="00F23219"/>
    <w:rsid w:val="00F30C81"/>
    <w:rsid w:val="00F326C3"/>
    <w:rsid w:val="00F34069"/>
    <w:rsid w:val="00F37296"/>
    <w:rsid w:val="00F4131B"/>
    <w:rsid w:val="00F416CE"/>
    <w:rsid w:val="00F4175D"/>
    <w:rsid w:val="00F4296F"/>
    <w:rsid w:val="00F43EBA"/>
    <w:rsid w:val="00F44514"/>
    <w:rsid w:val="00F51D93"/>
    <w:rsid w:val="00F54614"/>
    <w:rsid w:val="00F808E8"/>
    <w:rsid w:val="00F85CD3"/>
    <w:rsid w:val="00F9113E"/>
    <w:rsid w:val="00FA3630"/>
    <w:rsid w:val="00FC249C"/>
    <w:rsid w:val="00FC2A53"/>
    <w:rsid w:val="00FC3B4D"/>
    <w:rsid w:val="00FC3ED5"/>
    <w:rsid w:val="00FD37B4"/>
    <w:rsid w:val="00FE108A"/>
    <w:rsid w:val="00FE40C6"/>
    <w:rsid w:val="00FE515C"/>
    <w:rsid w:val="00FF2165"/>
    <w:rsid w:val="00FF3349"/>
    <w:rsid w:val="00FF60BB"/>
    <w:rsid w:val="00FF7B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234D8"/>
  <w15:chartTrackingRefBased/>
  <w15:docId w15:val="{24A15706-80E4-4BF3-A823-6DE4A62C4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253"/>
  </w:style>
  <w:style w:type="paragraph" w:styleId="Heading1">
    <w:name w:val="heading 1"/>
    <w:basedOn w:val="Normal"/>
    <w:next w:val="Normal"/>
    <w:link w:val="Heading1Char"/>
    <w:uiPriority w:val="9"/>
    <w:qFormat/>
    <w:rsid w:val="00E74C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712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238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380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38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238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238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238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238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21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7712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text">
    <w:name w:val="q-text"/>
    <w:basedOn w:val="Normal"/>
    <w:rsid w:val="00B61A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B61A99"/>
    <w:pPr>
      <w:spacing w:after="0" w:line="240" w:lineRule="auto"/>
    </w:pPr>
  </w:style>
  <w:style w:type="paragraph" w:styleId="IntenseQuote">
    <w:name w:val="Intense Quote"/>
    <w:basedOn w:val="Normal"/>
    <w:next w:val="Normal"/>
    <w:link w:val="IntenseQuoteChar"/>
    <w:uiPriority w:val="30"/>
    <w:qFormat/>
    <w:rsid w:val="00CB639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639B"/>
    <w:rPr>
      <w:i/>
      <w:iCs/>
      <w:color w:val="4472C4" w:themeColor="accent1"/>
    </w:rPr>
  </w:style>
  <w:style w:type="character" w:styleId="Strong">
    <w:name w:val="Strong"/>
    <w:basedOn w:val="DefaultParagraphFont"/>
    <w:uiPriority w:val="22"/>
    <w:qFormat/>
    <w:rsid w:val="00CB639B"/>
    <w:rPr>
      <w:b/>
      <w:bCs/>
    </w:rPr>
  </w:style>
  <w:style w:type="character" w:styleId="Hyperlink">
    <w:name w:val="Hyperlink"/>
    <w:basedOn w:val="DefaultParagraphFont"/>
    <w:uiPriority w:val="99"/>
    <w:unhideWhenUsed/>
    <w:rsid w:val="00CB639B"/>
    <w:rPr>
      <w:color w:val="0000FF"/>
      <w:u w:val="single"/>
    </w:rPr>
  </w:style>
  <w:style w:type="character" w:styleId="HTMLCode">
    <w:name w:val="HTML Code"/>
    <w:basedOn w:val="DefaultParagraphFont"/>
    <w:uiPriority w:val="99"/>
    <w:semiHidden/>
    <w:unhideWhenUsed/>
    <w:rsid w:val="00B546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74C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46EE"/>
    <w:pPr>
      <w:ind w:left="720"/>
      <w:contextualSpacing/>
    </w:pPr>
  </w:style>
  <w:style w:type="paragraph" w:styleId="FootnoteText">
    <w:name w:val="footnote text"/>
    <w:basedOn w:val="Normal"/>
    <w:link w:val="FootnoteTextChar"/>
    <w:uiPriority w:val="99"/>
    <w:semiHidden/>
    <w:unhideWhenUsed/>
    <w:rsid w:val="009238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3800"/>
    <w:rPr>
      <w:sz w:val="20"/>
      <w:szCs w:val="20"/>
    </w:rPr>
  </w:style>
  <w:style w:type="character" w:styleId="FootnoteReference">
    <w:name w:val="footnote reference"/>
    <w:basedOn w:val="DefaultParagraphFont"/>
    <w:uiPriority w:val="99"/>
    <w:semiHidden/>
    <w:unhideWhenUsed/>
    <w:rsid w:val="00923800"/>
    <w:rPr>
      <w:vertAlign w:val="superscript"/>
    </w:rPr>
  </w:style>
  <w:style w:type="character" w:customStyle="1" w:styleId="Heading3Char">
    <w:name w:val="Heading 3 Char"/>
    <w:basedOn w:val="DefaultParagraphFont"/>
    <w:link w:val="Heading3"/>
    <w:uiPriority w:val="9"/>
    <w:rsid w:val="009238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38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238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238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238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238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23800"/>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unhideWhenUsed/>
    <w:rsid w:val="00923800"/>
    <w:pPr>
      <w:ind w:left="283" w:hanging="283"/>
      <w:contextualSpacing/>
    </w:pPr>
  </w:style>
  <w:style w:type="paragraph" w:styleId="BodyText">
    <w:name w:val="Body Text"/>
    <w:basedOn w:val="Normal"/>
    <w:link w:val="BodyTextChar"/>
    <w:uiPriority w:val="99"/>
    <w:unhideWhenUsed/>
    <w:rsid w:val="00923800"/>
    <w:pPr>
      <w:spacing w:after="120"/>
    </w:pPr>
  </w:style>
  <w:style w:type="character" w:customStyle="1" w:styleId="BodyTextChar">
    <w:name w:val="Body Text Char"/>
    <w:basedOn w:val="DefaultParagraphFont"/>
    <w:link w:val="BodyText"/>
    <w:uiPriority w:val="99"/>
    <w:rsid w:val="00923800"/>
  </w:style>
  <w:style w:type="paragraph" w:styleId="BodyTextIndent">
    <w:name w:val="Body Text Indent"/>
    <w:basedOn w:val="Normal"/>
    <w:link w:val="BodyTextIndentChar"/>
    <w:uiPriority w:val="99"/>
    <w:unhideWhenUsed/>
    <w:rsid w:val="00923800"/>
    <w:pPr>
      <w:spacing w:after="120"/>
      <w:ind w:left="283"/>
    </w:pPr>
  </w:style>
  <w:style w:type="character" w:customStyle="1" w:styleId="BodyTextIndentChar">
    <w:name w:val="Body Text Indent Char"/>
    <w:basedOn w:val="DefaultParagraphFont"/>
    <w:link w:val="BodyTextIndent"/>
    <w:uiPriority w:val="99"/>
    <w:rsid w:val="00923800"/>
  </w:style>
  <w:style w:type="paragraph" w:styleId="BodyTextFirstIndent">
    <w:name w:val="Body Text First Indent"/>
    <w:basedOn w:val="BodyText"/>
    <w:link w:val="BodyTextFirstIndentChar"/>
    <w:uiPriority w:val="99"/>
    <w:unhideWhenUsed/>
    <w:rsid w:val="00923800"/>
    <w:pPr>
      <w:spacing w:after="160"/>
      <w:ind w:firstLine="360"/>
    </w:pPr>
  </w:style>
  <w:style w:type="character" w:customStyle="1" w:styleId="BodyTextFirstIndentChar">
    <w:name w:val="Body Text First Indent Char"/>
    <w:basedOn w:val="BodyTextChar"/>
    <w:link w:val="BodyTextFirstIndent"/>
    <w:uiPriority w:val="99"/>
    <w:rsid w:val="00923800"/>
  </w:style>
  <w:style w:type="paragraph" w:styleId="BodyTextFirstIndent2">
    <w:name w:val="Body Text First Indent 2"/>
    <w:basedOn w:val="BodyTextIndent"/>
    <w:link w:val="BodyTextFirstIndent2Char"/>
    <w:uiPriority w:val="99"/>
    <w:unhideWhenUsed/>
    <w:rsid w:val="00923800"/>
    <w:pPr>
      <w:spacing w:after="160"/>
      <w:ind w:left="360" w:firstLine="360"/>
    </w:pPr>
  </w:style>
  <w:style w:type="character" w:customStyle="1" w:styleId="BodyTextFirstIndent2Char">
    <w:name w:val="Body Text First Indent 2 Char"/>
    <w:basedOn w:val="BodyTextIndentChar"/>
    <w:link w:val="BodyTextFirstIndent2"/>
    <w:uiPriority w:val="99"/>
    <w:rsid w:val="00923800"/>
  </w:style>
  <w:style w:type="character" w:styleId="UnresolvedMention">
    <w:name w:val="Unresolved Mention"/>
    <w:basedOn w:val="DefaultParagraphFont"/>
    <w:uiPriority w:val="99"/>
    <w:semiHidden/>
    <w:unhideWhenUsed/>
    <w:rsid w:val="00892694"/>
    <w:rPr>
      <w:color w:val="605E5C"/>
      <w:shd w:val="clear" w:color="auto" w:fill="E1DFDD"/>
    </w:rPr>
  </w:style>
  <w:style w:type="paragraph" w:styleId="Title">
    <w:name w:val="Title"/>
    <w:basedOn w:val="Normal"/>
    <w:next w:val="Normal"/>
    <w:link w:val="TitleChar"/>
    <w:uiPriority w:val="10"/>
    <w:qFormat/>
    <w:rsid w:val="007E32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2B7"/>
    <w:rPr>
      <w:rFonts w:asciiTheme="majorHAnsi" w:eastAsiaTheme="majorEastAsia" w:hAnsiTheme="majorHAnsi" w:cstheme="majorBidi"/>
      <w:spacing w:val="-10"/>
      <w:kern w:val="28"/>
      <w:sz w:val="56"/>
      <w:szCs w:val="56"/>
    </w:rPr>
  </w:style>
  <w:style w:type="paragraph" w:customStyle="1" w:styleId="alt">
    <w:name w:val="alt"/>
    <w:basedOn w:val="Normal"/>
    <w:rsid w:val="003308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3308E0"/>
  </w:style>
  <w:style w:type="paragraph" w:styleId="List2">
    <w:name w:val="List 2"/>
    <w:basedOn w:val="Normal"/>
    <w:uiPriority w:val="99"/>
    <w:unhideWhenUsed/>
    <w:rsid w:val="003F6931"/>
    <w:pPr>
      <w:ind w:left="566" w:hanging="283"/>
      <w:contextualSpacing/>
    </w:pPr>
  </w:style>
  <w:style w:type="paragraph" w:styleId="List3">
    <w:name w:val="List 3"/>
    <w:basedOn w:val="Normal"/>
    <w:uiPriority w:val="99"/>
    <w:unhideWhenUsed/>
    <w:rsid w:val="003F6931"/>
    <w:pPr>
      <w:ind w:left="849" w:hanging="283"/>
      <w:contextualSpacing/>
    </w:pPr>
  </w:style>
  <w:style w:type="paragraph" w:styleId="ListBullet3">
    <w:name w:val="List Bullet 3"/>
    <w:basedOn w:val="Normal"/>
    <w:uiPriority w:val="99"/>
    <w:unhideWhenUsed/>
    <w:rsid w:val="003F6931"/>
    <w:pPr>
      <w:numPr>
        <w:numId w:val="22"/>
      </w:numPr>
      <w:contextualSpacing/>
    </w:pPr>
  </w:style>
  <w:style w:type="character" w:customStyle="1" w:styleId="comment">
    <w:name w:val="comment"/>
    <w:basedOn w:val="DefaultParagraphFont"/>
    <w:rsid w:val="006C291A"/>
  </w:style>
  <w:style w:type="character" w:styleId="Emphasis">
    <w:name w:val="Emphasis"/>
    <w:basedOn w:val="DefaultParagraphFont"/>
    <w:uiPriority w:val="20"/>
    <w:qFormat/>
    <w:rsid w:val="006F58E8"/>
    <w:rPr>
      <w:i/>
      <w:iCs/>
    </w:rPr>
  </w:style>
  <w:style w:type="character" w:customStyle="1" w:styleId="string">
    <w:name w:val="string"/>
    <w:basedOn w:val="DefaultParagraphFont"/>
    <w:rsid w:val="00B83C3E"/>
  </w:style>
  <w:style w:type="paragraph" w:styleId="HTMLPreformatted">
    <w:name w:val="HTML Preformatted"/>
    <w:basedOn w:val="Normal"/>
    <w:link w:val="HTMLPreformattedChar"/>
    <w:uiPriority w:val="99"/>
    <w:unhideWhenUsed/>
    <w:rsid w:val="00E0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03D7B"/>
    <w:rPr>
      <w:rFonts w:ascii="Courier New" w:eastAsia="Times New Roman" w:hAnsi="Courier New" w:cs="Courier New"/>
      <w:sz w:val="20"/>
      <w:szCs w:val="20"/>
      <w:lang w:eastAsia="en-IN"/>
    </w:rPr>
  </w:style>
  <w:style w:type="character" w:customStyle="1" w:styleId="kwd">
    <w:name w:val="kwd"/>
    <w:basedOn w:val="DefaultParagraphFont"/>
    <w:rsid w:val="00E03D7B"/>
  </w:style>
  <w:style w:type="character" w:customStyle="1" w:styleId="pln">
    <w:name w:val="pln"/>
    <w:basedOn w:val="DefaultParagraphFont"/>
    <w:rsid w:val="00E03D7B"/>
  </w:style>
  <w:style w:type="character" w:customStyle="1" w:styleId="typ">
    <w:name w:val="typ"/>
    <w:basedOn w:val="DefaultParagraphFont"/>
    <w:rsid w:val="00E03D7B"/>
  </w:style>
  <w:style w:type="character" w:customStyle="1" w:styleId="pun">
    <w:name w:val="pun"/>
    <w:basedOn w:val="DefaultParagraphFont"/>
    <w:rsid w:val="00E03D7B"/>
  </w:style>
  <w:style w:type="character" w:customStyle="1" w:styleId="str">
    <w:name w:val="str"/>
    <w:basedOn w:val="DefaultParagraphFont"/>
    <w:rsid w:val="00E03D7B"/>
  </w:style>
  <w:style w:type="character" w:customStyle="1" w:styleId="com">
    <w:name w:val="com"/>
    <w:basedOn w:val="DefaultParagraphFont"/>
    <w:rsid w:val="00E03D7B"/>
  </w:style>
  <w:style w:type="paragraph" w:styleId="Header">
    <w:name w:val="header"/>
    <w:basedOn w:val="Normal"/>
    <w:link w:val="HeaderChar"/>
    <w:uiPriority w:val="99"/>
    <w:unhideWhenUsed/>
    <w:rsid w:val="005B30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08B"/>
  </w:style>
  <w:style w:type="paragraph" w:styleId="Footer">
    <w:name w:val="footer"/>
    <w:basedOn w:val="Normal"/>
    <w:link w:val="FooterChar"/>
    <w:uiPriority w:val="99"/>
    <w:unhideWhenUsed/>
    <w:rsid w:val="005B30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08B"/>
  </w:style>
  <w:style w:type="paragraph" w:styleId="ListBullet">
    <w:name w:val="List Bullet"/>
    <w:basedOn w:val="Normal"/>
    <w:uiPriority w:val="99"/>
    <w:unhideWhenUsed/>
    <w:rsid w:val="00E67EB5"/>
    <w:pPr>
      <w:numPr>
        <w:numId w:val="41"/>
      </w:numPr>
      <w:contextualSpacing/>
    </w:pPr>
  </w:style>
  <w:style w:type="paragraph" w:customStyle="1" w:styleId="mb0">
    <w:name w:val="mb0"/>
    <w:basedOn w:val="Normal"/>
    <w:rsid w:val="007A19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7A1961"/>
  </w:style>
  <w:style w:type="paragraph" w:customStyle="1" w:styleId="responsive-tabslistitem">
    <w:name w:val="responsive-tabs__list__item"/>
    <w:basedOn w:val="Normal"/>
    <w:rsid w:val="00F911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51112D"/>
    <w:rPr>
      <w:sz w:val="16"/>
      <w:szCs w:val="16"/>
    </w:rPr>
  </w:style>
  <w:style w:type="paragraph" w:styleId="CommentText">
    <w:name w:val="annotation text"/>
    <w:basedOn w:val="Normal"/>
    <w:link w:val="CommentTextChar"/>
    <w:uiPriority w:val="99"/>
    <w:semiHidden/>
    <w:unhideWhenUsed/>
    <w:rsid w:val="0051112D"/>
    <w:pPr>
      <w:spacing w:line="240" w:lineRule="auto"/>
    </w:pPr>
    <w:rPr>
      <w:sz w:val="20"/>
      <w:szCs w:val="20"/>
    </w:rPr>
  </w:style>
  <w:style w:type="character" w:customStyle="1" w:styleId="CommentTextChar">
    <w:name w:val="Comment Text Char"/>
    <w:basedOn w:val="DefaultParagraphFont"/>
    <w:link w:val="CommentText"/>
    <w:uiPriority w:val="99"/>
    <w:semiHidden/>
    <w:rsid w:val="0051112D"/>
    <w:rPr>
      <w:sz w:val="20"/>
      <w:szCs w:val="20"/>
    </w:rPr>
  </w:style>
  <w:style w:type="paragraph" w:styleId="CommentSubject">
    <w:name w:val="annotation subject"/>
    <w:basedOn w:val="CommentText"/>
    <w:next w:val="CommentText"/>
    <w:link w:val="CommentSubjectChar"/>
    <w:uiPriority w:val="99"/>
    <w:semiHidden/>
    <w:unhideWhenUsed/>
    <w:rsid w:val="0051112D"/>
    <w:rPr>
      <w:b/>
      <w:bCs/>
    </w:rPr>
  </w:style>
  <w:style w:type="character" w:customStyle="1" w:styleId="CommentSubjectChar">
    <w:name w:val="Comment Subject Char"/>
    <w:basedOn w:val="CommentTextChar"/>
    <w:link w:val="CommentSubject"/>
    <w:uiPriority w:val="99"/>
    <w:semiHidden/>
    <w:rsid w:val="0051112D"/>
    <w:rPr>
      <w:b/>
      <w:bCs/>
      <w:sz w:val="20"/>
      <w:szCs w:val="20"/>
    </w:rPr>
  </w:style>
  <w:style w:type="character" w:customStyle="1" w:styleId="tabend">
    <w:name w:val="tabend"/>
    <w:basedOn w:val="DefaultParagraphFont"/>
    <w:rsid w:val="00CD54CE"/>
  </w:style>
  <w:style w:type="character" w:styleId="HTMLTypewriter">
    <w:name w:val="HTML Typewriter"/>
    <w:basedOn w:val="DefaultParagraphFont"/>
    <w:uiPriority w:val="99"/>
    <w:semiHidden/>
    <w:unhideWhenUsed/>
    <w:rsid w:val="00CD54CE"/>
    <w:rPr>
      <w:rFonts w:ascii="Courier New" w:eastAsia="Times New Roman" w:hAnsi="Courier New" w:cs="Courier New"/>
      <w:sz w:val="20"/>
      <w:szCs w:val="20"/>
    </w:rPr>
  </w:style>
  <w:style w:type="character" w:customStyle="1" w:styleId="hljs-keyword">
    <w:name w:val="hljs-keyword"/>
    <w:basedOn w:val="DefaultParagraphFont"/>
    <w:rsid w:val="00EF0BF8"/>
  </w:style>
  <w:style w:type="character" w:customStyle="1" w:styleId="hljs-title">
    <w:name w:val="hljs-title"/>
    <w:basedOn w:val="DefaultParagraphFont"/>
    <w:rsid w:val="00EF0BF8"/>
  </w:style>
  <w:style w:type="character" w:customStyle="1" w:styleId="hljs-string">
    <w:name w:val="hljs-string"/>
    <w:basedOn w:val="DefaultParagraphFont"/>
    <w:rsid w:val="00EF0BF8"/>
  </w:style>
  <w:style w:type="character" w:customStyle="1" w:styleId="hljs-function">
    <w:name w:val="hljs-function"/>
    <w:basedOn w:val="DefaultParagraphFont"/>
    <w:rsid w:val="007E0CB8"/>
  </w:style>
  <w:style w:type="character" w:customStyle="1" w:styleId="hljs-params">
    <w:name w:val="hljs-params"/>
    <w:basedOn w:val="DefaultParagraphFont"/>
    <w:rsid w:val="007E0CB8"/>
  </w:style>
  <w:style w:type="character" w:customStyle="1" w:styleId="hljs-comment">
    <w:name w:val="hljs-comment"/>
    <w:basedOn w:val="DefaultParagraphFont"/>
    <w:rsid w:val="007E0CB8"/>
  </w:style>
  <w:style w:type="character" w:customStyle="1" w:styleId="hljs-number">
    <w:name w:val="hljs-number"/>
    <w:basedOn w:val="DefaultParagraphFont"/>
    <w:rsid w:val="00347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06">
      <w:bodyDiv w:val="1"/>
      <w:marLeft w:val="0"/>
      <w:marRight w:val="0"/>
      <w:marTop w:val="0"/>
      <w:marBottom w:val="0"/>
      <w:divBdr>
        <w:top w:val="none" w:sz="0" w:space="0" w:color="auto"/>
        <w:left w:val="none" w:sz="0" w:space="0" w:color="auto"/>
        <w:bottom w:val="none" w:sz="0" w:space="0" w:color="auto"/>
        <w:right w:val="none" w:sz="0" w:space="0" w:color="auto"/>
      </w:divBdr>
    </w:div>
    <w:div w:id="22099441">
      <w:bodyDiv w:val="1"/>
      <w:marLeft w:val="0"/>
      <w:marRight w:val="0"/>
      <w:marTop w:val="0"/>
      <w:marBottom w:val="0"/>
      <w:divBdr>
        <w:top w:val="none" w:sz="0" w:space="0" w:color="auto"/>
        <w:left w:val="none" w:sz="0" w:space="0" w:color="auto"/>
        <w:bottom w:val="none" w:sz="0" w:space="0" w:color="auto"/>
        <w:right w:val="none" w:sz="0" w:space="0" w:color="auto"/>
      </w:divBdr>
    </w:div>
    <w:div w:id="57436673">
      <w:bodyDiv w:val="1"/>
      <w:marLeft w:val="0"/>
      <w:marRight w:val="0"/>
      <w:marTop w:val="0"/>
      <w:marBottom w:val="0"/>
      <w:divBdr>
        <w:top w:val="none" w:sz="0" w:space="0" w:color="auto"/>
        <w:left w:val="none" w:sz="0" w:space="0" w:color="auto"/>
        <w:bottom w:val="none" w:sz="0" w:space="0" w:color="auto"/>
        <w:right w:val="none" w:sz="0" w:space="0" w:color="auto"/>
      </w:divBdr>
    </w:div>
    <w:div w:id="83888922">
      <w:bodyDiv w:val="1"/>
      <w:marLeft w:val="0"/>
      <w:marRight w:val="0"/>
      <w:marTop w:val="0"/>
      <w:marBottom w:val="0"/>
      <w:divBdr>
        <w:top w:val="none" w:sz="0" w:space="0" w:color="auto"/>
        <w:left w:val="none" w:sz="0" w:space="0" w:color="auto"/>
        <w:bottom w:val="none" w:sz="0" w:space="0" w:color="auto"/>
        <w:right w:val="none" w:sz="0" w:space="0" w:color="auto"/>
      </w:divBdr>
    </w:div>
    <w:div w:id="90054980">
      <w:bodyDiv w:val="1"/>
      <w:marLeft w:val="0"/>
      <w:marRight w:val="0"/>
      <w:marTop w:val="0"/>
      <w:marBottom w:val="0"/>
      <w:divBdr>
        <w:top w:val="none" w:sz="0" w:space="0" w:color="auto"/>
        <w:left w:val="none" w:sz="0" w:space="0" w:color="auto"/>
        <w:bottom w:val="none" w:sz="0" w:space="0" w:color="auto"/>
        <w:right w:val="none" w:sz="0" w:space="0" w:color="auto"/>
      </w:divBdr>
    </w:div>
    <w:div w:id="95948352">
      <w:bodyDiv w:val="1"/>
      <w:marLeft w:val="0"/>
      <w:marRight w:val="0"/>
      <w:marTop w:val="0"/>
      <w:marBottom w:val="0"/>
      <w:divBdr>
        <w:top w:val="none" w:sz="0" w:space="0" w:color="auto"/>
        <w:left w:val="none" w:sz="0" w:space="0" w:color="auto"/>
        <w:bottom w:val="none" w:sz="0" w:space="0" w:color="auto"/>
        <w:right w:val="none" w:sz="0" w:space="0" w:color="auto"/>
      </w:divBdr>
      <w:divsChild>
        <w:div w:id="894125831">
          <w:marLeft w:val="0"/>
          <w:marRight w:val="0"/>
          <w:marTop w:val="0"/>
          <w:marBottom w:val="225"/>
          <w:divBdr>
            <w:top w:val="none" w:sz="0" w:space="0" w:color="auto"/>
            <w:left w:val="none" w:sz="0" w:space="0" w:color="auto"/>
            <w:bottom w:val="none" w:sz="0" w:space="0" w:color="auto"/>
            <w:right w:val="none" w:sz="0" w:space="0" w:color="auto"/>
          </w:divBdr>
        </w:div>
      </w:divsChild>
    </w:div>
    <w:div w:id="103624031">
      <w:bodyDiv w:val="1"/>
      <w:marLeft w:val="0"/>
      <w:marRight w:val="0"/>
      <w:marTop w:val="0"/>
      <w:marBottom w:val="0"/>
      <w:divBdr>
        <w:top w:val="none" w:sz="0" w:space="0" w:color="auto"/>
        <w:left w:val="none" w:sz="0" w:space="0" w:color="auto"/>
        <w:bottom w:val="none" w:sz="0" w:space="0" w:color="auto"/>
        <w:right w:val="none" w:sz="0" w:space="0" w:color="auto"/>
      </w:divBdr>
      <w:divsChild>
        <w:div w:id="1125545214">
          <w:marLeft w:val="0"/>
          <w:marRight w:val="0"/>
          <w:marTop w:val="45"/>
          <w:marBottom w:val="0"/>
          <w:divBdr>
            <w:top w:val="none" w:sz="0" w:space="0" w:color="auto"/>
            <w:left w:val="none" w:sz="0" w:space="0" w:color="auto"/>
            <w:bottom w:val="none" w:sz="0" w:space="0" w:color="auto"/>
            <w:right w:val="none" w:sz="0" w:space="0" w:color="auto"/>
          </w:divBdr>
        </w:div>
        <w:div w:id="1726903323">
          <w:marLeft w:val="0"/>
          <w:marRight w:val="0"/>
          <w:marTop w:val="45"/>
          <w:marBottom w:val="0"/>
          <w:divBdr>
            <w:top w:val="none" w:sz="0" w:space="0" w:color="auto"/>
            <w:left w:val="none" w:sz="0" w:space="0" w:color="auto"/>
            <w:bottom w:val="none" w:sz="0" w:space="0" w:color="auto"/>
            <w:right w:val="none" w:sz="0" w:space="0" w:color="auto"/>
          </w:divBdr>
        </w:div>
        <w:div w:id="1228229161">
          <w:marLeft w:val="0"/>
          <w:marRight w:val="0"/>
          <w:marTop w:val="45"/>
          <w:marBottom w:val="0"/>
          <w:divBdr>
            <w:top w:val="none" w:sz="0" w:space="0" w:color="auto"/>
            <w:left w:val="none" w:sz="0" w:space="0" w:color="auto"/>
            <w:bottom w:val="none" w:sz="0" w:space="0" w:color="auto"/>
            <w:right w:val="none" w:sz="0" w:space="0" w:color="auto"/>
          </w:divBdr>
        </w:div>
        <w:div w:id="747389640">
          <w:marLeft w:val="0"/>
          <w:marRight w:val="0"/>
          <w:marTop w:val="45"/>
          <w:marBottom w:val="0"/>
          <w:divBdr>
            <w:top w:val="none" w:sz="0" w:space="0" w:color="auto"/>
            <w:left w:val="none" w:sz="0" w:space="0" w:color="auto"/>
            <w:bottom w:val="none" w:sz="0" w:space="0" w:color="auto"/>
            <w:right w:val="none" w:sz="0" w:space="0" w:color="auto"/>
          </w:divBdr>
        </w:div>
      </w:divsChild>
    </w:div>
    <w:div w:id="117644945">
      <w:bodyDiv w:val="1"/>
      <w:marLeft w:val="0"/>
      <w:marRight w:val="0"/>
      <w:marTop w:val="0"/>
      <w:marBottom w:val="0"/>
      <w:divBdr>
        <w:top w:val="none" w:sz="0" w:space="0" w:color="auto"/>
        <w:left w:val="none" w:sz="0" w:space="0" w:color="auto"/>
        <w:bottom w:val="none" w:sz="0" w:space="0" w:color="auto"/>
        <w:right w:val="none" w:sz="0" w:space="0" w:color="auto"/>
      </w:divBdr>
    </w:div>
    <w:div w:id="117728428">
      <w:bodyDiv w:val="1"/>
      <w:marLeft w:val="0"/>
      <w:marRight w:val="0"/>
      <w:marTop w:val="0"/>
      <w:marBottom w:val="0"/>
      <w:divBdr>
        <w:top w:val="none" w:sz="0" w:space="0" w:color="auto"/>
        <w:left w:val="none" w:sz="0" w:space="0" w:color="auto"/>
        <w:bottom w:val="none" w:sz="0" w:space="0" w:color="auto"/>
        <w:right w:val="none" w:sz="0" w:space="0" w:color="auto"/>
      </w:divBdr>
    </w:div>
    <w:div w:id="132452856">
      <w:bodyDiv w:val="1"/>
      <w:marLeft w:val="0"/>
      <w:marRight w:val="0"/>
      <w:marTop w:val="0"/>
      <w:marBottom w:val="0"/>
      <w:divBdr>
        <w:top w:val="none" w:sz="0" w:space="0" w:color="auto"/>
        <w:left w:val="none" w:sz="0" w:space="0" w:color="auto"/>
        <w:bottom w:val="none" w:sz="0" w:space="0" w:color="auto"/>
        <w:right w:val="none" w:sz="0" w:space="0" w:color="auto"/>
      </w:divBdr>
    </w:div>
    <w:div w:id="134881571">
      <w:bodyDiv w:val="1"/>
      <w:marLeft w:val="0"/>
      <w:marRight w:val="0"/>
      <w:marTop w:val="0"/>
      <w:marBottom w:val="0"/>
      <w:divBdr>
        <w:top w:val="none" w:sz="0" w:space="0" w:color="auto"/>
        <w:left w:val="none" w:sz="0" w:space="0" w:color="auto"/>
        <w:bottom w:val="none" w:sz="0" w:space="0" w:color="auto"/>
        <w:right w:val="none" w:sz="0" w:space="0" w:color="auto"/>
      </w:divBdr>
    </w:div>
    <w:div w:id="152186389">
      <w:bodyDiv w:val="1"/>
      <w:marLeft w:val="0"/>
      <w:marRight w:val="0"/>
      <w:marTop w:val="0"/>
      <w:marBottom w:val="0"/>
      <w:divBdr>
        <w:top w:val="none" w:sz="0" w:space="0" w:color="auto"/>
        <w:left w:val="none" w:sz="0" w:space="0" w:color="auto"/>
        <w:bottom w:val="none" w:sz="0" w:space="0" w:color="auto"/>
        <w:right w:val="none" w:sz="0" w:space="0" w:color="auto"/>
      </w:divBdr>
    </w:div>
    <w:div w:id="219555553">
      <w:bodyDiv w:val="1"/>
      <w:marLeft w:val="0"/>
      <w:marRight w:val="0"/>
      <w:marTop w:val="0"/>
      <w:marBottom w:val="0"/>
      <w:divBdr>
        <w:top w:val="none" w:sz="0" w:space="0" w:color="auto"/>
        <w:left w:val="none" w:sz="0" w:space="0" w:color="auto"/>
        <w:bottom w:val="none" w:sz="0" w:space="0" w:color="auto"/>
        <w:right w:val="none" w:sz="0" w:space="0" w:color="auto"/>
      </w:divBdr>
      <w:divsChild>
        <w:div w:id="1489856737">
          <w:marLeft w:val="0"/>
          <w:marRight w:val="0"/>
          <w:marTop w:val="0"/>
          <w:marBottom w:val="0"/>
          <w:divBdr>
            <w:top w:val="none" w:sz="0" w:space="0" w:color="auto"/>
            <w:left w:val="none" w:sz="0" w:space="0" w:color="auto"/>
            <w:bottom w:val="none" w:sz="0" w:space="0" w:color="auto"/>
            <w:right w:val="none" w:sz="0" w:space="0" w:color="auto"/>
          </w:divBdr>
          <w:divsChild>
            <w:div w:id="296647177">
              <w:marLeft w:val="0"/>
              <w:marRight w:val="0"/>
              <w:marTop w:val="0"/>
              <w:marBottom w:val="0"/>
              <w:divBdr>
                <w:top w:val="none" w:sz="0" w:space="0" w:color="auto"/>
                <w:left w:val="none" w:sz="0" w:space="0" w:color="auto"/>
                <w:bottom w:val="none" w:sz="0" w:space="0" w:color="auto"/>
                <w:right w:val="none" w:sz="0" w:space="0" w:color="auto"/>
              </w:divBdr>
              <w:divsChild>
                <w:div w:id="401950432">
                  <w:marLeft w:val="0"/>
                  <w:marRight w:val="0"/>
                  <w:marTop w:val="0"/>
                  <w:marBottom w:val="0"/>
                  <w:divBdr>
                    <w:top w:val="none" w:sz="0" w:space="0" w:color="auto"/>
                    <w:left w:val="none" w:sz="0" w:space="0" w:color="auto"/>
                    <w:bottom w:val="none" w:sz="0" w:space="0" w:color="auto"/>
                    <w:right w:val="none" w:sz="0" w:space="0" w:color="auto"/>
                  </w:divBdr>
                  <w:divsChild>
                    <w:div w:id="196164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40186">
          <w:marLeft w:val="0"/>
          <w:marRight w:val="0"/>
          <w:marTop w:val="0"/>
          <w:marBottom w:val="0"/>
          <w:divBdr>
            <w:top w:val="none" w:sz="0" w:space="0" w:color="auto"/>
            <w:left w:val="none" w:sz="0" w:space="0" w:color="auto"/>
            <w:bottom w:val="none" w:sz="0" w:space="0" w:color="auto"/>
            <w:right w:val="none" w:sz="0" w:space="0" w:color="auto"/>
          </w:divBdr>
          <w:divsChild>
            <w:div w:id="519317398">
              <w:marLeft w:val="0"/>
              <w:marRight w:val="0"/>
              <w:marTop w:val="0"/>
              <w:marBottom w:val="0"/>
              <w:divBdr>
                <w:top w:val="none" w:sz="0" w:space="0" w:color="auto"/>
                <w:left w:val="none" w:sz="0" w:space="0" w:color="auto"/>
                <w:bottom w:val="none" w:sz="0" w:space="0" w:color="auto"/>
                <w:right w:val="none" w:sz="0" w:space="0" w:color="auto"/>
              </w:divBdr>
            </w:div>
          </w:divsChild>
        </w:div>
        <w:div w:id="1711345021">
          <w:marLeft w:val="-60"/>
          <w:marRight w:val="-60"/>
          <w:marTop w:val="360"/>
          <w:marBottom w:val="0"/>
          <w:divBdr>
            <w:top w:val="none" w:sz="0" w:space="0" w:color="auto"/>
            <w:left w:val="none" w:sz="0" w:space="0" w:color="auto"/>
            <w:bottom w:val="none" w:sz="0" w:space="0" w:color="auto"/>
            <w:right w:val="none" w:sz="0" w:space="0" w:color="auto"/>
          </w:divBdr>
        </w:div>
      </w:divsChild>
    </w:div>
    <w:div w:id="222955916">
      <w:bodyDiv w:val="1"/>
      <w:marLeft w:val="0"/>
      <w:marRight w:val="0"/>
      <w:marTop w:val="0"/>
      <w:marBottom w:val="0"/>
      <w:divBdr>
        <w:top w:val="none" w:sz="0" w:space="0" w:color="auto"/>
        <w:left w:val="none" w:sz="0" w:space="0" w:color="auto"/>
        <w:bottom w:val="none" w:sz="0" w:space="0" w:color="auto"/>
        <w:right w:val="none" w:sz="0" w:space="0" w:color="auto"/>
      </w:divBdr>
      <w:divsChild>
        <w:div w:id="474642127">
          <w:marLeft w:val="0"/>
          <w:marRight w:val="0"/>
          <w:marTop w:val="0"/>
          <w:marBottom w:val="225"/>
          <w:divBdr>
            <w:top w:val="none" w:sz="0" w:space="0" w:color="auto"/>
            <w:left w:val="none" w:sz="0" w:space="0" w:color="auto"/>
            <w:bottom w:val="none" w:sz="0" w:space="0" w:color="auto"/>
            <w:right w:val="none" w:sz="0" w:space="0" w:color="auto"/>
          </w:divBdr>
        </w:div>
      </w:divsChild>
    </w:div>
    <w:div w:id="230123319">
      <w:bodyDiv w:val="1"/>
      <w:marLeft w:val="0"/>
      <w:marRight w:val="0"/>
      <w:marTop w:val="0"/>
      <w:marBottom w:val="0"/>
      <w:divBdr>
        <w:top w:val="none" w:sz="0" w:space="0" w:color="auto"/>
        <w:left w:val="none" w:sz="0" w:space="0" w:color="auto"/>
        <w:bottom w:val="none" w:sz="0" w:space="0" w:color="auto"/>
        <w:right w:val="none" w:sz="0" w:space="0" w:color="auto"/>
      </w:divBdr>
    </w:div>
    <w:div w:id="234436996">
      <w:bodyDiv w:val="1"/>
      <w:marLeft w:val="0"/>
      <w:marRight w:val="0"/>
      <w:marTop w:val="0"/>
      <w:marBottom w:val="0"/>
      <w:divBdr>
        <w:top w:val="none" w:sz="0" w:space="0" w:color="auto"/>
        <w:left w:val="none" w:sz="0" w:space="0" w:color="auto"/>
        <w:bottom w:val="none" w:sz="0" w:space="0" w:color="auto"/>
        <w:right w:val="none" w:sz="0" w:space="0" w:color="auto"/>
      </w:divBdr>
    </w:div>
    <w:div w:id="243103930">
      <w:bodyDiv w:val="1"/>
      <w:marLeft w:val="0"/>
      <w:marRight w:val="0"/>
      <w:marTop w:val="0"/>
      <w:marBottom w:val="0"/>
      <w:divBdr>
        <w:top w:val="none" w:sz="0" w:space="0" w:color="auto"/>
        <w:left w:val="none" w:sz="0" w:space="0" w:color="auto"/>
        <w:bottom w:val="none" w:sz="0" w:space="0" w:color="auto"/>
        <w:right w:val="none" w:sz="0" w:space="0" w:color="auto"/>
      </w:divBdr>
    </w:div>
    <w:div w:id="270600140">
      <w:bodyDiv w:val="1"/>
      <w:marLeft w:val="0"/>
      <w:marRight w:val="0"/>
      <w:marTop w:val="0"/>
      <w:marBottom w:val="0"/>
      <w:divBdr>
        <w:top w:val="none" w:sz="0" w:space="0" w:color="auto"/>
        <w:left w:val="none" w:sz="0" w:space="0" w:color="auto"/>
        <w:bottom w:val="none" w:sz="0" w:space="0" w:color="auto"/>
        <w:right w:val="none" w:sz="0" w:space="0" w:color="auto"/>
      </w:divBdr>
    </w:div>
    <w:div w:id="274823484">
      <w:bodyDiv w:val="1"/>
      <w:marLeft w:val="0"/>
      <w:marRight w:val="0"/>
      <w:marTop w:val="0"/>
      <w:marBottom w:val="0"/>
      <w:divBdr>
        <w:top w:val="none" w:sz="0" w:space="0" w:color="auto"/>
        <w:left w:val="none" w:sz="0" w:space="0" w:color="auto"/>
        <w:bottom w:val="none" w:sz="0" w:space="0" w:color="auto"/>
        <w:right w:val="none" w:sz="0" w:space="0" w:color="auto"/>
      </w:divBdr>
    </w:div>
    <w:div w:id="309407371">
      <w:bodyDiv w:val="1"/>
      <w:marLeft w:val="0"/>
      <w:marRight w:val="0"/>
      <w:marTop w:val="0"/>
      <w:marBottom w:val="0"/>
      <w:divBdr>
        <w:top w:val="none" w:sz="0" w:space="0" w:color="auto"/>
        <w:left w:val="none" w:sz="0" w:space="0" w:color="auto"/>
        <w:bottom w:val="none" w:sz="0" w:space="0" w:color="auto"/>
        <w:right w:val="none" w:sz="0" w:space="0" w:color="auto"/>
      </w:divBdr>
    </w:div>
    <w:div w:id="325478188">
      <w:bodyDiv w:val="1"/>
      <w:marLeft w:val="0"/>
      <w:marRight w:val="0"/>
      <w:marTop w:val="0"/>
      <w:marBottom w:val="0"/>
      <w:divBdr>
        <w:top w:val="none" w:sz="0" w:space="0" w:color="auto"/>
        <w:left w:val="none" w:sz="0" w:space="0" w:color="auto"/>
        <w:bottom w:val="none" w:sz="0" w:space="0" w:color="auto"/>
        <w:right w:val="none" w:sz="0" w:space="0" w:color="auto"/>
      </w:divBdr>
    </w:div>
    <w:div w:id="345982637">
      <w:bodyDiv w:val="1"/>
      <w:marLeft w:val="0"/>
      <w:marRight w:val="0"/>
      <w:marTop w:val="0"/>
      <w:marBottom w:val="0"/>
      <w:divBdr>
        <w:top w:val="none" w:sz="0" w:space="0" w:color="auto"/>
        <w:left w:val="none" w:sz="0" w:space="0" w:color="auto"/>
        <w:bottom w:val="none" w:sz="0" w:space="0" w:color="auto"/>
        <w:right w:val="none" w:sz="0" w:space="0" w:color="auto"/>
      </w:divBdr>
    </w:div>
    <w:div w:id="346177418">
      <w:bodyDiv w:val="1"/>
      <w:marLeft w:val="0"/>
      <w:marRight w:val="0"/>
      <w:marTop w:val="0"/>
      <w:marBottom w:val="0"/>
      <w:divBdr>
        <w:top w:val="none" w:sz="0" w:space="0" w:color="auto"/>
        <w:left w:val="none" w:sz="0" w:space="0" w:color="auto"/>
        <w:bottom w:val="none" w:sz="0" w:space="0" w:color="auto"/>
        <w:right w:val="none" w:sz="0" w:space="0" w:color="auto"/>
      </w:divBdr>
    </w:div>
    <w:div w:id="365108309">
      <w:bodyDiv w:val="1"/>
      <w:marLeft w:val="0"/>
      <w:marRight w:val="0"/>
      <w:marTop w:val="0"/>
      <w:marBottom w:val="0"/>
      <w:divBdr>
        <w:top w:val="none" w:sz="0" w:space="0" w:color="auto"/>
        <w:left w:val="none" w:sz="0" w:space="0" w:color="auto"/>
        <w:bottom w:val="none" w:sz="0" w:space="0" w:color="auto"/>
        <w:right w:val="none" w:sz="0" w:space="0" w:color="auto"/>
      </w:divBdr>
    </w:div>
    <w:div w:id="369570089">
      <w:bodyDiv w:val="1"/>
      <w:marLeft w:val="0"/>
      <w:marRight w:val="0"/>
      <w:marTop w:val="0"/>
      <w:marBottom w:val="0"/>
      <w:divBdr>
        <w:top w:val="none" w:sz="0" w:space="0" w:color="auto"/>
        <w:left w:val="none" w:sz="0" w:space="0" w:color="auto"/>
        <w:bottom w:val="none" w:sz="0" w:space="0" w:color="auto"/>
        <w:right w:val="none" w:sz="0" w:space="0" w:color="auto"/>
      </w:divBdr>
    </w:div>
    <w:div w:id="385841100">
      <w:bodyDiv w:val="1"/>
      <w:marLeft w:val="0"/>
      <w:marRight w:val="0"/>
      <w:marTop w:val="0"/>
      <w:marBottom w:val="0"/>
      <w:divBdr>
        <w:top w:val="none" w:sz="0" w:space="0" w:color="auto"/>
        <w:left w:val="none" w:sz="0" w:space="0" w:color="auto"/>
        <w:bottom w:val="none" w:sz="0" w:space="0" w:color="auto"/>
        <w:right w:val="none" w:sz="0" w:space="0" w:color="auto"/>
      </w:divBdr>
    </w:div>
    <w:div w:id="450781736">
      <w:bodyDiv w:val="1"/>
      <w:marLeft w:val="0"/>
      <w:marRight w:val="0"/>
      <w:marTop w:val="0"/>
      <w:marBottom w:val="0"/>
      <w:divBdr>
        <w:top w:val="none" w:sz="0" w:space="0" w:color="auto"/>
        <w:left w:val="none" w:sz="0" w:space="0" w:color="auto"/>
        <w:bottom w:val="none" w:sz="0" w:space="0" w:color="auto"/>
        <w:right w:val="none" w:sz="0" w:space="0" w:color="auto"/>
      </w:divBdr>
    </w:div>
    <w:div w:id="477500185">
      <w:bodyDiv w:val="1"/>
      <w:marLeft w:val="0"/>
      <w:marRight w:val="0"/>
      <w:marTop w:val="0"/>
      <w:marBottom w:val="0"/>
      <w:divBdr>
        <w:top w:val="none" w:sz="0" w:space="0" w:color="auto"/>
        <w:left w:val="none" w:sz="0" w:space="0" w:color="auto"/>
        <w:bottom w:val="none" w:sz="0" w:space="0" w:color="auto"/>
        <w:right w:val="none" w:sz="0" w:space="0" w:color="auto"/>
      </w:divBdr>
    </w:div>
    <w:div w:id="477696919">
      <w:bodyDiv w:val="1"/>
      <w:marLeft w:val="0"/>
      <w:marRight w:val="0"/>
      <w:marTop w:val="0"/>
      <w:marBottom w:val="0"/>
      <w:divBdr>
        <w:top w:val="none" w:sz="0" w:space="0" w:color="auto"/>
        <w:left w:val="none" w:sz="0" w:space="0" w:color="auto"/>
        <w:bottom w:val="none" w:sz="0" w:space="0" w:color="auto"/>
        <w:right w:val="none" w:sz="0" w:space="0" w:color="auto"/>
      </w:divBdr>
    </w:div>
    <w:div w:id="491877856">
      <w:bodyDiv w:val="1"/>
      <w:marLeft w:val="0"/>
      <w:marRight w:val="0"/>
      <w:marTop w:val="0"/>
      <w:marBottom w:val="0"/>
      <w:divBdr>
        <w:top w:val="none" w:sz="0" w:space="0" w:color="auto"/>
        <w:left w:val="none" w:sz="0" w:space="0" w:color="auto"/>
        <w:bottom w:val="none" w:sz="0" w:space="0" w:color="auto"/>
        <w:right w:val="none" w:sz="0" w:space="0" w:color="auto"/>
      </w:divBdr>
    </w:div>
    <w:div w:id="494105578">
      <w:bodyDiv w:val="1"/>
      <w:marLeft w:val="0"/>
      <w:marRight w:val="0"/>
      <w:marTop w:val="0"/>
      <w:marBottom w:val="0"/>
      <w:divBdr>
        <w:top w:val="none" w:sz="0" w:space="0" w:color="auto"/>
        <w:left w:val="none" w:sz="0" w:space="0" w:color="auto"/>
        <w:bottom w:val="none" w:sz="0" w:space="0" w:color="auto"/>
        <w:right w:val="none" w:sz="0" w:space="0" w:color="auto"/>
      </w:divBdr>
    </w:div>
    <w:div w:id="495195445">
      <w:bodyDiv w:val="1"/>
      <w:marLeft w:val="0"/>
      <w:marRight w:val="0"/>
      <w:marTop w:val="0"/>
      <w:marBottom w:val="0"/>
      <w:divBdr>
        <w:top w:val="none" w:sz="0" w:space="0" w:color="auto"/>
        <w:left w:val="none" w:sz="0" w:space="0" w:color="auto"/>
        <w:bottom w:val="none" w:sz="0" w:space="0" w:color="auto"/>
        <w:right w:val="none" w:sz="0" w:space="0" w:color="auto"/>
      </w:divBdr>
    </w:div>
    <w:div w:id="497310773">
      <w:bodyDiv w:val="1"/>
      <w:marLeft w:val="0"/>
      <w:marRight w:val="0"/>
      <w:marTop w:val="0"/>
      <w:marBottom w:val="0"/>
      <w:divBdr>
        <w:top w:val="none" w:sz="0" w:space="0" w:color="auto"/>
        <w:left w:val="none" w:sz="0" w:space="0" w:color="auto"/>
        <w:bottom w:val="none" w:sz="0" w:space="0" w:color="auto"/>
        <w:right w:val="none" w:sz="0" w:space="0" w:color="auto"/>
      </w:divBdr>
    </w:div>
    <w:div w:id="499853700">
      <w:bodyDiv w:val="1"/>
      <w:marLeft w:val="0"/>
      <w:marRight w:val="0"/>
      <w:marTop w:val="0"/>
      <w:marBottom w:val="0"/>
      <w:divBdr>
        <w:top w:val="none" w:sz="0" w:space="0" w:color="auto"/>
        <w:left w:val="none" w:sz="0" w:space="0" w:color="auto"/>
        <w:bottom w:val="none" w:sz="0" w:space="0" w:color="auto"/>
        <w:right w:val="none" w:sz="0" w:space="0" w:color="auto"/>
      </w:divBdr>
      <w:divsChild>
        <w:div w:id="426002187">
          <w:marLeft w:val="0"/>
          <w:marRight w:val="0"/>
          <w:marTop w:val="0"/>
          <w:marBottom w:val="120"/>
          <w:divBdr>
            <w:top w:val="single" w:sz="6" w:space="0" w:color="auto"/>
            <w:left w:val="single" w:sz="24" w:space="0" w:color="auto"/>
            <w:bottom w:val="single" w:sz="6" w:space="0" w:color="auto"/>
            <w:right w:val="single" w:sz="6" w:space="0" w:color="auto"/>
          </w:divBdr>
          <w:divsChild>
            <w:div w:id="8736170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0745244">
      <w:bodyDiv w:val="1"/>
      <w:marLeft w:val="0"/>
      <w:marRight w:val="0"/>
      <w:marTop w:val="0"/>
      <w:marBottom w:val="0"/>
      <w:divBdr>
        <w:top w:val="none" w:sz="0" w:space="0" w:color="auto"/>
        <w:left w:val="none" w:sz="0" w:space="0" w:color="auto"/>
        <w:bottom w:val="none" w:sz="0" w:space="0" w:color="auto"/>
        <w:right w:val="none" w:sz="0" w:space="0" w:color="auto"/>
      </w:divBdr>
      <w:divsChild>
        <w:div w:id="2036731607">
          <w:marLeft w:val="0"/>
          <w:marRight w:val="0"/>
          <w:marTop w:val="0"/>
          <w:marBottom w:val="120"/>
          <w:divBdr>
            <w:top w:val="single" w:sz="6" w:space="0" w:color="auto"/>
            <w:left w:val="single" w:sz="24" w:space="0" w:color="auto"/>
            <w:bottom w:val="single" w:sz="6" w:space="0" w:color="auto"/>
            <w:right w:val="single" w:sz="6" w:space="0" w:color="auto"/>
          </w:divBdr>
          <w:divsChild>
            <w:div w:id="2009476195">
              <w:marLeft w:val="0"/>
              <w:marRight w:val="0"/>
              <w:marTop w:val="120"/>
              <w:marBottom w:val="120"/>
              <w:divBdr>
                <w:top w:val="none" w:sz="0" w:space="0" w:color="auto"/>
                <w:left w:val="none" w:sz="0" w:space="0" w:color="auto"/>
                <w:bottom w:val="none" w:sz="0" w:space="0" w:color="auto"/>
                <w:right w:val="none" w:sz="0" w:space="0" w:color="auto"/>
              </w:divBdr>
            </w:div>
          </w:divsChild>
        </w:div>
        <w:div w:id="1266689698">
          <w:marLeft w:val="0"/>
          <w:marRight w:val="0"/>
          <w:marTop w:val="0"/>
          <w:marBottom w:val="120"/>
          <w:divBdr>
            <w:top w:val="single" w:sz="6" w:space="0" w:color="auto"/>
            <w:left w:val="single" w:sz="24" w:space="0" w:color="auto"/>
            <w:bottom w:val="single" w:sz="6" w:space="0" w:color="auto"/>
            <w:right w:val="single" w:sz="6" w:space="0" w:color="auto"/>
          </w:divBdr>
          <w:divsChild>
            <w:div w:id="16840142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50263215">
      <w:bodyDiv w:val="1"/>
      <w:marLeft w:val="0"/>
      <w:marRight w:val="0"/>
      <w:marTop w:val="0"/>
      <w:marBottom w:val="0"/>
      <w:divBdr>
        <w:top w:val="none" w:sz="0" w:space="0" w:color="auto"/>
        <w:left w:val="none" w:sz="0" w:space="0" w:color="auto"/>
        <w:bottom w:val="none" w:sz="0" w:space="0" w:color="auto"/>
        <w:right w:val="none" w:sz="0" w:space="0" w:color="auto"/>
      </w:divBdr>
      <w:divsChild>
        <w:div w:id="1017344422">
          <w:marLeft w:val="0"/>
          <w:marRight w:val="0"/>
          <w:marTop w:val="0"/>
          <w:marBottom w:val="120"/>
          <w:divBdr>
            <w:top w:val="single" w:sz="6" w:space="0" w:color="auto"/>
            <w:left w:val="single" w:sz="24" w:space="0" w:color="auto"/>
            <w:bottom w:val="single" w:sz="6" w:space="0" w:color="auto"/>
            <w:right w:val="single" w:sz="6" w:space="0" w:color="auto"/>
          </w:divBdr>
          <w:divsChild>
            <w:div w:id="6193835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84532918">
      <w:bodyDiv w:val="1"/>
      <w:marLeft w:val="0"/>
      <w:marRight w:val="0"/>
      <w:marTop w:val="0"/>
      <w:marBottom w:val="0"/>
      <w:divBdr>
        <w:top w:val="none" w:sz="0" w:space="0" w:color="auto"/>
        <w:left w:val="none" w:sz="0" w:space="0" w:color="auto"/>
        <w:bottom w:val="none" w:sz="0" w:space="0" w:color="auto"/>
        <w:right w:val="none" w:sz="0" w:space="0" w:color="auto"/>
      </w:divBdr>
    </w:div>
    <w:div w:id="585263624">
      <w:bodyDiv w:val="1"/>
      <w:marLeft w:val="0"/>
      <w:marRight w:val="0"/>
      <w:marTop w:val="0"/>
      <w:marBottom w:val="0"/>
      <w:divBdr>
        <w:top w:val="none" w:sz="0" w:space="0" w:color="auto"/>
        <w:left w:val="none" w:sz="0" w:space="0" w:color="auto"/>
        <w:bottom w:val="none" w:sz="0" w:space="0" w:color="auto"/>
        <w:right w:val="none" w:sz="0" w:space="0" w:color="auto"/>
      </w:divBdr>
    </w:div>
    <w:div w:id="607543447">
      <w:bodyDiv w:val="1"/>
      <w:marLeft w:val="0"/>
      <w:marRight w:val="0"/>
      <w:marTop w:val="0"/>
      <w:marBottom w:val="0"/>
      <w:divBdr>
        <w:top w:val="none" w:sz="0" w:space="0" w:color="auto"/>
        <w:left w:val="none" w:sz="0" w:space="0" w:color="auto"/>
        <w:bottom w:val="none" w:sz="0" w:space="0" w:color="auto"/>
        <w:right w:val="none" w:sz="0" w:space="0" w:color="auto"/>
      </w:divBdr>
    </w:div>
    <w:div w:id="609121156">
      <w:bodyDiv w:val="1"/>
      <w:marLeft w:val="0"/>
      <w:marRight w:val="0"/>
      <w:marTop w:val="0"/>
      <w:marBottom w:val="0"/>
      <w:divBdr>
        <w:top w:val="none" w:sz="0" w:space="0" w:color="auto"/>
        <w:left w:val="none" w:sz="0" w:space="0" w:color="auto"/>
        <w:bottom w:val="none" w:sz="0" w:space="0" w:color="auto"/>
        <w:right w:val="none" w:sz="0" w:space="0" w:color="auto"/>
      </w:divBdr>
    </w:div>
    <w:div w:id="635992520">
      <w:bodyDiv w:val="1"/>
      <w:marLeft w:val="0"/>
      <w:marRight w:val="0"/>
      <w:marTop w:val="0"/>
      <w:marBottom w:val="0"/>
      <w:divBdr>
        <w:top w:val="none" w:sz="0" w:space="0" w:color="auto"/>
        <w:left w:val="none" w:sz="0" w:space="0" w:color="auto"/>
        <w:bottom w:val="none" w:sz="0" w:space="0" w:color="auto"/>
        <w:right w:val="none" w:sz="0" w:space="0" w:color="auto"/>
      </w:divBdr>
    </w:div>
    <w:div w:id="654990503">
      <w:bodyDiv w:val="1"/>
      <w:marLeft w:val="0"/>
      <w:marRight w:val="0"/>
      <w:marTop w:val="0"/>
      <w:marBottom w:val="0"/>
      <w:divBdr>
        <w:top w:val="none" w:sz="0" w:space="0" w:color="auto"/>
        <w:left w:val="none" w:sz="0" w:space="0" w:color="auto"/>
        <w:bottom w:val="none" w:sz="0" w:space="0" w:color="auto"/>
        <w:right w:val="none" w:sz="0" w:space="0" w:color="auto"/>
      </w:divBdr>
    </w:div>
    <w:div w:id="666447730">
      <w:bodyDiv w:val="1"/>
      <w:marLeft w:val="0"/>
      <w:marRight w:val="0"/>
      <w:marTop w:val="0"/>
      <w:marBottom w:val="0"/>
      <w:divBdr>
        <w:top w:val="none" w:sz="0" w:space="0" w:color="auto"/>
        <w:left w:val="none" w:sz="0" w:space="0" w:color="auto"/>
        <w:bottom w:val="none" w:sz="0" w:space="0" w:color="auto"/>
        <w:right w:val="none" w:sz="0" w:space="0" w:color="auto"/>
      </w:divBdr>
    </w:div>
    <w:div w:id="691536800">
      <w:bodyDiv w:val="1"/>
      <w:marLeft w:val="0"/>
      <w:marRight w:val="0"/>
      <w:marTop w:val="0"/>
      <w:marBottom w:val="0"/>
      <w:divBdr>
        <w:top w:val="none" w:sz="0" w:space="0" w:color="auto"/>
        <w:left w:val="none" w:sz="0" w:space="0" w:color="auto"/>
        <w:bottom w:val="none" w:sz="0" w:space="0" w:color="auto"/>
        <w:right w:val="none" w:sz="0" w:space="0" w:color="auto"/>
      </w:divBdr>
    </w:div>
    <w:div w:id="733283116">
      <w:bodyDiv w:val="1"/>
      <w:marLeft w:val="0"/>
      <w:marRight w:val="0"/>
      <w:marTop w:val="0"/>
      <w:marBottom w:val="0"/>
      <w:divBdr>
        <w:top w:val="none" w:sz="0" w:space="0" w:color="auto"/>
        <w:left w:val="none" w:sz="0" w:space="0" w:color="auto"/>
        <w:bottom w:val="none" w:sz="0" w:space="0" w:color="auto"/>
        <w:right w:val="none" w:sz="0" w:space="0" w:color="auto"/>
      </w:divBdr>
    </w:div>
    <w:div w:id="734858538">
      <w:bodyDiv w:val="1"/>
      <w:marLeft w:val="0"/>
      <w:marRight w:val="0"/>
      <w:marTop w:val="0"/>
      <w:marBottom w:val="0"/>
      <w:divBdr>
        <w:top w:val="none" w:sz="0" w:space="0" w:color="auto"/>
        <w:left w:val="none" w:sz="0" w:space="0" w:color="auto"/>
        <w:bottom w:val="none" w:sz="0" w:space="0" w:color="auto"/>
        <w:right w:val="none" w:sz="0" w:space="0" w:color="auto"/>
      </w:divBdr>
    </w:div>
    <w:div w:id="737826830">
      <w:bodyDiv w:val="1"/>
      <w:marLeft w:val="0"/>
      <w:marRight w:val="0"/>
      <w:marTop w:val="0"/>
      <w:marBottom w:val="0"/>
      <w:divBdr>
        <w:top w:val="none" w:sz="0" w:space="0" w:color="auto"/>
        <w:left w:val="none" w:sz="0" w:space="0" w:color="auto"/>
        <w:bottom w:val="none" w:sz="0" w:space="0" w:color="auto"/>
        <w:right w:val="none" w:sz="0" w:space="0" w:color="auto"/>
      </w:divBdr>
      <w:divsChild>
        <w:div w:id="2003003744">
          <w:marLeft w:val="0"/>
          <w:marRight w:val="0"/>
          <w:marTop w:val="0"/>
          <w:marBottom w:val="120"/>
          <w:divBdr>
            <w:top w:val="single" w:sz="6" w:space="0" w:color="auto"/>
            <w:left w:val="single" w:sz="24" w:space="0" w:color="auto"/>
            <w:bottom w:val="single" w:sz="6" w:space="0" w:color="auto"/>
            <w:right w:val="single" w:sz="6" w:space="0" w:color="auto"/>
          </w:divBdr>
          <w:divsChild>
            <w:div w:id="15709230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70971192">
      <w:bodyDiv w:val="1"/>
      <w:marLeft w:val="0"/>
      <w:marRight w:val="0"/>
      <w:marTop w:val="0"/>
      <w:marBottom w:val="0"/>
      <w:divBdr>
        <w:top w:val="none" w:sz="0" w:space="0" w:color="auto"/>
        <w:left w:val="none" w:sz="0" w:space="0" w:color="auto"/>
        <w:bottom w:val="none" w:sz="0" w:space="0" w:color="auto"/>
        <w:right w:val="none" w:sz="0" w:space="0" w:color="auto"/>
      </w:divBdr>
      <w:divsChild>
        <w:div w:id="162207124">
          <w:marLeft w:val="0"/>
          <w:marRight w:val="0"/>
          <w:marTop w:val="0"/>
          <w:marBottom w:val="120"/>
          <w:divBdr>
            <w:top w:val="single" w:sz="6" w:space="0" w:color="auto"/>
            <w:left w:val="single" w:sz="24" w:space="0" w:color="auto"/>
            <w:bottom w:val="single" w:sz="6" w:space="0" w:color="auto"/>
            <w:right w:val="single" w:sz="6" w:space="0" w:color="auto"/>
          </w:divBdr>
          <w:divsChild>
            <w:div w:id="867110169">
              <w:marLeft w:val="0"/>
              <w:marRight w:val="0"/>
              <w:marTop w:val="120"/>
              <w:marBottom w:val="120"/>
              <w:divBdr>
                <w:top w:val="none" w:sz="0" w:space="0" w:color="auto"/>
                <w:left w:val="none" w:sz="0" w:space="0" w:color="auto"/>
                <w:bottom w:val="none" w:sz="0" w:space="0" w:color="auto"/>
                <w:right w:val="none" w:sz="0" w:space="0" w:color="auto"/>
              </w:divBdr>
            </w:div>
          </w:divsChild>
        </w:div>
        <w:div w:id="1205293793">
          <w:marLeft w:val="0"/>
          <w:marRight w:val="0"/>
          <w:marTop w:val="0"/>
          <w:marBottom w:val="120"/>
          <w:divBdr>
            <w:top w:val="single" w:sz="6" w:space="0" w:color="auto"/>
            <w:left w:val="single" w:sz="24" w:space="0" w:color="auto"/>
            <w:bottom w:val="single" w:sz="6" w:space="0" w:color="auto"/>
            <w:right w:val="single" w:sz="6" w:space="0" w:color="auto"/>
          </w:divBdr>
          <w:divsChild>
            <w:div w:id="16467405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7159406">
      <w:bodyDiv w:val="1"/>
      <w:marLeft w:val="0"/>
      <w:marRight w:val="0"/>
      <w:marTop w:val="0"/>
      <w:marBottom w:val="0"/>
      <w:divBdr>
        <w:top w:val="none" w:sz="0" w:space="0" w:color="auto"/>
        <w:left w:val="none" w:sz="0" w:space="0" w:color="auto"/>
        <w:bottom w:val="none" w:sz="0" w:space="0" w:color="auto"/>
        <w:right w:val="none" w:sz="0" w:space="0" w:color="auto"/>
      </w:divBdr>
    </w:div>
    <w:div w:id="867914118">
      <w:bodyDiv w:val="1"/>
      <w:marLeft w:val="0"/>
      <w:marRight w:val="0"/>
      <w:marTop w:val="0"/>
      <w:marBottom w:val="0"/>
      <w:divBdr>
        <w:top w:val="none" w:sz="0" w:space="0" w:color="auto"/>
        <w:left w:val="none" w:sz="0" w:space="0" w:color="auto"/>
        <w:bottom w:val="none" w:sz="0" w:space="0" w:color="auto"/>
        <w:right w:val="none" w:sz="0" w:space="0" w:color="auto"/>
      </w:divBdr>
    </w:div>
    <w:div w:id="883059430">
      <w:bodyDiv w:val="1"/>
      <w:marLeft w:val="0"/>
      <w:marRight w:val="0"/>
      <w:marTop w:val="0"/>
      <w:marBottom w:val="0"/>
      <w:divBdr>
        <w:top w:val="none" w:sz="0" w:space="0" w:color="auto"/>
        <w:left w:val="none" w:sz="0" w:space="0" w:color="auto"/>
        <w:bottom w:val="none" w:sz="0" w:space="0" w:color="auto"/>
        <w:right w:val="none" w:sz="0" w:space="0" w:color="auto"/>
      </w:divBdr>
    </w:div>
    <w:div w:id="898980387">
      <w:bodyDiv w:val="1"/>
      <w:marLeft w:val="0"/>
      <w:marRight w:val="0"/>
      <w:marTop w:val="0"/>
      <w:marBottom w:val="0"/>
      <w:divBdr>
        <w:top w:val="none" w:sz="0" w:space="0" w:color="auto"/>
        <w:left w:val="none" w:sz="0" w:space="0" w:color="auto"/>
        <w:bottom w:val="none" w:sz="0" w:space="0" w:color="auto"/>
        <w:right w:val="none" w:sz="0" w:space="0" w:color="auto"/>
      </w:divBdr>
    </w:div>
    <w:div w:id="996151792">
      <w:bodyDiv w:val="1"/>
      <w:marLeft w:val="0"/>
      <w:marRight w:val="0"/>
      <w:marTop w:val="0"/>
      <w:marBottom w:val="0"/>
      <w:divBdr>
        <w:top w:val="none" w:sz="0" w:space="0" w:color="auto"/>
        <w:left w:val="none" w:sz="0" w:space="0" w:color="auto"/>
        <w:bottom w:val="none" w:sz="0" w:space="0" w:color="auto"/>
        <w:right w:val="none" w:sz="0" w:space="0" w:color="auto"/>
      </w:divBdr>
    </w:div>
    <w:div w:id="1088038734">
      <w:bodyDiv w:val="1"/>
      <w:marLeft w:val="0"/>
      <w:marRight w:val="0"/>
      <w:marTop w:val="0"/>
      <w:marBottom w:val="0"/>
      <w:divBdr>
        <w:top w:val="none" w:sz="0" w:space="0" w:color="auto"/>
        <w:left w:val="none" w:sz="0" w:space="0" w:color="auto"/>
        <w:bottom w:val="none" w:sz="0" w:space="0" w:color="auto"/>
        <w:right w:val="none" w:sz="0" w:space="0" w:color="auto"/>
      </w:divBdr>
    </w:div>
    <w:div w:id="1099177881">
      <w:bodyDiv w:val="1"/>
      <w:marLeft w:val="0"/>
      <w:marRight w:val="0"/>
      <w:marTop w:val="0"/>
      <w:marBottom w:val="0"/>
      <w:divBdr>
        <w:top w:val="none" w:sz="0" w:space="0" w:color="auto"/>
        <w:left w:val="none" w:sz="0" w:space="0" w:color="auto"/>
        <w:bottom w:val="none" w:sz="0" w:space="0" w:color="auto"/>
        <w:right w:val="none" w:sz="0" w:space="0" w:color="auto"/>
      </w:divBdr>
    </w:div>
    <w:div w:id="1108083137">
      <w:bodyDiv w:val="1"/>
      <w:marLeft w:val="0"/>
      <w:marRight w:val="0"/>
      <w:marTop w:val="0"/>
      <w:marBottom w:val="0"/>
      <w:divBdr>
        <w:top w:val="none" w:sz="0" w:space="0" w:color="auto"/>
        <w:left w:val="none" w:sz="0" w:space="0" w:color="auto"/>
        <w:bottom w:val="none" w:sz="0" w:space="0" w:color="auto"/>
        <w:right w:val="none" w:sz="0" w:space="0" w:color="auto"/>
      </w:divBdr>
    </w:div>
    <w:div w:id="1118641987">
      <w:bodyDiv w:val="1"/>
      <w:marLeft w:val="0"/>
      <w:marRight w:val="0"/>
      <w:marTop w:val="0"/>
      <w:marBottom w:val="0"/>
      <w:divBdr>
        <w:top w:val="none" w:sz="0" w:space="0" w:color="auto"/>
        <w:left w:val="none" w:sz="0" w:space="0" w:color="auto"/>
        <w:bottom w:val="none" w:sz="0" w:space="0" w:color="auto"/>
        <w:right w:val="none" w:sz="0" w:space="0" w:color="auto"/>
      </w:divBdr>
    </w:div>
    <w:div w:id="1129278690">
      <w:bodyDiv w:val="1"/>
      <w:marLeft w:val="0"/>
      <w:marRight w:val="0"/>
      <w:marTop w:val="0"/>
      <w:marBottom w:val="0"/>
      <w:divBdr>
        <w:top w:val="none" w:sz="0" w:space="0" w:color="auto"/>
        <w:left w:val="none" w:sz="0" w:space="0" w:color="auto"/>
        <w:bottom w:val="none" w:sz="0" w:space="0" w:color="auto"/>
        <w:right w:val="none" w:sz="0" w:space="0" w:color="auto"/>
      </w:divBdr>
      <w:divsChild>
        <w:div w:id="997462839">
          <w:marLeft w:val="0"/>
          <w:marRight w:val="0"/>
          <w:marTop w:val="0"/>
          <w:marBottom w:val="120"/>
          <w:divBdr>
            <w:top w:val="single" w:sz="6" w:space="0" w:color="auto"/>
            <w:left w:val="single" w:sz="24" w:space="0" w:color="auto"/>
            <w:bottom w:val="single" w:sz="6" w:space="0" w:color="auto"/>
            <w:right w:val="single" w:sz="6" w:space="0" w:color="auto"/>
          </w:divBdr>
          <w:divsChild>
            <w:div w:id="681576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9732683">
      <w:bodyDiv w:val="1"/>
      <w:marLeft w:val="0"/>
      <w:marRight w:val="0"/>
      <w:marTop w:val="0"/>
      <w:marBottom w:val="0"/>
      <w:divBdr>
        <w:top w:val="none" w:sz="0" w:space="0" w:color="auto"/>
        <w:left w:val="none" w:sz="0" w:space="0" w:color="auto"/>
        <w:bottom w:val="none" w:sz="0" w:space="0" w:color="auto"/>
        <w:right w:val="none" w:sz="0" w:space="0" w:color="auto"/>
      </w:divBdr>
    </w:div>
    <w:div w:id="1262490952">
      <w:bodyDiv w:val="1"/>
      <w:marLeft w:val="0"/>
      <w:marRight w:val="0"/>
      <w:marTop w:val="0"/>
      <w:marBottom w:val="0"/>
      <w:divBdr>
        <w:top w:val="none" w:sz="0" w:space="0" w:color="auto"/>
        <w:left w:val="none" w:sz="0" w:space="0" w:color="auto"/>
        <w:bottom w:val="none" w:sz="0" w:space="0" w:color="auto"/>
        <w:right w:val="none" w:sz="0" w:space="0" w:color="auto"/>
      </w:divBdr>
    </w:div>
    <w:div w:id="1281647895">
      <w:bodyDiv w:val="1"/>
      <w:marLeft w:val="0"/>
      <w:marRight w:val="0"/>
      <w:marTop w:val="0"/>
      <w:marBottom w:val="0"/>
      <w:divBdr>
        <w:top w:val="none" w:sz="0" w:space="0" w:color="auto"/>
        <w:left w:val="none" w:sz="0" w:space="0" w:color="auto"/>
        <w:bottom w:val="none" w:sz="0" w:space="0" w:color="auto"/>
        <w:right w:val="none" w:sz="0" w:space="0" w:color="auto"/>
      </w:divBdr>
    </w:div>
    <w:div w:id="1291861128">
      <w:bodyDiv w:val="1"/>
      <w:marLeft w:val="0"/>
      <w:marRight w:val="0"/>
      <w:marTop w:val="0"/>
      <w:marBottom w:val="0"/>
      <w:divBdr>
        <w:top w:val="none" w:sz="0" w:space="0" w:color="auto"/>
        <w:left w:val="none" w:sz="0" w:space="0" w:color="auto"/>
        <w:bottom w:val="none" w:sz="0" w:space="0" w:color="auto"/>
        <w:right w:val="none" w:sz="0" w:space="0" w:color="auto"/>
      </w:divBdr>
      <w:divsChild>
        <w:div w:id="401222664">
          <w:marLeft w:val="0"/>
          <w:marRight w:val="0"/>
          <w:marTop w:val="0"/>
          <w:marBottom w:val="300"/>
          <w:divBdr>
            <w:top w:val="none" w:sz="0" w:space="0" w:color="auto"/>
            <w:left w:val="none" w:sz="0" w:space="0" w:color="auto"/>
            <w:bottom w:val="none" w:sz="0" w:space="0" w:color="auto"/>
            <w:right w:val="none" w:sz="0" w:space="0" w:color="auto"/>
          </w:divBdr>
          <w:divsChild>
            <w:div w:id="2024084265">
              <w:marLeft w:val="0"/>
              <w:marRight w:val="0"/>
              <w:marTop w:val="0"/>
              <w:marBottom w:val="0"/>
              <w:divBdr>
                <w:top w:val="none" w:sz="0" w:space="0" w:color="auto"/>
                <w:left w:val="none" w:sz="0" w:space="0" w:color="auto"/>
                <w:bottom w:val="none" w:sz="0" w:space="0" w:color="auto"/>
                <w:right w:val="none" w:sz="0" w:space="0" w:color="auto"/>
              </w:divBdr>
              <w:divsChild>
                <w:div w:id="1932737296">
                  <w:marLeft w:val="0"/>
                  <w:marRight w:val="0"/>
                  <w:marTop w:val="0"/>
                  <w:marBottom w:val="0"/>
                  <w:divBdr>
                    <w:top w:val="single" w:sz="6" w:space="0" w:color="DDDDDD"/>
                    <w:left w:val="single" w:sz="6" w:space="4" w:color="DDDDDD"/>
                    <w:bottom w:val="single" w:sz="6" w:space="0" w:color="DDDDDD"/>
                    <w:right w:val="single" w:sz="6" w:space="4" w:color="DDDDDD"/>
                  </w:divBdr>
                  <w:divsChild>
                    <w:div w:id="1333026585">
                      <w:marLeft w:val="0"/>
                      <w:marRight w:val="0"/>
                      <w:marTop w:val="0"/>
                      <w:marBottom w:val="150"/>
                      <w:divBdr>
                        <w:top w:val="none" w:sz="0" w:space="0" w:color="auto"/>
                        <w:left w:val="none" w:sz="0" w:space="0" w:color="auto"/>
                        <w:bottom w:val="none" w:sz="0" w:space="0" w:color="auto"/>
                        <w:right w:val="none" w:sz="0" w:space="0" w:color="auto"/>
                      </w:divBdr>
                      <w:divsChild>
                        <w:div w:id="1658920554">
                          <w:marLeft w:val="0"/>
                          <w:marRight w:val="0"/>
                          <w:marTop w:val="0"/>
                          <w:marBottom w:val="0"/>
                          <w:divBdr>
                            <w:top w:val="none" w:sz="0" w:space="0" w:color="auto"/>
                            <w:left w:val="none" w:sz="0" w:space="0" w:color="auto"/>
                            <w:bottom w:val="none" w:sz="0" w:space="0" w:color="auto"/>
                            <w:right w:val="none" w:sz="0" w:space="0" w:color="auto"/>
                          </w:divBdr>
                          <w:divsChild>
                            <w:div w:id="622074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057556">
      <w:bodyDiv w:val="1"/>
      <w:marLeft w:val="0"/>
      <w:marRight w:val="0"/>
      <w:marTop w:val="0"/>
      <w:marBottom w:val="0"/>
      <w:divBdr>
        <w:top w:val="none" w:sz="0" w:space="0" w:color="auto"/>
        <w:left w:val="none" w:sz="0" w:space="0" w:color="auto"/>
        <w:bottom w:val="none" w:sz="0" w:space="0" w:color="auto"/>
        <w:right w:val="none" w:sz="0" w:space="0" w:color="auto"/>
      </w:divBdr>
    </w:div>
    <w:div w:id="1294293793">
      <w:bodyDiv w:val="1"/>
      <w:marLeft w:val="0"/>
      <w:marRight w:val="0"/>
      <w:marTop w:val="0"/>
      <w:marBottom w:val="0"/>
      <w:divBdr>
        <w:top w:val="none" w:sz="0" w:space="0" w:color="auto"/>
        <w:left w:val="none" w:sz="0" w:space="0" w:color="auto"/>
        <w:bottom w:val="none" w:sz="0" w:space="0" w:color="auto"/>
        <w:right w:val="none" w:sz="0" w:space="0" w:color="auto"/>
      </w:divBdr>
    </w:div>
    <w:div w:id="1364555147">
      <w:bodyDiv w:val="1"/>
      <w:marLeft w:val="0"/>
      <w:marRight w:val="0"/>
      <w:marTop w:val="0"/>
      <w:marBottom w:val="0"/>
      <w:divBdr>
        <w:top w:val="none" w:sz="0" w:space="0" w:color="auto"/>
        <w:left w:val="none" w:sz="0" w:space="0" w:color="auto"/>
        <w:bottom w:val="none" w:sz="0" w:space="0" w:color="auto"/>
        <w:right w:val="none" w:sz="0" w:space="0" w:color="auto"/>
      </w:divBdr>
    </w:div>
    <w:div w:id="1367487333">
      <w:bodyDiv w:val="1"/>
      <w:marLeft w:val="0"/>
      <w:marRight w:val="0"/>
      <w:marTop w:val="0"/>
      <w:marBottom w:val="0"/>
      <w:divBdr>
        <w:top w:val="none" w:sz="0" w:space="0" w:color="auto"/>
        <w:left w:val="none" w:sz="0" w:space="0" w:color="auto"/>
        <w:bottom w:val="none" w:sz="0" w:space="0" w:color="auto"/>
        <w:right w:val="none" w:sz="0" w:space="0" w:color="auto"/>
      </w:divBdr>
    </w:div>
    <w:div w:id="1376928849">
      <w:bodyDiv w:val="1"/>
      <w:marLeft w:val="0"/>
      <w:marRight w:val="0"/>
      <w:marTop w:val="0"/>
      <w:marBottom w:val="0"/>
      <w:divBdr>
        <w:top w:val="none" w:sz="0" w:space="0" w:color="auto"/>
        <w:left w:val="none" w:sz="0" w:space="0" w:color="auto"/>
        <w:bottom w:val="none" w:sz="0" w:space="0" w:color="auto"/>
        <w:right w:val="none" w:sz="0" w:space="0" w:color="auto"/>
      </w:divBdr>
    </w:div>
    <w:div w:id="1399937020">
      <w:bodyDiv w:val="1"/>
      <w:marLeft w:val="0"/>
      <w:marRight w:val="0"/>
      <w:marTop w:val="0"/>
      <w:marBottom w:val="0"/>
      <w:divBdr>
        <w:top w:val="none" w:sz="0" w:space="0" w:color="auto"/>
        <w:left w:val="none" w:sz="0" w:space="0" w:color="auto"/>
        <w:bottom w:val="none" w:sz="0" w:space="0" w:color="auto"/>
        <w:right w:val="none" w:sz="0" w:space="0" w:color="auto"/>
      </w:divBdr>
    </w:div>
    <w:div w:id="1414356508">
      <w:bodyDiv w:val="1"/>
      <w:marLeft w:val="0"/>
      <w:marRight w:val="0"/>
      <w:marTop w:val="0"/>
      <w:marBottom w:val="0"/>
      <w:divBdr>
        <w:top w:val="none" w:sz="0" w:space="0" w:color="auto"/>
        <w:left w:val="none" w:sz="0" w:space="0" w:color="auto"/>
        <w:bottom w:val="none" w:sz="0" w:space="0" w:color="auto"/>
        <w:right w:val="none" w:sz="0" w:space="0" w:color="auto"/>
      </w:divBdr>
    </w:div>
    <w:div w:id="1432968987">
      <w:bodyDiv w:val="1"/>
      <w:marLeft w:val="0"/>
      <w:marRight w:val="0"/>
      <w:marTop w:val="0"/>
      <w:marBottom w:val="0"/>
      <w:divBdr>
        <w:top w:val="none" w:sz="0" w:space="0" w:color="auto"/>
        <w:left w:val="none" w:sz="0" w:space="0" w:color="auto"/>
        <w:bottom w:val="none" w:sz="0" w:space="0" w:color="auto"/>
        <w:right w:val="none" w:sz="0" w:space="0" w:color="auto"/>
      </w:divBdr>
      <w:divsChild>
        <w:div w:id="1562523769">
          <w:marLeft w:val="0"/>
          <w:marRight w:val="0"/>
          <w:marTop w:val="0"/>
          <w:marBottom w:val="0"/>
          <w:divBdr>
            <w:top w:val="none" w:sz="0" w:space="0" w:color="auto"/>
            <w:left w:val="none" w:sz="0" w:space="0" w:color="auto"/>
            <w:bottom w:val="none" w:sz="0" w:space="0" w:color="auto"/>
            <w:right w:val="none" w:sz="0" w:space="0" w:color="auto"/>
          </w:divBdr>
          <w:divsChild>
            <w:div w:id="1873761829">
              <w:marLeft w:val="0"/>
              <w:marRight w:val="0"/>
              <w:marTop w:val="0"/>
              <w:marBottom w:val="0"/>
              <w:divBdr>
                <w:top w:val="none" w:sz="0" w:space="0" w:color="auto"/>
                <w:left w:val="none" w:sz="0" w:space="0" w:color="auto"/>
                <w:bottom w:val="none" w:sz="0" w:space="0" w:color="auto"/>
                <w:right w:val="none" w:sz="0" w:space="0" w:color="auto"/>
              </w:divBdr>
              <w:divsChild>
                <w:div w:id="947929405">
                  <w:marLeft w:val="0"/>
                  <w:marRight w:val="0"/>
                  <w:marTop w:val="0"/>
                  <w:marBottom w:val="0"/>
                  <w:divBdr>
                    <w:top w:val="none" w:sz="0" w:space="0" w:color="auto"/>
                    <w:left w:val="none" w:sz="0" w:space="0" w:color="auto"/>
                    <w:bottom w:val="none" w:sz="0" w:space="0" w:color="auto"/>
                    <w:right w:val="none" w:sz="0" w:space="0" w:color="auto"/>
                  </w:divBdr>
                  <w:divsChild>
                    <w:div w:id="4193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2587">
          <w:marLeft w:val="0"/>
          <w:marRight w:val="0"/>
          <w:marTop w:val="0"/>
          <w:marBottom w:val="0"/>
          <w:divBdr>
            <w:top w:val="none" w:sz="0" w:space="0" w:color="auto"/>
            <w:left w:val="none" w:sz="0" w:space="0" w:color="auto"/>
            <w:bottom w:val="none" w:sz="0" w:space="0" w:color="auto"/>
            <w:right w:val="none" w:sz="0" w:space="0" w:color="auto"/>
          </w:divBdr>
          <w:divsChild>
            <w:div w:id="150024421">
              <w:marLeft w:val="0"/>
              <w:marRight w:val="0"/>
              <w:marTop w:val="0"/>
              <w:marBottom w:val="0"/>
              <w:divBdr>
                <w:top w:val="none" w:sz="0" w:space="0" w:color="auto"/>
                <w:left w:val="none" w:sz="0" w:space="0" w:color="auto"/>
                <w:bottom w:val="none" w:sz="0" w:space="0" w:color="auto"/>
                <w:right w:val="none" w:sz="0" w:space="0" w:color="auto"/>
              </w:divBdr>
            </w:div>
          </w:divsChild>
        </w:div>
        <w:div w:id="1185437384">
          <w:marLeft w:val="-60"/>
          <w:marRight w:val="-60"/>
          <w:marTop w:val="360"/>
          <w:marBottom w:val="0"/>
          <w:divBdr>
            <w:top w:val="none" w:sz="0" w:space="0" w:color="auto"/>
            <w:left w:val="none" w:sz="0" w:space="0" w:color="auto"/>
            <w:bottom w:val="none" w:sz="0" w:space="0" w:color="auto"/>
            <w:right w:val="none" w:sz="0" w:space="0" w:color="auto"/>
          </w:divBdr>
        </w:div>
      </w:divsChild>
    </w:div>
    <w:div w:id="1445463023">
      <w:bodyDiv w:val="1"/>
      <w:marLeft w:val="0"/>
      <w:marRight w:val="0"/>
      <w:marTop w:val="0"/>
      <w:marBottom w:val="0"/>
      <w:divBdr>
        <w:top w:val="none" w:sz="0" w:space="0" w:color="auto"/>
        <w:left w:val="none" w:sz="0" w:space="0" w:color="auto"/>
        <w:bottom w:val="none" w:sz="0" w:space="0" w:color="auto"/>
        <w:right w:val="none" w:sz="0" w:space="0" w:color="auto"/>
      </w:divBdr>
    </w:div>
    <w:div w:id="1510832186">
      <w:bodyDiv w:val="1"/>
      <w:marLeft w:val="0"/>
      <w:marRight w:val="0"/>
      <w:marTop w:val="0"/>
      <w:marBottom w:val="0"/>
      <w:divBdr>
        <w:top w:val="none" w:sz="0" w:space="0" w:color="auto"/>
        <w:left w:val="none" w:sz="0" w:space="0" w:color="auto"/>
        <w:bottom w:val="none" w:sz="0" w:space="0" w:color="auto"/>
        <w:right w:val="none" w:sz="0" w:space="0" w:color="auto"/>
      </w:divBdr>
    </w:div>
    <w:div w:id="1515798925">
      <w:bodyDiv w:val="1"/>
      <w:marLeft w:val="0"/>
      <w:marRight w:val="0"/>
      <w:marTop w:val="0"/>
      <w:marBottom w:val="0"/>
      <w:divBdr>
        <w:top w:val="none" w:sz="0" w:space="0" w:color="auto"/>
        <w:left w:val="none" w:sz="0" w:space="0" w:color="auto"/>
        <w:bottom w:val="none" w:sz="0" w:space="0" w:color="auto"/>
        <w:right w:val="none" w:sz="0" w:space="0" w:color="auto"/>
      </w:divBdr>
    </w:div>
    <w:div w:id="1531065806">
      <w:bodyDiv w:val="1"/>
      <w:marLeft w:val="0"/>
      <w:marRight w:val="0"/>
      <w:marTop w:val="0"/>
      <w:marBottom w:val="0"/>
      <w:divBdr>
        <w:top w:val="none" w:sz="0" w:space="0" w:color="auto"/>
        <w:left w:val="none" w:sz="0" w:space="0" w:color="auto"/>
        <w:bottom w:val="none" w:sz="0" w:space="0" w:color="auto"/>
        <w:right w:val="none" w:sz="0" w:space="0" w:color="auto"/>
      </w:divBdr>
    </w:div>
    <w:div w:id="1540044233">
      <w:bodyDiv w:val="1"/>
      <w:marLeft w:val="0"/>
      <w:marRight w:val="0"/>
      <w:marTop w:val="0"/>
      <w:marBottom w:val="0"/>
      <w:divBdr>
        <w:top w:val="none" w:sz="0" w:space="0" w:color="auto"/>
        <w:left w:val="none" w:sz="0" w:space="0" w:color="auto"/>
        <w:bottom w:val="none" w:sz="0" w:space="0" w:color="auto"/>
        <w:right w:val="none" w:sz="0" w:space="0" w:color="auto"/>
      </w:divBdr>
    </w:div>
    <w:div w:id="1583678005">
      <w:bodyDiv w:val="1"/>
      <w:marLeft w:val="0"/>
      <w:marRight w:val="0"/>
      <w:marTop w:val="0"/>
      <w:marBottom w:val="0"/>
      <w:divBdr>
        <w:top w:val="none" w:sz="0" w:space="0" w:color="auto"/>
        <w:left w:val="none" w:sz="0" w:space="0" w:color="auto"/>
        <w:bottom w:val="none" w:sz="0" w:space="0" w:color="auto"/>
        <w:right w:val="none" w:sz="0" w:space="0" w:color="auto"/>
      </w:divBdr>
    </w:div>
    <w:div w:id="1602491859">
      <w:bodyDiv w:val="1"/>
      <w:marLeft w:val="0"/>
      <w:marRight w:val="0"/>
      <w:marTop w:val="0"/>
      <w:marBottom w:val="0"/>
      <w:divBdr>
        <w:top w:val="none" w:sz="0" w:space="0" w:color="auto"/>
        <w:left w:val="none" w:sz="0" w:space="0" w:color="auto"/>
        <w:bottom w:val="none" w:sz="0" w:space="0" w:color="auto"/>
        <w:right w:val="none" w:sz="0" w:space="0" w:color="auto"/>
      </w:divBdr>
    </w:div>
    <w:div w:id="1604457412">
      <w:bodyDiv w:val="1"/>
      <w:marLeft w:val="0"/>
      <w:marRight w:val="0"/>
      <w:marTop w:val="0"/>
      <w:marBottom w:val="0"/>
      <w:divBdr>
        <w:top w:val="none" w:sz="0" w:space="0" w:color="auto"/>
        <w:left w:val="none" w:sz="0" w:space="0" w:color="auto"/>
        <w:bottom w:val="none" w:sz="0" w:space="0" w:color="auto"/>
        <w:right w:val="none" w:sz="0" w:space="0" w:color="auto"/>
      </w:divBdr>
    </w:div>
    <w:div w:id="1618952816">
      <w:bodyDiv w:val="1"/>
      <w:marLeft w:val="0"/>
      <w:marRight w:val="0"/>
      <w:marTop w:val="0"/>
      <w:marBottom w:val="0"/>
      <w:divBdr>
        <w:top w:val="none" w:sz="0" w:space="0" w:color="auto"/>
        <w:left w:val="none" w:sz="0" w:space="0" w:color="auto"/>
        <w:bottom w:val="none" w:sz="0" w:space="0" w:color="auto"/>
        <w:right w:val="none" w:sz="0" w:space="0" w:color="auto"/>
      </w:divBdr>
    </w:div>
    <w:div w:id="1623463190">
      <w:bodyDiv w:val="1"/>
      <w:marLeft w:val="0"/>
      <w:marRight w:val="0"/>
      <w:marTop w:val="0"/>
      <w:marBottom w:val="0"/>
      <w:divBdr>
        <w:top w:val="none" w:sz="0" w:space="0" w:color="auto"/>
        <w:left w:val="none" w:sz="0" w:space="0" w:color="auto"/>
        <w:bottom w:val="none" w:sz="0" w:space="0" w:color="auto"/>
        <w:right w:val="none" w:sz="0" w:space="0" w:color="auto"/>
      </w:divBdr>
    </w:div>
    <w:div w:id="1673331863">
      <w:bodyDiv w:val="1"/>
      <w:marLeft w:val="0"/>
      <w:marRight w:val="0"/>
      <w:marTop w:val="0"/>
      <w:marBottom w:val="0"/>
      <w:divBdr>
        <w:top w:val="none" w:sz="0" w:space="0" w:color="auto"/>
        <w:left w:val="none" w:sz="0" w:space="0" w:color="auto"/>
        <w:bottom w:val="none" w:sz="0" w:space="0" w:color="auto"/>
        <w:right w:val="none" w:sz="0" w:space="0" w:color="auto"/>
      </w:divBdr>
    </w:div>
    <w:div w:id="1681539174">
      <w:bodyDiv w:val="1"/>
      <w:marLeft w:val="0"/>
      <w:marRight w:val="0"/>
      <w:marTop w:val="0"/>
      <w:marBottom w:val="0"/>
      <w:divBdr>
        <w:top w:val="none" w:sz="0" w:space="0" w:color="auto"/>
        <w:left w:val="none" w:sz="0" w:space="0" w:color="auto"/>
        <w:bottom w:val="none" w:sz="0" w:space="0" w:color="auto"/>
        <w:right w:val="none" w:sz="0" w:space="0" w:color="auto"/>
      </w:divBdr>
    </w:div>
    <w:div w:id="1705248586">
      <w:bodyDiv w:val="1"/>
      <w:marLeft w:val="0"/>
      <w:marRight w:val="0"/>
      <w:marTop w:val="0"/>
      <w:marBottom w:val="0"/>
      <w:divBdr>
        <w:top w:val="none" w:sz="0" w:space="0" w:color="auto"/>
        <w:left w:val="none" w:sz="0" w:space="0" w:color="auto"/>
        <w:bottom w:val="none" w:sz="0" w:space="0" w:color="auto"/>
        <w:right w:val="none" w:sz="0" w:space="0" w:color="auto"/>
      </w:divBdr>
    </w:div>
    <w:div w:id="1749378074">
      <w:bodyDiv w:val="1"/>
      <w:marLeft w:val="0"/>
      <w:marRight w:val="0"/>
      <w:marTop w:val="0"/>
      <w:marBottom w:val="0"/>
      <w:divBdr>
        <w:top w:val="none" w:sz="0" w:space="0" w:color="auto"/>
        <w:left w:val="none" w:sz="0" w:space="0" w:color="auto"/>
        <w:bottom w:val="none" w:sz="0" w:space="0" w:color="auto"/>
        <w:right w:val="none" w:sz="0" w:space="0" w:color="auto"/>
      </w:divBdr>
      <w:divsChild>
        <w:div w:id="1303850076">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1829902899">
      <w:bodyDiv w:val="1"/>
      <w:marLeft w:val="0"/>
      <w:marRight w:val="0"/>
      <w:marTop w:val="0"/>
      <w:marBottom w:val="0"/>
      <w:divBdr>
        <w:top w:val="none" w:sz="0" w:space="0" w:color="auto"/>
        <w:left w:val="none" w:sz="0" w:space="0" w:color="auto"/>
        <w:bottom w:val="none" w:sz="0" w:space="0" w:color="auto"/>
        <w:right w:val="none" w:sz="0" w:space="0" w:color="auto"/>
      </w:divBdr>
    </w:div>
    <w:div w:id="1861505733">
      <w:bodyDiv w:val="1"/>
      <w:marLeft w:val="0"/>
      <w:marRight w:val="0"/>
      <w:marTop w:val="0"/>
      <w:marBottom w:val="0"/>
      <w:divBdr>
        <w:top w:val="none" w:sz="0" w:space="0" w:color="auto"/>
        <w:left w:val="none" w:sz="0" w:space="0" w:color="auto"/>
        <w:bottom w:val="none" w:sz="0" w:space="0" w:color="auto"/>
        <w:right w:val="none" w:sz="0" w:space="0" w:color="auto"/>
      </w:divBdr>
    </w:div>
    <w:div w:id="1889874645">
      <w:bodyDiv w:val="1"/>
      <w:marLeft w:val="0"/>
      <w:marRight w:val="0"/>
      <w:marTop w:val="0"/>
      <w:marBottom w:val="0"/>
      <w:divBdr>
        <w:top w:val="none" w:sz="0" w:space="0" w:color="auto"/>
        <w:left w:val="none" w:sz="0" w:space="0" w:color="auto"/>
        <w:bottom w:val="none" w:sz="0" w:space="0" w:color="auto"/>
        <w:right w:val="none" w:sz="0" w:space="0" w:color="auto"/>
      </w:divBdr>
    </w:div>
    <w:div w:id="1899048050">
      <w:bodyDiv w:val="1"/>
      <w:marLeft w:val="0"/>
      <w:marRight w:val="0"/>
      <w:marTop w:val="0"/>
      <w:marBottom w:val="0"/>
      <w:divBdr>
        <w:top w:val="none" w:sz="0" w:space="0" w:color="auto"/>
        <w:left w:val="none" w:sz="0" w:space="0" w:color="auto"/>
        <w:bottom w:val="none" w:sz="0" w:space="0" w:color="auto"/>
        <w:right w:val="none" w:sz="0" w:space="0" w:color="auto"/>
      </w:divBdr>
    </w:div>
    <w:div w:id="2045590691">
      <w:bodyDiv w:val="1"/>
      <w:marLeft w:val="0"/>
      <w:marRight w:val="0"/>
      <w:marTop w:val="0"/>
      <w:marBottom w:val="0"/>
      <w:divBdr>
        <w:top w:val="none" w:sz="0" w:space="0" w:color="auto"/>
        <w:left w:val="none" w:sz="0" w:space="0" w:color="auto"/>
        <w:bottom w:val="none" w:sz="0" w:space="0" w:color="auto"/>
        <w:right w:val="none" w:sz="0" w:space="0" w:color="auto"/>
      </w:divBdr>
    </w:div>
    <w:div w:id="2065981604">
      <w:bodyDiv w:val="1"/>
      <w:marLeft w:val="0"/>
      <w:marRight w:val="0"/>
      <w:marTop w:val="0"/>
      <w:marBottom w:val="0"/>
      <w:divBdr>
        <w:top w:val="none" w:sz="0" w:space="0" w:color="auto"/>
        <w:left w:val="none" w:sz="0" w:space="0" w:color="auto"/>
        <w:bottom w:val="none" w:sz="0" w:space="0" w:color="auto"/>
        <w:right w:val="none" w:sz="0" w:space="0" w:color="auto"/>
      </w:divBdr>
    </w:div>
    <w:div w:id="207277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 TargetMode="External"/><Relationship Id="rId21" Type="http://schemas.openxmlformats.org/officeDocument/2006/relationships/hyperlink" Target="https://www.geeksforgeeks.org/object-class-in-java/" TargetMode="External"/><Relationship Id="rId42" Type="http://schemas.openxmlformats.org/officeDocument/2006/relationships/image" Target="media/image11.png"/><Relationship Id="rId47" Type="http://schemas.openxmlformats.org/officeDocument/2006/relationships/hyperlink" Target="https://www.geeksforgeeks.org/generics-in-java/" TargetMode="External"/><Relationship Id="rId63" Type="http://schemas.openxmlformats.org/officeDocument/2006/relationships/hyperlink" Target="https://docs.oracle.com/javase/7/docs/api/java/util/Collection.html" TargetMode="External"/><Relationship Id="rId68" Type="http://schemas.openxmlformats.org/officeDocument/2006/relationships/hyperlink" Target="https://www.geeksforgeeks.org/linked-list-in-java/" TargetMode="External"/><Relationship Id="rId84" Type="http://schemas.openxmlformats.org/officeDocument/2006/relationships/hyperlink" Target="http://www.java67.com/2015/01/java-8-map-function-examples.html" TargetMode="External"/><Relationship Id="rId89" Type="http://schemas.openxmlformats.org/officeDocument/2006/relationships/hyperlink" Target="https://javarevisited.blogspot.com/2020/04/top-5-courses-to-learn-java-collections-and-streams.html" TargetMode="External"/><Relationship Id="rId16" Type="http://schemas.openxmlformats.org/officeDocument/2006/relationships/hyperlink" Target="https://www.geeksforgeeks.org/java-lang-system-class-java/" TargetMode="External"/><Relationship Id="rId11" Type="http://schemas.openxmlformats.org/officeDocument/2006/relationships/hyperlink" Target="http://javarevisited.blogspot.com/2011/12/final-variable-method-class-java.html" TargetMode="External"/><Relationship Id="rId32" Type="http://schemas.openxmlformats.org/officeDocument/2006/relationships/hyperlink" Target="file:///\\W" TargetMode="External"/><Relationship Id="rId37" Type="http://schemas.openxmlformats.org/officeDocument/2006/relationships/image" Target="media/image8.png"/><Relationship Id="rId53" Type="http://schemas.openxmlformats.org/officeDocument/2006/relationships/hyperlink" Target="https://www.geeksforgeeks.org/set-hashcode-method-in-java-with-examples/" TargetMode="External"/><Relationship Id="rId58" Type="http://schemas.openxmlformats.org/officeDocument/2006/relationships/hyperlink" Target="https://www.geeksforgeeks.org/set-retainall-method-in-java-with-example/" TargetMode="External"/><Relationship Id="rId74" Type="http://schemas.openxmlformats.org/officeDocument/2006/relationships/hyperlink" Target="eclipse-javadoc:%E2%98%82=app_java_Collections/C:%5C/Program%20Files%5C/AdoptOpenJDK%5C/jdk-14.0.1.7-hotspot%5C/lib%5C/jrt-fs.jar%60java.base=/module=/true=/%3Cjava.util(TreeSet.class%E2%98%83TreeSet%E2%98%82ConcurrentModificationException" TargetMode="External"/><Relationship Id="rId79" Type="http://schemas.openxmlformats.org/officeDocument/2006/relationships/image" Target="media/image14.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s://medium.com/javarevisited/7-best-java-collections-and-stream-api-courses-for-beginners-in-2020-3ad18d52c38" TargetMode="External"/><Relationship Id="rId95" Type="http://schemas.openxmlformats.org/officeDocument/2006/relationships/hyperlink" Target="http://javarevisited.blogspot.sg/2014/05/how-to-find-prime-factors-of-integer-number-java.html" TargetMode="External"/><Relationship Id="rId22" Type="http://schemas.openxmlformats.org/officeDocument/2006/relationships/hyperlink" Target="https://www.geeksforgeeks.org/overriding-in-java/" TargetMode="External"/><Relationship Id="rId27" Type="http://schemas.openxmlformats.org/officeDocument/2006/relationships/hyperlink" Target="file:///\\D" TargetMode="External"/><Relationship Id="rId43" Type="http://schemas.openxmlformats.org/officeDocument/2006/relationships/hyperlink" Target="https://media.geeksforgeeks.org/wp-content/cdn-uploads/gq/2015/08/openAddressing1.png" TargetMode="External"/><Relationship Id="rId48" Type="http://schemas.openxmlformats.org/officeDocument/2006/relationships/hyperlink" Target="https://www.geeksforgeeks.org/set-add-method-in-java-with-examples/" TargetMode="External"/><Relationship Id="rId64" Type="http://schemas.openxmlformats.org/officeDocument/2006/relationships/hyperlink" Target="https://docs.oracle.com/javase/7/docs/api/java/util/HashSet.html" TargetMode="External"/><Relationship Id="rId69" Type="http://schemas.openxmlformats.org/officeDocument/2006/relationships/hyperlink" Target="https://www.geeksforgeeks.org/java-util-vector-class-java/" TargetMode="External"/><Relationship Id="rId80" Type="http://schemas.openxmlformats.org/officeDocument/2006/relationships/image" Target="media/image15.png"/><Relationship Id="rId85" Type="http://schemas.openxmlformats.org/officeDocument/2006/relationships/hyperlink" Target="http://www.java67.com/2018/06/java-8-streamcollect-example.html" TargetMode="External"/><Relationship Id="rId12" Type="http://schemas.openxmlformats.org/officeDocument/2006/relationships/image" Target="media/image2.png"/><Relationship Id="rId17" Type="http://schemas.openxmlformats.org/officeDocument/2006/relationships/hyperlink" Target="https://www.geeksforgeeks.org/difference-between-print-and-println-in-java/" TargetMode="External"/><Relationship Id="rId25" Type="http://schemas.openxmlformats.org/officeDocument/2006/relationships/hyperlink" Target="file:///\\S" TargetMode="External"/><Relationship Id="rId33" Type="http://schemas.openxmlformats.org/officeDocument/2006/relationships/hyperlink" Target="https://contribute.geeksforgeeks.org/iterators-in-java/" TargetMode="External"/><Relationship Id="rId38" Type="http://schemas.openxmlformats.org/officeDocument/2006/relationships/image" Target="media/image9.png"/><Relationship Id="rId46" Type="http://schemas.openxmlformats.org/officeDocument/2006/relationships/hyperlink" Target="https://www.geeksforgeeks.org/collections-in-java-2/" TargetMode="External"/><Relationship Id="rId59" Type="http://schemas.openxmlformats.org/officeDocument/2006/relationships/hyperlink" Target="https://www.geeksforgeeks.org/set-size-method-in-java-with-example/" TargetMode="External"/><Relationship Id="rId67" Type="http://schemas.openxmlformats.org/officeDocument/2006/relationships/hyperlink" Target="https://www.geeksforgeeks.org/arraylist-in-java/" TargetMode="External"/><Relationship Id="rId103"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hyperlink" Target="https://www.geeksforgeeks.org/set-iterator-method-in-java-with-examples/" TargetMode="External"/><Relationship Id="rId62" Type="http://schemas.openxmlformats.org/officeDocument/2006/relationships/hyperlink" Target="https://docs.oracle.com/javase/7/docs/api/java/util/HashSet.html" TargetMode="External"/><Relationship Id="rId70" Type="http://schemas.openxmlformats.org/officeDocument/2006/relationships/hyperlink" Target="https://www.geeksforgeeks.org/equals-hashcode-methods-java/" TargetMode="External"/><Relationship Id="rId75" Type="http://schemas.openxmlformats.org/officeDocument/2006/relationships/hyperlink" Target="https://www.javatpoint.com/java-hashtable" TargetMode="External"/><Relationship Id="rId83" Type="http://schemas.openxmlformats.org/officeDocument/2006/relationships/hyperlink" Target="http://www.java67.com/2016/08/java-8-stream-filter-method-example.html" TargetMode="External"/><Relationship Id="rId88" Type="http://schemas.openxmlformats.org/officeDocument/2006/relationships/hyperlink" Target="https://javarevisited.blogspot.com/2013/02/5-ways-to-check-if-string-is-empty-in-java-examples.html" TargetMode="External"/><Relationship Id="rId91" Type="http://schemas.openxmlformats.org/officeDocument/2006/relationships/image" Target="media/image18.png"/><Relationship Id="rId96" Type="http://schemas.openxmlformats.org/officeDocument/2006/relationships/hyperlink" Target="http://javarevisited.blogspot.com/2014/02/10-example-of-lambda-expressions-in-java8.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lang-package-java/" TargetMode="External"/><Relationship Id="rId23" Type="http://schemas.openxmlformats.org/officeDocument/2006/relationships/image" Target="media/image6.jpeg"/><Relationship Id="rId28" Type="http://schemas.openxmlformats.org/officeDocument/2006/relationships/hyperlink" Target="file:///\\s" TargetMode="External"/><Relationship Id="rId36" Type="http://schemas.openxmlformats.org/officeDocument/2006/relationships/image" Target="media/image7.png"/><Relationship Id="rId49" Type="http://schemas.openxmlformats.org/officeDocument/2006/relationships/hyperlink" Target="https://www.geeksforgeeks.org/set-addall-method-in-java-with-examples/" TargetMode="External"/><Relationship Id="rId57" Type="http://schemas.openxmlformats.org/officeDocument/2006/relationships/hyperlink" Target="https://www.geeksforgeeks.org/set-removeall-method-in-java-with-examples/" TargetMode="External"/><Relationship Id="rId10" Type="http://schemas.openxmlformats.org/officeDocument/2006/relationships/hyperlink" Target="https://www.geeksforgeeks.org/jvm-works-jvm-architecture/" TargetMode="External"/><Relationship Id="rId31" Type="http://schemas.openxmlformats.org/officeDocument/2006/relationships/hyperlink" Target="file:///\\w" TargetMode="External"/><Relationship Id="rId44" Type="http://schemas.openxmlformats.org/officeDocument/2006/relationships/image" Target="media/image12.png"/><Relationship Id="rId52" Type="http://schemas.openxmlformats.org/officeDocument/2006/relationships/hyperlink" Target="https://www.geeksforgeeks.org/set-containsall-method-in-java-with-examples/" TargetMode="External"/><Relationship Id="rId60" Type="http://schemas.openxmlformats.org/officeDocument/2006/relationships/hyperlink" Target="https://www.geeksforgeeks.org/set-toarray-method-in-java-with-example/" TargetMode="External"/><Relationship Id="rId65" Type="http://schemas.openxmlformats.org/officeDocument/2006/relationships/hyperlink" Target="https://docs.oracle.com/javase/7/docs/api/java/util/HashSet.html" TargetMode="External"/><Relationship Id="rId73" Type="http://schemas.openxmlformats.org/officeDocument/2006/relationships/image" Target="media/image13.png"/><Relationship Id="rId78" Type="http://schemas.openxmlformats.org/officeDocument/2006/relationships/hyperlink" Target="https://www.geeksforgeeks.org/equals-hashcode-methods-java/" TargetMode="External"/><Relationship Id="rId81" Type="http://schemas.openxmlformats.org/officeDocument/2006/relationships/image" Target="media/image16.png"/><Relationship Id="rId86" Type="http://schemas.openxmlformats.org/officeDocument/2006/relationships/hyperlink" Target="http://java67.blogspot.com/2012/08/how-to-create-read-only-collection-in-java-example.html" TargetMode="External"/><Relationship Id="rId94" Type="http://schemas.openxmlformats.org/officeDocument/2006/relationships/image" Target="media/image19.jpeg"/><Relationship Id="rId99" Type="http://schemas.openxmlformats.org/officeDocument/2006/relationships/image" Target="media/image22.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overriding-in-java/" TargetMode="External"/><Relationship Id="rId13" Type="http://schemas.openxmlformats.org/officeDocument/2006/relationships/hyperlink" Target="https://stackoverflow.com/questions/15039265/what-exactly-does-this-do-class-fornamecom-mysql-jdbc-driver-newinstance" TargetMode="External"/><Relationship Id="rId18" Type="http://schemas.openxmlformats.org/officeDocument/2006/relationships/image" Target="media/image3.png"/><Relationship Id="rId39" Type="http://schemas.openxmlformats.org/officeDocument/2006/relationships/hyperlink" Target="https://www.geeksforgeeks.org/xor-linked-list-a-memory-efficient-doubly-linked-list-set-1/" TargetMode="External"/><Relationship Id="rId34" Type="http://schemas.openxmlformats.org/officeDocument/2006/relationships/hyperlink" Target="https://www.javatpoint.com/java-tutorial" TargetMode="External"/><Relationship Id="rId50" Type="http://schemas.openxmlformats.org/officeDocument/2006/relationships/hyperlink" Target="https://www.geeksforgeeks.org/set-clear-method-in-java-with-examples/" TargetMode="External"/><Relationship Id="rId55" Type="http://schemas.openxmlformats.org/officeDocument/2006/relationships/hyperlink" Target="https://www.geeksforgeeks.org/iterators-in-java/" TargetMode="External"/><Relationship Id="rId76" Type="http://schemas.openxmlformats.org/officeDocument/2006/relationships/hyperlink" Target="https://www.javatpoint.com/jvm-java-virtual-machine" TargetMode="External"/><Relationship Id="rId97"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s://docs.oracle.com/javase/7/docs/api/java/util/AbstractList.html" TargetMode="External"/><Relationship Id="rId92" Type="http://schemas.openxmlformats.org/officeDocument/2006/relationships/hyperlink" Target="https://www.java67.com/2014/04/java-8-stream-examples-and-tutorial.html" TargetMode="External"/><Relationship Id="rId2" Type="http://schemas.openxmlformats.org/officeDocument/2006/relationships/numbering" Target="numbering.xml"/><Relationship Id="rId29" Type="http://schemas.openxmlformats.org/officeDocument/2006/relationships/hyperlink" Target="file:///\\S" TargetMode="External"/><Relationship Id="rId24" Type="http://schemas.openxmlformats.org/officeDocument/2006/relationships/hyperlink" Target="file:///\\s" TargetMode="External"/><Relationship Id="rId40" Type="http://schemas.openxmlformats.org/officeDocument/2006/relationships/hyperlink" Target="https://www.geeksforgeeks.org/xor-linked-list-a-memory-efficient-doubly-linked-list-set-2/" TargetMode="External"/><Relationship Id="rId45" Type="http://schemas.openxmlformats.org/officeDocument/2006/relationships/hyperlink" Target="https://www.geeksforgeeks.org/java-util-package-java/" TargetMode="External"/><Relationship Id="rId66" Type="http://schemas.openxmlformats.org/officeDocument/2006/relationships/hyperlink" Target="https://docs.oracle.com/javase/7/docs/api/java/util/HashSet.html" TargetMode="External"/><Relationship Id="rId87" Type="http://schemas.openxmlformats.org/officeDocument/2006/relationships/hyperlink" Target="https://javarevisited.blogspot.com/2018/01/what-is-functional-interface-in-java-8.html" TargetMode="External"/><Relationship Id="rId61" Type="http://schemas.openxmlformats.org/officeDocument/2006/relationships/hyperlink" Target="https://docs.oracle.com/javase/7/docs/api/java/util/HashSet.html" TargetMode="External"/><Relationship Id="rId82" Type="http://schemas.openxmlformats.org/officeDocument/2006/relationships/image" Target="media/image17.png"/><Relationship Id="rId19" Type="http://schemas.openxmlformats.org/officeDocument/2006/relationships/image" Target="media/image4.png"/><Relationship Id="rId14" Type="http://schemas.openxmlformats.org/officeDocument/2006/relationships/hyperlink" Target="https://www.geeksforgeeks.org/java-lang-system-class-java/" TargetMode="External"/><Relationship Id="rId30" Type="http://schemas.openxmlformats.org/officeDocument/2006/relationships/hyperlink" Target="file:///\\d" TargetMode="External"/><Relationship Id="rId35" Type="http://schemas.openxmlformats.org/officeDocument/2006/relationships/hyperlink" Target="https://www.javatpoint.com/object-and-class-in-java" TargetMode="External"/><Relationship Id="rId56" Type="http://schemas.openxmlformats.org/officeDocument/2006/relationships/hyperlink" Target="https://www.geeksforgeeks.org/set-remove-method-in-java-with-examples/" TargetMode="External"/><Relationship Id="rId77" Type="http://schemas.openxmlformats.org/officeDocument/2006/relationships/hyperlink" Target="https://www.javatpoint.com/java-tutorial" TargetMode="External"/><Relationship Id="rId100" Type="http://schemas.openxmlformats.org/officeDocument/2006/relationships/image" Target="media/image23.jpeg"/><Relationship Id="rId8" Type="http://schemas.openxmlformats.org/officeDocument/2006/relationships/hyperlink" Target="https://www.geeksforgeeks.org/overloading-in-java/" TargetMode="External"/><Relationship Id="rId51" Type="http://schemas.openxmlformats.org/officeDocument/2006/relationships/hyperlink" Target="https://www.geeksforgeeks.org/set-contains-method-in-java-with-examples/" TargetMode="External"/><Relationship Id="rId72" Type="http://schemas.openxmlformats.org/officeDocument/2006/relationships/hyperlink" Target="https://www.geeksforgeeks.org/hashset-in-java/" TargetMode="External"/><Relationship Id="rId93" Type="http://schemas.openxmlformats.org/officeDocument/2006/relationships/hyperlink" Target="https://javarevisited.blogspot.com/2018/05/java-8-filter-map-collect-stream-example.html" TargetMode="External"/><Relationship Id="rId98" Type="http://schemas.openxmlformats.org/officeDocument/2006/relationships/image" Target="media/image21.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80EBD-A7AA-4022-8CED-7528C121A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36948</TotalTime>
  <Pages>71</Pages>
  <Words>21279</Words>
  <Characters>121291</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debanjan sarkar</dc:creator>
  <cp:keywords/>
  <dc:description/>
  <cp:lastModifiedBy>debanjan sarkar</cp:lastModifiedBy>
  <cp:revision>246</cp:revision>
  <cp:lastPrinted>2021-11-17T07:40:00Z</cp:lastPrinted>
  <dcterms:created xsi:type="dcterms:W3CDTF">2021-11-13T06:44:00Z</dcterms:created>
  <dcterms:modified xsi:type="dcterms:W3CDTF">2022-02-13T12:18:00Z</dcterms:modified>
</cp:coreProperties>
</file>